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D01C82" w14:textId="2D56BDC6" w:rsidR="001374B1" w:rsidRDefault="001374B1" w:rsidP="00C9270C">
      <w:pPr>
        <w:pStyle w:val="Ttulo"/>
        <w:spacing w:line="240" w:lineRule="auto"/>
        <w:rPr>
          <w:ins w:id="0" w:author="Abraham Isaac Jacob Gajardo Cortez (masterin)" w:date="2020-12-01T18:48:00Z"/>
          <w:rFonts w:ascii="Times New Roman" w:hAnsi="Times New Roman" w:cs="Times New Roman"/>
          <w:b/>
          <w:bCs/>
          <w:sz w:val="28"/>
          <w:szCs w:val="28"/>
        </w:rPr>
      </w:pPr>
      <w:r w:rsidRPr="00106307">
        <w:rPr>
          <w:rFonts w:ascii="Times New Roman" w:hAnsi="Times New Roman" w:cs="Times New Roman"/>
          <w:b/>
          <w:bCs/>
          <w:sz w:val="28"/>
          <w:szCs w:val="28"/>
        </w:rPr>
        <w:t xml:space="preserve">Effects of 2019’s Social Protests on </w:t>
      </w:r>
      <w:r w:rsidR="00716620" w:rsidRPr="00106307">
        <w:rPr>
          <w:rFonts w:ascii="Times New Roman" w:hAnsi="Times New Roman" w:cs="Times New Roman"/>
          <w:b/>
          <w:bCs/>
          <w:sz w:val="28"/>
          <w:szCs w:val="28"/>
        </w:rPr>
        <w:t xml:space="preserve">Emergency </w:t>
      </w:r>
      <w:r w:rsidRPr="00106307">
        <w:rPr>
          <w:rFonts w:ascii="Times New Roman" w:hAnsi="Times New Roman" w:cs="Times New Roman"/>
          <w:b/>
          <w:bCs/>
          <w:sz w:val="28"/>
          <w:szCs w:val="28"/>
        </w:rPr>
        <w:t>Health S</w:t>
      </w:r>
      <w:r w:rsidR="00102626" w:rsidRPr="00106307">
        <w:rPr>
          <w:rFonts w:ascii="Times New Roman" w:hAnsi="Times New Roman" w:cs="Times New Roman"/>
          <w:b/>
          <w:bCs/>
          <w:sz w:val="28"/>
          <w:szCs w:val="28"/>
        </w:rPr>
        <w:t>ervices</w:t>
      </w:r>
      <w:r w:rsidRPr="00106307">
        <w:rPr>
          <w:rFonts w:ascii="Times New Roman" w:hAnsi="Times New Roman" w:cs="Times New Roman"/>
          <w:b/>
          <w:bCs/>
          <w:sz w:val="28"/>
          <w:szCs w:val="28"/>
        </w:rPr>
        <w:t xml:space="preserve"> Utilization </w:t>
      </w:r>
      <w:r w:rsidR="00D25B6B" w:rsidRPr="00106307">
        <w:rPr>
          <w:rFonts w:ascii="Times New Roman" w:hAnsi="Times New Roman" w:cs="Times New Roman"/>
          <w:b/>
          <w:bCs/>
          <w:sz w:val="28"/>
          <w:szCs w:val="28"/>
        </w:rPr>
        <w:t xml:space="preserve">and </w:t>
      </w:r>
      <w:r w:rsidR="008B2681">
        <w:rPr>
          <w:rFonts w:ascii="Times New Roman" w:hAnsi="Times New Roman" w:cs="Times New Roman"/>
          <w:b/>
          <w:bCs/>
          <w:sz w:val="28"/>
          <w:szCs w:val="28"/>
        </w:rPr>
        <w:t>Case</w:t>
      </w:r>
      <w:r w:rsidR="00D25B6B" w:rsidRPr="00106307">
        <w:rPr>
          <w:rFonts w:ascii="Times New Roman" w:hAnsi="Times New Roman" w:cs="Times New Roman"/>
          <w:b/>
          <w:bCs/>
          <w:sz w:val="28"/>
          <w:szCs w:val="28"/>
        </w:rPr>
        <w:t xml:space="preserve"> Severity </w:t>
      </w:r>
      <w:r w:rsidRPr="00106307">
        <w:rPr>
          <w:rFonts w:ascii="Times New Roman" w:hAnsi="Times New Roman" w:cs="Times New Roman"/>
          <w:b/>
          <w:bCs/>
          <w:sz w:val="28"/>
          <w:szCs w:val="28"/>
        </w:rPr>
        <w:t>in Santiago, Chile</w:t>
      </w:r>
    </w:p>
    <w:p w14:paraId="73BB2C38" w14:textId="51DAC449" w:rsidR="002E2795" w:rsidRDefault="002E2795" w:rsidP="002E2795">
      <w:pPr>
        <w:rPr>
          <w:ins w:id="1" w:author="Abraham Isaac Jacob Gajardo Cortez (masterin)" w:date="2020-12-01T18:48:00Z"/>
        </w:rPr>
      </w:pPr>
      <w:ins w:id="2" w:author="Abraham Isaac Jacob Gajardo Cortez (masterin)" w:date="2020-12-01T18:48:00Z">
        <w:r>
          <w:t>Authors:</w:t>
        </w:r>
      </w:ins>
    </w:p>
    <w:p w14:paraId="50A8FE48" w14:textId="477DE9DE" w:rsidR="002E2795" w:rsidRDefault="002E2795" w:rsidP="002E2795">
      <w:pPr>
        <w:rPr>
          <w:ins w:id="3" w:author="Abraham Isaac Jacob Gajardo Cortez (masterin)" w:date="2020-12-01T18:48:00Z"/>
        </w:rPr>
      </w:pPr>
    </w:p>
    <w:p w14:paraId="4481BA1F" w14:textId="02A7CBDC" w:rsidR="002E2795" w:rsidRDefault="002E2795" w:rsidP="002E2795">
      <w:pPr>
        <w:rPr>
          <w:ins w:id="4" w:author="Abraham Isaac Jacob Gajardo Cortez (masterin)" w:date="2020-12-01T18:48:00Z"/>
        </w:rPr>
      </w:pPr>
      <w:proofErr w:type="spellStart"/>
      <w:ins w:id="5" w:author="Abraham Isaac Jacob Gajardo Cortez (masterin)" w:date="2020-12-01T18:48:00Z">
        <w:r>
          <w:t>Afilliations</w:t>
        </w:r>
        <w:proofErr w:type="spellEnd"/>
        <w:r>
          <w:t>:</w:t>
        </w:r>
      </w:ins>
    </w:p>
    <w:p w14:paraId="7A446334" w14:textId="2C9EA925" w:rsidR="002E2795" w:rsidRDefault="002E2795" w:rsidP="002E2795">
      <w:pPr>
        <w:rPr>
          <w:ins w:id="6" w:author="Abraham Isaac Jacob Gajardo Cortez (masterin)" w:date="2020-12-01T18:48:00Z"/>
        </w:rPr>
      </w:pPr>
    </w:p>
    <w:p w14:paraId="5DCBC688" w14:textId="135AA670" w:rsidR="002E2795" w:rsidRDefault="002E2795" w:rsidP="002E2795">
      <w:pPr>
        <w:rPr>
          <w:ins w:id="7" w:author="Abraham Isaac Jacob Gajardo Cortez (masterin)" w:date="2020-12-01T18:48:00Z"/>
        </w:rPr>
      </w:pPr>
    </w:p>
    <w:p w14:paraId="17AFD0FC" w14:textId="4EF11329" w:rsidR="002E2795" w:rsidRDefault="002E2795" w:rsidP="002E2795">
      <w:pPr>
        <w:rPr>
          <w:ins w:id="8" w:author="Abraham Isaac Jacob Gajardo Cortez (masterin)" w:date="2020-12-01T18:48:00Z"/>
        </w:rPr>
      </w:pPr>
    </w:p>
    <w:p w14:paraId="1178EDE7" w14:textId="674B80DF" w:rsidR="002E2795" w:rsidRDefault="002E2795" w:rsidP="002E2795">
      <w:pPr>
        <w:rPr>
          <w:ins w:id="9" w:author="Abraham Isaac Jacob Gajardo Cortez (masterin)" w:date="2020-12-01T18:48:00Z"/>
        </w:rPr>
      </w:pPr>
    </w:p>
    <w:p w14:paraId="569BCF90" w14:textId="6F3AE3C4" w:rsidR="002E2795" w:rsidRDefault="002E2795" w:rsidP="002E2795">
      <w:pPr>
        <w:rPr>
          <w:ins w:id="10" w:author="Abraham Isaac Jacob Gajardo Cortez (masterin)" w:date="2020-12-01T18:48:00Z"/>
        </w:rPr>
      </w:pPr>
      <w:ins w:id="11" w:author="Abraham Isaac Jacob Gajardo Cortez (masterin)" w:date="2020-12-01T18:48:00Z">
        <w:r>
          <w:t>Corresponding author:</w:t>
        </w:r>
      </w:ins>
    </w:p>
    <w:p w14:paraId="4140C420" w14:textId="6CB0C515" w:rsidR="002E2795" w:rsidRDefault="002E2795" w:rsidP="002E2795">
      <w:pPr>
        <w:rPr>
          <w:ins w:id="12" w:author="Abraham Isaac Jacob Gajardo Cortez (masterin)" w:date="2020-12-01T18:48:00Z"/>
        </w:rPr>
      </w:pPr>
    </w:p>
    <w:p w14:paraId="5623EF17" w14:textId="77777777" w:rsidR="00AE5DE4" w:rsidRDefault="00AE5DE4" w:rsidP="002E2795">
      <w:pPr>
        <w:rPr>
          <w:ins w:id="13" w:author="Abraham Isaac Jacob Gajardo Cortez (masterin)" w:date="2020-12-01T22:36:00Z"/>
        </w:rPr>
      </w:pPr>
    </w:p>
    <w:p w14:paraId="54A701B5" w14:textId="77777777" w:rsidR="00AE5DE4" w:rsidRDefault="00AE5DE4" w:rsidP="002E2795">
      <w:pPr>
        <w:rPr>
          <w:ins w:id="14" w:author="Abraham Isaac Jacob Gajardo Cortez (masterin)" w:date="2020-12-01T22:36:00Z"/>
        </w:rPr>
      </w:pPr>
    </w:p>
    <w:p w14:paraId="6B72E042" w14:textId="77777777" w:rsidR="00AE5DE4" w:rsidRDefault="00AE5DE4" w:rsidP="002E2795">
      <w:pPr>
        <w:rPr>
          <w:ins w:id="15" w:author="Abraham Isaac Jacob Gajardo Cortez (masterin)" w:date="2020-12-01T22:36:00Z"/>
        </w:rPr>
      </w:pPr>
    </w:p>
    <w:p w14:paraId="2025800E" w14:textId="77777777" w:rsidR="00AE5DE4" w:rsidRDefault="00AE5DE4" w:rsidP="002E2795">
      <w:pPr>
        <w:rPr>
          <w:ins w:id="16" w:author="Abraham Isaac Jacob Gajardo Cortez (masterin)" w:date="2020-12-01T22:36:00Z"/>
        </w:rPr>
      </w:pPr>
    </w:p>
    <w:p w14:paraId="12007C5B" w14:textId="77777777" w:rsidR="00AE5DE4" w:rsidRDefault="00AE5DE4" w:rsidP="002E2795">
      <w:pPr>
        <w:rPr>
          <w:ins w:id="17" w:author="Abraham Isaac Jacob Gajardo Cortez (masterin)" w:date="2020-12-01T22:36:00Z"/>
        </w:rPr>
      </w:pPr>
    </w:p>
    <w:p w14:paraId="54859F14" w14:textId="59AE625D" w:rsidR="002E2795" w:rsidRPr="002E2795" w:rsidRDefault="002E2795">
      <w:pPr>
        <w:rPr>
          <w:rPrChange w:id="18" w:author="Abraham Isaac Jacob Gajardo Cortez (masterin)" w:date="2020-12-01T18:48:00Z">
            <w:rPr>
              <w:rFonts w:ascii="Times New Roman" w:hAnsi="Times New Roman" w:cs="Times New Roman"/>
              <w:b/>
              <w:bCs/>
              <w:sz w:val="28"/>
              <w:szCs w:val="28"/>
            </w:rPr>
          </w:rPrChange>
        </w:rPr>
        <w:pPrChange w:id="19" w:author="Abraham Isaac Jacob Gajardo Cortez (masterin)" w:date="2020-12-01T18:48:00Z">
          <w:pPr>
            <w:pStyle w:val="Ttulo"/>
            <w:spacing w:line="240" w:lineRule="auto"/>
          </w:pPr>
        </w:pPrChange>
      </w:pPr>
      <w:ins w:id="20" w:author="Abraham Isaac Jacob Gajardo Cortez (masterin)" w:date="2020-12-01T18:48:00Z">
        <w:r>
          <w:t>Word count:</w:t>
        </w:r>
      </w:ins>
    </w:p>
    <w:p w14:paraId="77FC72AE" w14:textId="71D4622F" w:rsidR="002E2795" w:rsidRDefault="002E2795" w:rsidP="00C9270C">
      <w:pPr>
        <w:pStyle w:val="Ttulo1"/>
        <w:spacing w:line="240" w:lineRule="auto"/>
        <w:rPr>
          <w:ins w:id="21" w:author="Abraham Isaac Jacob Gajardo Cortez (masterin)" w:date="2020-12-01T18:48:00Z"/>
          <w:rFonts w:ascii="Times New Roman" w:hAnsi="Times New Roman" w:cs="Times New Roman"/>
        </w:rPr>
      </w:pPr>
    </w:p>
    <w:p w14:paraId="7BC79CE2" w14:textId="37AF581F" w:rsidR="002E2795" w:rsidRDefault="002E2795" w:rsidP="002E2795">
      <w:pPr>
        <w:rPr>
          <w:ins w:id="22" w:author="Abraham Isaac Jacob Gajardo Cortez (masterin)" w:date="2020-12-01T22:37:00Z"/>
        </w:rPr>
      </w:pPr>
    </w:p>
    <w:p w14:paraId="5CD4656B" w14:textId="5B4390A3" w:rsidR="00AE5DE4" w:rsidRDefault="00AE5DE4" w:rsidP="002E2795">
      <w:pPr>
        <w:rPr>
          <w:ins w:id="23" w:author="Abraham Isaac Jacob Gajardo Cortez (masterin)" w:date="2020-12-01T22:37:00Z"/>
        </w:rPr>
      </w:pPr>
    </w:p>
    <w:p w14:paraId="4A10A417" w14:textId="7B73EF40" w:rsidR="00AE5DE4" w:rsidRDefault="00AE5DE4" w:rsidP="002E2795">
      <w:pPr>
        <w:rPr>
          <w:ins w:id="24" w:author="Abraham Isaac Jacob Gajardo Cortez (masterin)" w:date="2020-12-01T22:37:00Z"/>
        </w:rPr>
      </w:pPr>
    </w:p>
    <w:p w14:paraId="29AE75D8" w14:textId="24EBA23B" w:rsidR="00AE5DE4" w:rsidRDefault="00AE5DE4" w:rsidP="002E2795">
      <w:pPr>
        <w:rPr>
          <w:ins w:id="25" w:author="Abraham Isaac Jacob Gajardo Cortez (masterin)" w:date="2020-12-01T22:37:00Z"/>
        </w:rPr>
      </w:pPr>
    </w:p>
    <w:p w14:paraId="7EBB8533" w14:textId="7AF1F893" w:rsidR="00AE5DE4" w:rsidRDefault="00AE5DE4" w:rsidP="002E2795">
      <w:pPr>
        <w:rPr>
          <w:ins w:id="26" w:author="Abraham Isaac Jacob Gajardo Cortez (masterin)" w:date="2020-12-01T22:37:00Z"/>
        </w:rPr>
      </w:pPr>
    </w:p>
    <w:p w14:paraId="2FDA13C4" w14:textId="5C35237D" w:rsidR="00AE5DE4" w:rsidRDefault="00AE5DE4" w:rsidP="002E2795">
      <w:pPr>
        <w:rPr>
          <w:ins w:id="27" w:author="Abraham Isaac Jacob Gajardo Cortez (masterin)" w:date="2020-12-01T22:37:00Z"/>
        </w:rPr>
      </w:pPr>
    </w:p>
    <w:p w14:paraId="7D9F51B7" w14:textId="640EDB7B" w:rsidR="00AE5DE4" w:rsidRDefault="00AE5DE4" w:rsidP="002E2795">
      <w:pPr>
        <w:rPr>
          <w:ins w:id="28" w:author="Abraham Isaac Jacob Gajardo Cortez (masterin)" w:date="2020-12-01T22:37:00Z"/>
        </w:rPr>
      </w:pPr>
    </w:p>
    <w:p w14:paraId="2906DD38" w14:textId="07617787" w:rsidR="00AE5DE4" w:rsidRDefault="00AE5DE4" w:rsidP="002E2795">
      <w:pPr>
        <w:rPr>
          <w:ins w:id="29" w:author="Abraham Isaac Jacob Gajardo Cortez (masterin)" w:date="2020-12-01T22:37:00Z"/>
        </w:rPr>
      </w:pPr>
    </w:p>
    <w:p w14:paraId="413322C7" w14:textId="61C9F0A0" w:rsidR="00AE5DE4" w:rsidRDefault="00AE5DE4" w:rsidP="002E2795">
      <w:pPr>
        <w:rPr>
          <w:ins w:id="30" w:author="Abraham Isaac Jacob Gajardo Cortez (masterin)" w:date="2020-12-01T22:37:00Z"/>
        </w:rPr>
      </w:pPr>
    </w:p>
    <w:p w14:paraId="1B211D24" w14:textId="77777777" w:rsidR="00AE5DE4" w:rsidRPr="002E2795" w:rsidRDefault="00AE5DE4">
      <w:pPr>
        <w:rPr>
          <w:ins w:id="31" w:author="Abraham Isaac Jacob Gajardo Cortez (masterin)" w:date="2020-12-01T18:48:00Z"/>
          <w:rPrChange w:id="32" w:author="Abraham Isaac Jacob Gajardo Cortez (masterin)" w:date="2020-12-01T18:48:00Z">
            <w:rPr>
              <w:ins w:id="33" w:author="Abraham Isaac Jacob Gajardo Cortez (masterin)" w:date="2020-12-01T18:48:00Z"/>
              <w:rFonts w:ascii="Times New Roman" w:hAnsi="Times New Roman" w:cs="Times New Roman"/>
            </w:rPr>
          </w:rPrChange>
        </w:rPr>
        <w:pPrChange w:id="34" w:author="Abraham Isaac Jacob Gajardo Cortez (masterin)" w:date="2020-12-01T18:48:00Z">
          <w:pPr>
            <w:pStyle w:val="Ttulo1"/>
            <w:spacing w:line="240" w:lineRule="auto"/>
          </w:pPr>
        </w:pPrChange>
      </w:pPr>
    </w:p>
    <w:p w14:paraId="42F81EEB" w14:textId="3946A5A7" w:rsidR="003E3177" w:rsidRPr="00FF73C3" w:rsidRDefault="00F231D4">
      <w:pPr>
        <w:pStyle w:val="Ttulo1"/>
        <w:spacing w:line="360" w:lineRule="auto"/>
        <w:rPr>
          <w:rFonts w:ascii="Times New Roman" w:hAnsi="Times New Roman" w:cs="Times New Roman"/>
          <w:b/>
          <w:bCs/>
          <w:color w:val="auto"/>
          <w:sz w:val="24"/>
          <w:szCs w:val="24"/>
          <w:rPrChange w:id="35" w:author="Abraham Isaac Jacob Gajardo Cortez (masterin)" w:date="2020-12-01T22:06:00Z">
            <w:rPr>
              <w:rFonts w:ascii="Times New Roman" w:hAnsi="Times New Roman" w:cs="Times New Roman"/>
            </w:rPr>
          </w:rPrChange>
        </w:rPr>
        <w:pPrChange w:id="36" w:author="Abraham Isaac Jacob Gajardo Cortez (masterin)" w:date="2020-12-01T18:49:00Z">
          <w:pPr>
            <w:pStyle w:val="Ttulo1"/>
            <w:spacing w:line="240" w:lineRule="auto"/>
          </w:pPr>
        </w:pPrChange>
      </w:pPr>
      <w:r w:rsidRPr="00FF73C3">
        <w:rPr>
          <w:rFonts w:ascii="Times New Roman" w:hAnsi="Times New Roman" w:cs="Times New Roman"/>
          <w:b/>
          <w:bCs/>
          <w:color w:val="auto"/>
          <w:sz w:val="24"/>
          <w:szCs w:val="24"/>
          <w:rPrChange w:id="37" w:author="Abraham Isaac Jacob Gajardo Cortez (masterin)" w:date="2020-12-01T22:06:00Z">
            <w:rPr>
              <w:rFonts w:ascii="Times New Roman" w:hAnsi="Times New Roman" w:cs="Times New Roman"/>
            </w:rPr>
          </w:rPrChange>
        </w:rPr>
        <w:lastRenderedPageBreak/>
        <w:t>Abstract</w:t>
      </w:r>
    </w:p>
    <w:p w14:paraId="5118DC25" w14:textId="77777777" w:rsidR="00FF73C3" w:rsidRDefault="00FF73C3" w:rsidP="00A9395F">
      <w:pPr>
        <w:spacing w:line="360" w:lineRule="auto"/>
        <w:jc w:val="both"/>
        <w:rPr>
          <w:ins w:id="38" w:author="Abraham Isaac Jacob Gajardo Cortez (masterin)" w:date="2020-12-01T22:05:00Z"/>
          <w:rFonts w:ascii="Times New Roman" w:hAnsi="Times New Roman" w:cs="Times New Roman"/>
          <w:color w:val="000000"/>
          <w:sz w:val="20"/>
          <w:szCs w:val="20"/>
        </w:rPr>
      </w:pPr>
      <w:ins w:id="39" w:author="Abraham Isaac Jacob Gajardo Cortez (masterin)" w:date="2020-12-01T22:04:00Z">
        <w:r>
          <w:rPr>
            <w:rFonts w:ascii="Times New Roman" w:hAnsi="Times New Roman" w:cs="Times New Roman"/>
            <w:sz w:val="20"/>
            <w:szCs w:val="20"/>
          </w:rPr>
          <w:t xml:space="preserve">Background: </w:t>
        </w:r>
      </w:ins>
      <w:r w:rsidR="00D07DB3" w:rsidRPr="00A9395F">
        <w:rPr>
          <w:rFonts w:ascii="Times New Roman" w:hAnsi="Times New Roman" w:cs="Times New Roman"/>
          <w:sz w:val="20"/>
          <w:szCs w:val="20"/>
        </w:rPr>
        <w:t>On October 18</w:t>
      </w:r>
      <w:r w:rsidR="00D07DB3" w:rsidRPr="00A9395F">
        <w:rPr>
          <w:rFonts w:ascii="Times New Roman" w:hAnsi="Times New Roman" w:cs="Times New Roman"/>
          <w:sz w:val="20"/>
          <w:szCs w:val="20"/>
          <w:vertAlign w:val="superscript"/>
        </w:rPr>
        <w:t>th</w:t>
      </w:r>
      <w:r w:rsidR="00D07DB3" w:rsidRPr="00A9395F">
        <w:rPr>
          <w:rFonts w:ascii="Times New Roman" w:hAnsi="Times New Roman" w:cs="Times New Roman"/>
          <w:sz w:val="20"/>
          <w:szCs w:val="20"/>
        </w:rPr>
        <w:t xml:space="preserve">, 2019, protestors gathered across Chile to call for </w:t>
      </w:r>
      <w:r w:rsidR="00C13BA3" w:rsidRPr="00A9395F">
        <w:rPr>
          <w:rFonts w:ascii="Times New Roman" w:hAnsi="Times New Roman" w:cs="Times New Roman"/>
          <w:sz w:val="20"/>
          <w:szCs w:val="20"/>
        </w:rPr>
        <w:t xml:space="preserve">social </w:t>
      </w:r>
      <w:r w:rsidR="00D07DB3" w:rsidRPr="00A9395F">
        <w:rPr>
          <w:rFonts w:ascii="Times New Roman" w:hAnsi="Times New Roman" w:cs="Times New Roman"/>
          <w:sz w:val="20"/>
          <w:szCs w:val="20"/>
        </w:rPr>
        <w:t>equality</w:t>
      </w:r>
      <w:r w:rsidR="00C13BA3" w:rsidRPr="00A9395F">
        <w:rPr>
          <w:rFonts w:ascii="Times New Roman" w:hAnsi="Times New Roman" w:cs="Times New Roman"/>
          <w:sz w:val="20"/>
          <w:szCs w:val="20"/>
        </w:rPr>
        <w:t>.</w:t>
      </w:r>
      <w:r w:rsidR="00392210" w:rsidRPr="00A9395F">
        <w:rPr>
          <w:rFonts w:ascii="Times New Roman" w:hAnsi="Times New Roman" w:cs="Times New Roman"/>
          <w:sz w:val="20"/>
          <w:szCs w:val="20"/>
        </w:rPr>
        <w:t xml:space="preserve"> </w:t>
      </w:r>
      <w:r w:rsidR="00D07DB3" w:rsidRPr="00A9395F">
        <w:rPr>
          <w:rFonts w:ascii="Times New Roman" w:hAnsi="Times New Roman" w:cs="Times New Roman"/>
          <w:sz w:val="20"/>
          <w:szCs w:val="20"/>
        </w:rPr>
        <w:t xml:space="preserve">The government responded by declaring a state of emergency and deploying the Chilean </w:t>
      </w:r>
      <w:r w:rsidR="00C13BA3" w:rsidRPr="00A9395F">
        <w:rPr>
          <w:rFonts w:ascii="Times New Roman" w:hAnsi="Times New Roman" w:cs="Times New Roman"/>
          <w:sz w:val="20"/>
          <w:szCs w:val="20"/>
        </w:rPr>
        <w:t xml:space="preserve">army and </w:t>
      </w:r>
      <w:r w:rsidR="00D07DB3" w:rsidRPr="00A9395F">
        <w:rPr>
          <w:rFonts w:ascii="Times New Roman" w:hAnsi="Times New Roman" w:cs="Times New Roman"/>
          <w:sz w:val="20"/>
          <w:szCs w:val="20"/>
        </w:rPr>
        <w:t xml:space="preserve">police, who utilized anti-riot shotguns and tear gas </w:t>
      </w:r>
      <w:r w:rsidR="003D3425" w:rsidRPr="00A9395F">
        <w:rPr>
          <w:rFonts w:ascii="Times New Roman" w:hAnsi="Times New Roman" w:cs="Times New Roman"/>
          <w:sz w:val="20"/>
          <w:szCs w:val="20"/>
        </w:rPr>
        <w:t>as a means of</w:t>
      </w:r>
      <w:r w:rsidR="00D07DB3" w:rsidRPr="00A9395F">
        <w:rPr>
          <w:rFonts w:ascii="Times New Roman" w:hAnsi="Times New Roman" w:cs="Times New Roman"/>
          <w:sz w:val="20"/>
          <w:szCs w:val="20"/>
        </w:rPr>
        <w:t xml:space="preserve"> crowd control. </w:t>
      </w:r>
      <w:del w:id="40" w:author="Abraham Isaac Jacob Gajardo Cortez (masterin)" w:date="2020-12-01T22:05:00Z">
        <w:r w:rsidR="00D25B6B" w:rsidRPr="00A9395F" w:rsidDel="00FF73C3">
          <w:rPr>
            <w:rFonts w:ascii="Times New Roman" w:hAnsi="Times New Roman" w:cs="Times New Roman"/>
            <w:color w:val="000000"/>
            <w:sz w:val="20"/>
            <w:szCs w:val="20"/>
          </w:rPr>
          <w:delText xml:space="preserve">This study aims </w:delText>
        </w:r>
      </w:del>
    </w:p>
    <w:p w14:paraId="0A3BF9D4" w14:textId="108C3E6F" w:rsidR="00D25B6B" w:rsidRDefault="00FF73C3" w:rsidP="00A9395F">
      <w:pPr>
        <w:spacing w:line="360" w:lineRule="auto"/>
        <w:jc w:val="both"/>
        <w:rPr>
          <w:ins w:id="41" w:author="Abraham Isaac Jacob Gajardo Cortez (masterin)" w:date="2020-12-01T22:04:00Z"/>
          <w:rFonts w:ascii="Times New Roman" w:hAnsi="Times New Roman" w:cs="Times New Roman"/>
          <w:sz w:val="20"/>
          <w:szCs w:val="20"/>
        </w:rPr>
      </w:pPr>
      <w:ins w:id="42" w:author="Abraham Isaac Jacob Gajardo Cortez (masterin)" w:date="2020-12-01T22:05:00Z">
        <w:r>
          <w:rPr>
            <w:rFonts w:ascii="Times New Roman" w:hAnsi="Times New Roman" w:cs="Times New Roman"/>
            <w:color w:val="000000"/>
            <w:sz w:val="20"/>
            <w:szCs w:val="20"/>
          </w:rPr>
          <w:t>Aim: T</w:t>
        </w:r>
      </w:ins>
      <w:del w:id="43" w:author="Abraham Isaac Jacob Gajardo Cortez (masterin)" w:date="2020-12-01T22:05:00Z">
        <w:r w:rsidR="00D25B6B" w:rsidRPr="00A9395F" w:rsidDel="00FF73C3">
          <w:rPr>
            <w:rFonts w:ascii="Times New Roman" w:hAnsi="Times New Roman" w:cs="Times New Roman"/>
            <w:color w:val="000000"/>
            <w:sz w:val="20"/>
            <w:szCs w:val="20"/>
          </w:rPr>
          <w:delText>t</w:delText>
        </w:r>
      </w:del>
      <w:r w:rsidR="00D25B6B" w:rsidRPr="00A9395F">
        <w:rPr>
          <w:rFonts w:ascii="Times New Roman" w:hAnsi="Times New Roman" w:cs="Times New Roman"/>
          <w:color w:val="000000"/>
          <w:sz w:val="20"/>
          <w:szCs w:val="20"/>
        </w:rPr>
        <w:t xml:space="preserve">o </w:t>
      </w:r>
      <w:proofErr w:type="gramStart"/>
      <w:r w:rsidR="00D25B6B" w:rsidRPr="00A9395F">
        <w:rPr>
          <w:rFonts w:ascii="Times New Roman" w:hAnsi="Times New Roman" w:cs="Times New Roman"/>
          <w:color w:val="000000"/>
          <w:sz w:val="20"/>
          <w:szCs w:val="20"/>
        </w:rPr>
        <w:t>quantify</w:t>
      </w:r>
      <w:proofErr w:type="gramEnd"/>
      <w:r w:rsidR="00D25B6B" w:rsidRPr="00A9395F">
        <w:rPr>
          <w:rFonts w:ascii="Times New Roman" w:hAnsi="Times New Roman" w:cs="Times New Roman"/>
          <w:color w:val="000000"/>
          <w:sz w:val="20"/>
          <w:szCs w:val="20"/>
        </w:rPr>
        <w:t xml:space="preserve"> the effects of the October 2019 Chilean protests on </w:t>
      </w:r>
      <w:r w:rsidR="00716620" w:rsidRPr="00A9395F">
        <w:rPr>
          <w:rFonts w:ascii="Times New Roman" w:hAnsi="Times New Roman" w:cs="Times New Roman"/>
          <w:color w:val="000000"/>
          <w:sz w:val="20"/>
          <w:szCs w:val="20"/>
        </w:rPr>
        <w:t xml:space="preserve">emergency </w:t>
      </w:r>
      <w:r w:rsidR="00D25B6B" w:rsidRPr="00A9395F">
        <w:rPr>
          <w:rFonts w:ascii="Times New Roman" w:hAnsi="Times New Roman" w:cs="Times New Roman"/>
          <w:color w:val="000000"/>
          <w:sz w:val="20"/>
          <w:szCs w:val="20"/>
        </w:rPr>
        <w:t xml:space="preserve">health services utilization and inpatient admission rates </w:t>
      </w:r>
      <w:del w:id="44" w:author="Abraham Isaac Jacob Gajardo Cortez (masterin)" w:date="2020-12-01T22:27:00Z">
        <w:r w:rsidR="00392210" w:rsidRPr="00A9395F" w:rsidDel="00BD5D9E">
          <w:rPr>
            <w:rFonts w:ascii="Times New Roman" w:hAnsi="Times New Roman" w:cs="Times New Roman"/>
            <w:color w:val="000000"/>
            <w:sz w:val="20"/>
            <w:szCs w:val="20"/>
          </w:rPr>
          <w:delText xml:space="preserve">in three large </w:delText>
        </w:r>
      </w:del>
      <w:r w:rsidR="00392210" w:rsidRPr="00A9395F">
        <w:rPr>
          <w:rFonts w:ascii="Times New Roman" w:hAnsi="Times New Roman" w:cs="Times New Roman"/>
          <w:color w:val="000000"/>
          <w:sz w:val="20"/>
          <w:szCs w:val="20"/>
        </w:rPr>
        <w:t xml:space="preserve">public hospitals </w:t>
      </w:r>
      <w:r w:rsidR="0063337C" w:rsidRPr="00A9395F">
        <w:rPr>
          <w:rFonts w:ascii="Times New Roman" w:hAnsi="Times New Roman" w:cs="Times New Roman"/>
          <w:sz w:val="20"/>
          <w:szCs w:val="20"/>
        </w:rPr>
        <w:t>near</w:t>
      </w:r>
      <w:r w:rsidR="00392210" w:rsidRPr="00A9395F">
        <w:rPr>
          <w:rFonts w:ascii="Times New Roman" w:hAnsi="Times New Roman" w:cs="Times New Roman"/>
          <w:sz w:val="20"/>
          <w:szCs w:val="20"/>
        </w:rPr>
        <w:t xml:space="preserve"> the protest focal point in Santiago</w:t>
      </w:r>
      <w:r w:rsidR="008052B2" w:rsidRPr="00A9395F">
        <w:rPr>
          <w:rFonts w:ascii="Times New Roman" w:hAnsi="Times New Roman" w:cs="Times New Roman"/>
          <w:sz w:val="20"/>
          <w:szCs w:val="20"/>
        </w:rPr>
        <w:t>, Chile</w:t>
      </w:r>
      <w:r w:rsidR="00392210" w:rsidRPr="00A9395F">
        <w:rPr>
          <w:rFonts w:ascii="Times New Roman" w:hAnsi="Times New Roman" w:cs="Times New Roman"/>
          <w:sz w:val="20"/>
          <w:szCs w:val="20"/>
        </w:rPr>
        <w:t>.</w:t>
      </w:r>
      <w:del w:id="45" w:author="Abraham Isaac Jacob Gajardo Cortez (masterin)" w:date="2020-10-18T21:05:00Z">
        <w:r w:rsidR="00D07DB3" w:rsidRPr="00A9395F" w:rsidDel="00D25B6B">
          <w:rPr>
            <w:rFonts w:ascii="Times New Roman" w:hAnsi="Times New Roman" w:cs="Times New Roman"/>
            <w:sz w:val="20"/>
            <w:szCs w:val="20"/>
          </w:rPr>
          <w:delText>.</w:delText>
        </w:r>
      </w:del>
      <w:del w:id="46" w:author="Alvaro Castillo Carniglia | U.Mayor" w:date="2020-10-29T06:55:00Z">
        <w:r w:rsidR="00D07DB3" w:rsidRPr="00A9395F" w:rsidDel="00392210">
          <w:rPr>
            <w:rFonts w:ascii="Times New Roman" w:hAnsi="Times New Roman" w:cs="Times New Roman"/>
            <w:sz w:val="20"/>
            <w:szCs w:val="20"/>
          </w:rPr>
          <w:delText xml:space="preserve"> </w:delText>
        </w:r>
      </w:del>
    </w:p>
    <w:p w14:paraId="4218C9F1" w14:textId="2AFCDDBD" w:rsidR="00A9395F" w:rsidRPr="00A9395F" w:rsidRDefault="00FF73C3" w:rsidP="00A9395F">
      <w:pPr>
        <w:spacing w:line="360" w:lineRule="auto"/>
        <w:jc w:val="both"/>
        <w:rPr>
          <w:ins w:id="47" w:author="Abraham Isaac Jacob Gajardo Cortez (masterin)" w:date="2020-10-18T21:06:00Z"/>
          <w:rFonts w:ascii="Times New Roman" w:hAnsi="Times New Roman" w:cs="Times New Roman"/>
          <w:sz w:val="20"/>
          <w:szCs w:val="20"/>
        </w:rPr>
      </w:pPr>
      <w:ins w:id="48" w:author="Abraham Isaac Jacob Gajardo Cortez (masterin)" w:date="2020-12-01T22:04:00Z">
        <w:r>
          <w:rPr>
            <w:rFonts w:ascii="Times New Roman" w:hAnsi="Times New Roman" w:cs="Times New Roman"/>
            <w:sz w:val="20"/>
            <w:szCs w:val="20"/>
          </w:rPr>
          <w:t xml:space="preserve">Methods: </w:t>
        </w:r>
      </w:ins>
      <w:ins w:id="49" w:author="Abraham Isaac Jacob Gajardo Cortez (masterin)" w:date="2020-12-01T22:06:00Z">
        <w:r w:rsidRPr="00FF73C3">
          <w:rPr>
            <w:rFonts w:ascii="Times New Roman" w:hAnsi="Times New Roman" w:cs="Times New Roman"/>
            <w:sz w:val="20"/>
            <w:szCs w:val="20"/>
          </w:rPr>
          <w:t xml:space="preserve">We used an interrupted time series analysis of aggregated weekly </w:t>
        </w:r>
      </w:ins>
      <w:ins w:id="50" w:author="Abraham Isaac Jacob Gajardo Cortez (masterin)" w:date="2020-12-01T22:07:00Z">
        <w:r>
          <w:rPr>
            <w:rFonts w:ascii="Times New Roman" w:hAnsi="Times New Roman" w:cs="Times New Roman"/>
            <w:sz w:val="20"/>
            <w:szCs w:val="20"/>
          </w:rPr>
          <w:t>emergency department (</w:t>
        </w:r>
      </w:ins>
      <w:ins w:id="51" w:author="Abraham Isaac Jacob Gajardo Cortez (masterin)" w:date="2020-12-01T22:06:00Z">
        <w:r w:rsidRPr="00FF73C3">
          <w:rPr>
            <w:rFonts w:ascii="Times New Roman" w:hAnsi="Times New Roman" w:cs="Times New Roman"/>
            <w:sz w:val="20"/>
            <w:szCs w:val="20"/>
          </w:rPr>
          <w:t>ED</w:t>
        </w:r>
      </w:ins>
      <w:ins w:id="52" w:author="Abraham Isaac Jacob Gajardo Cortez (masterin)" w:date="2020-12-01T22:07:00Z">
        <w:r>
          <w:rPr>
            <w:rFonts w:ascii="Times New Roman" w:hAnsi="Times New Roman" w:cs="Times New Roman"/>
            <w:sz w:val="20"/>
            <w:szCs w:val="20"/>
          </w:rPr>
          <w:t>)</w:t>
        </w:r>
      </w:ins>
      <w:ins w:id="53" w:author="Abraham Isaac Jacob Gajardo Cortez (masterin)" w:date="2020-12-01T22:06:00Z">
        <w:r w:rsidRPr="00FF73C3">
          <w:rPr>
            <w:rFonts w:ascii="Times New Roman" w:hAnsi="Times New Roman" w:cs="Times New Roman"/>
            <w:sz w:val="20"/>
            <w:szCs w:val="20"/>
          </w:rPr>
          <w:t xml:space="preserve"> admissions</w:t>
        </w:r>
      </w:ins>
      <w:ins w:id="54" w:author="Abraham Isaac Jacob Gajardo Cortez (masterin)" w:date="2020-12-01T22:10:00Z">
        <w:r>
          <w:rPr>
            <w:rFonts w:ascii="Times New Roman" w:hAnsi="Times New Roman" w:cs="Times New Roman"/>
            <w:sz w:val="20"/>
            <w:szCs w:val="20"/>
          </w:rPr>
          <w:t xml:space="preserve"> (2015-2019). Data from</w:t>
        </w:r>
      </w:ins>
      <w:ins w:id="55" w:author="Abraham Isaac Jacob Gajardo Cortez (masterin)" w:date="2020-12-01T22:07:00Z">
        <w:r>
          <w:rPr>
            <w:rFonts w:ascii="Times New Roman" w:hAnsi="Times New Roman" w:cs="Times New Roman"/>
            <w:sz w:val="20"/>
            <w:szCs w:val="20"/>
          </w:rPr>
          <w:t xml:space="preserve"> </w:t>
        </w:r>
      </w:ins>
      <w:ins w:id="56" w:author="Abraham Isaac Jacob Gajardo Cortez (masterin)" w:date="2020-12-01T22:08:00Z">
        <w:r>
          <w:rPr>
            <w:rFonts w:ascii="Times New Roman" w:hAnsi="Times New Roman" w:cs="Times New Roman"/>
            <w:sz w:val="20"/>
            <w:szCs w:val="20"/>
          </w:rPr>
          <w:t xml:space="preserve">three </w:t>
        </w:r>
      </w:ins>
      <w:ins w:id="57" w:author="Abraham Isaac Jacob Gajardo Cortez (masterin)" w:date="2020-12-01T22:10:00Z">
        <w:r>
          <w:rPr>
            <w:rFonts w:ascii="Times New Roman" w:hAnsi="Times New Roman" w:cs="Times New Roman"/>
            <w:sz w:val="20"/>
            <w:szCs w:val="20"/>
          </w:rPr>
          <w:t>public</w:t>
        </w:r>
      </w:ins>
      <w:ins w:id="58" w:author="Abraham Isaac Jacob Gajardo Cortez (masterin)" w:date="2020-12-01T22:08:00Z">
        <w:r>
          <w:rPr>
            <w:rFonts w:ascii="Times New Roman" w:hAnsi="Times New Roman" w:cs="Times New Roman"/>
            <w:sz w:val="20"/>
            <w:szCs w:val="20"/>
          </w:rPr>
          <w:t xml:space="preserve"> hospitals </w:t>
        </w:r>
      </w:ins>
      <w:ins w:id="59" w:author="Abraham Isaac Jacob Gajardo Cortez (masterin)" w:date="2020-12-01T22:10:00Z">
        <w:r>
          <w:rPr>
            <w:rFonts w:ascii="Times New Roman" w:hAnsi="Times New Roman" w:cs="Times New Roman"/>
            <w:sz w:val="20"/>
            <w:szCs w:val="20"/>
          </w:rPr>
          <w:t xml:space="preserve">located on 3 km around the </w:t>
        </w:r>
      </w:ins>
      <w:ins w:id="60" w:author="Abraham Isaac Jacob Gajardo Cortez (masterin)" w:date="2020-12-01T22:11:00Z">
        <w:del w:id="61" w:author="Andrés González Santa Cruz" w:date="2020-12-05T12:34:00Z">
          <w:r w:rsidDel="002A2497">
            <w:rPr>
              <w:rFonts w:ascii="Times New Roman" w:hAnsi="Times New Roman" w:cs="Times New Roman"/>
              <w:sz w:val="20"/>
              <w:szCs w:val="20"/>
            </w:rPr>
            <w:delText xml:space="preserve">main </w:delText>
          </w:r>
        </w:del>
      </w:ins>
      <w:ins w:id="62" w:author="Abraham Isaac Jacob Gajardo Cortez (masterin)" w:date="2020-12-01T22:10:00Z">
        <w:del w:id="63" w:author="Andrés González Santa Cruz" w:date="2020-12-05T12:34:00Z">
          <w:r w:rsidDel="002A2497">
            <w:rPr>
              <w:rFonts w:ascii="Times New Roman" w:hAnsi="Times New Roman" w:cs="Times New Roman"/>
              <w:sz w:val="20"/>
              <w:szCs w:val="20"/>
            </w:rPr>
            <w:delText xml:space="preserve">protests </w:delText>
          </w:r>
        </w:del>
      </w:ins>
      <w:ins w:id="64" w:author="Abraham Isaac Jacob Gajardo Cortez (masterin)" w:date="2020-12-01T22:28:00Z">
        <w:del w:id="65" w:author="Andrés González Santa Cruz" w:date="2020-12-05T12:34:00Z">
          <w:r w:rsidR="00BD5D9E" w:rsidDel="002A2497">
            <w:rPr>
              <w:rFonts w:ascii="Times New Roman" w:hAnsi="Times New Roman" w:cs="Times New Roman"/>
              <w:sz w:val="20"/>
              <w:szCs w:val="20"/>
            </w:rPr>
            <w:delText>poin</w:delText>
          </w:r>
        </w:del>
      </w:ins>
      <w:ins w:id="66" w:author="Andrés González Santa Cruz" w:date="2020-12-05T12:34:00Z">
        <w:r w:rsidR="002A2497">
          <w:rPr>
            <w:rFonts w:ascii="Times New Roman" w:hAnsi="Times New Roman" w:cs="Times New Roman"/>
            <w:sz w:val="20"/>
            <w:szCs w:val="20"/>
          </w:rPr>
          <w:t>point of the main protes</w:t>
        </w:r>
      </w:ins>
      <w:ins w:id="67" w:author="Abraham Isaac Jacob Gajardo Cortez (masterin)" w:date="2020-12-01T22:28:00Z">
        <w:r w:rsidR="00BD5D9E">
          <w:rPr>
            <w:rFonts w:ascii="Times New Roman" w:hAnsi="Times New Roman" w:cs="Times New Roman"/>
            <w:sz w:val="20"/>
            <w:szCs w:val="20"/>
          </w:rPr>
          <w:t xml:space="preserve">t </w:t>
        </w:r>
      </w:ins>
      <w:ins w:id="68" w:author="Abraham Isaac Jacob Gajardo Cortez (masterin)" w:date="2020-12-01T22:10:00Z">
        <w:r>
          <w:rPr>
            <w:rFonts w:ascii="Times New Roman" w:hAnsi="Times New Roman" w:cs="Times New Roman"/>
            <w:sz w:val="20"/>
            <w:szCs w:val="20"/>
          </w:rPr>
          <w:t>in</w:t>
        </w:r>
      </w:ins>
      <w:ins w:id="69" w:author="Abraham Isaac Jacob Gajardo Cortez (masterin)" w:date="2020-12-01T22:08:00Z">
        <w:r>
          <w:rPr>
            <w:rFonts w:ascii="Times New Roman" w:hAnsi="Times New Roman" w:cs="Times New Roman"/>
            <w:sz w:val="20"/>
            <w:szCs w:val="20"/>
          </w:rPr>
          <w:t xml:space="preserve"> S</w:t>
        </w:r>
      </w:ins>
      <w:ins w:id="70" w:author="Abraham Isaac Jacob Gajardo Cortez (masterin)" w:date="2020-12-01T22:09:00Z">
        <w:r>
          <w:rPr>
            <w:rFonts w:ascii="Times New Roman" w:hAnsi="Times New Roman" w:cs="Times New Roman"/>
            <w:sz w:val="20"/>
            <w:szCs w:val="20"/>
          </w:rPr>
          <w:t>antiago, Chile</w:t>
        </w:r>
      </w:ins>
      <w:ins w:id="71" w:author="Abraham Isaac Jacob Gajardo Cortez (masterin)" w:date="2020-12-01T22:11:00Z">
        <w:r>
          <w:rPr>
            <w:rFonts w:ascii="Times New Roman" w:hAnsi="Times New Roman" w:cs="Times New Roman"/>
            <w:sz w:val="20"/>
            <w:szCs w:val="20"/>
          </w:rPr>
          <w:t>,</w:t>
        </w:r>
      </w:ins>
      <w:ins w:id="72" w:author="Abraham Isaac Jacob Gajardo Cortez (masterin)" w:date="2020-12-01T22:10:00Z">
        <w:r>
          <w:rPr>
            <w:rFonts w:ascii="Times New Roman" w:hAnsi="Times New Roman" w:cs="Times New Roman"/>
            <w:sz w:val="20"/>
            <w:szCs w:val="20"/>
          </w:rPr>
          <w:t xml:space="preserve"> was us</w:t>
        </w:r>
      </w:ins>
      <w:ins w:id="73" w:author="Abraham Isaac Jacob Gajardo Cortez (masterin)" w:date="2020-12-01T22:11:00Z">
        <w:r>
          <w:rPr>
            <w:rFonts w:ascii="Times New Roman" w:hAnsi="Times New Roman" w:cs="Times New Roman"/>
            <w:sz w:val="20"/>
            <w:szCs w:val="20"/>
          </w:rPr>
          <w:t>ed</w:t>
        </w:r>
      </w:ins>
      <w:ins w:id="74" w:author="Abraham Isaac Jacob Gajardo Cortez (masterin)" w:date="2020-12-01T22:07:00Z">
        <w:r>
          <w:rPr>
            <w:rFonts w:ascii="Times New Roman" w:hAnsi="Times New Roman" w:cs="Times New Roman"/>
            <w:sz w:val="20"/>
            <w:szCs w:val="20"/>
          </w:rPr>
          <w:t xml:space="preserve">. </w:t>
        </w:r>
      </w:ins>
      <w:ins w:id="75" w:author="Abraham Isaac Jacob Gajardo Cortez (masterin)" w:date="2020-12-01T22:09:00Z">
        <w:r w:rsidRPr="00AE68AE">
          <w:rPr>
            <w:rFonts w:ascii="Times New Roman" w:eastAsia="Times New Roman" w:hAnsi="Times New Roman" w:cs="Times New Roman"/>
            <w:sz w:val="20"/>
            <w:szCs w:val="20"/>
          </w:rPr>
          <w:t>The exposure period was defined as the onset of social protests on October 18 to December 31, 2019</w:t>
        </w:r>
      </w:ins>
      <w:ins w:id="76" w:author="Abraham Isaac Jacob Gajardo Cortez (masterin)" w:date="2020-12-01T22:11:00Z">
        <w:r>
          <w:rPr>
            <w:rFonts w:ascii="Times New Roman" w:eastAsia="Times New Roman" w:hAnsi="Times New Roman" w:cs="Times New Roman"/>
            <w:sz w:val="20"/>
            <w:szCs w:val="20"/>
          </w:rPr>
          <w:t xml:space="preserve">. </w:t>
        </w:r>
      </w:ins>
      <w:ins w:id="77" w:author="Abraham Isaac Jacob Gajardo Cortez (masterin)" w:date="2020-12-01T22:12:00Z">
        <w:r>
          <w:rPr>
            <w:rFonts w:ascii="Times New Roman" w:eastAsia="Times New Roman" w:hAnsi="Times New Roman" w:cs="Times New Roman"/>
            <w:sz w:val="20"/>
            <w:szCs w:val="20"/>
          </w:rPr>
          <w:t>Number of weekly consultations and hospitalizations by trauma and respiratory causes, together with the rate of hospitalizations by 1,000 ED consultations</w:t>
        </w:r>
      </w:ins>
      <w:ins w:id="78" w:author="Andrés González Santa Cruz" w:date="2020-12-05T12:33:00Z">
        <w:r w:rsidR="002A2497">
          <w:rPr>
            <w:rFonts w:ascii="Times New Roman" w:eastAsia="Times New Roman" w:hAnsi="Times New Roman" w:cs="Times New Roman"/>
            <w:sz w:val="20"/>
            <w:szCs w:val="20"/>
          </w:rPr>
          <w:t>,</w:t>
        </w:r>
      </w:ins>
      <w:ins w:id="79" w:author="Abraham Isaac Jacob Gajardo Cortez (masterin)" w:date="2020-12-01T22:12:00Z">
        <w:r>
          <w:rPr>
            <w:rFonts w:ascii="Times New Roman" w:eastAsia="Times New Roman" w:hAnsi="Times New Roman" w:cs="Times New Roman"/>
            <w:sz w:val="20"/>
            <w:szCs w:val="20"/>
          </w:rPr>
          <w:t xml:space="preserve"> were the outcome</w:t>
        </w:r>
      </w:ins>
      <w:ins w:id="80" w:author="Abraham Isaac Jacob Gajardo Cortez (masterin)" w:date="2020-12-01T22:13:00Z">
        <w:r>
          <w:rPr>
            <w:rFonts w:ascii="Times New Roman" w:eastAsia="Times New Roman" w:hAnsi="Times New Roman" w:cs="Times New Roman"/>
            <w:sz w:val="20"/>
            <w:szCs w:val="20"/>
          </w:rPr>
          <w:t xml:space="preserve">s. </w:t>
        </w:r>
      </w:ins>
      <w:ins w:id="81" w:author="Abraham Isaac Jacob Gajardo Cortez (masterin)" w:date="2020-12-01T22:28:00Z">
        <w:r w:rsidR="00BD5D9E">
          <w:rPr>
            <w:rFonts w:ascii="Times New Roman" w:eastAsia="Times New Roman" w:hAnsi="Times New Roman" w:cs="Times New Roman"/>
            <w:sz w:val="20"/>
            <w:szCs w:val="20"/>
          </w:rPr>
          <w:t xml:space="preserve">We implemented </w:t>
        </w:r>
      </w:ins>
      <w:ins w:id="82" w:author="Abraham Isaac Jacob Gajardo Cortez (masterin)" w:date="2020-12-01T22:13:00Z">
        <w:r w:rsidRPr="00AE68AE">
          <w:rPr>
            <w:rFonts w:ascii="Times New Roman" w:eastAsia="Times New Roman" w:hAnsi="Times New Roman" w:cs="Times New Roman"/>
            <w:iCs/>
            <w:sz w:val="20"/>
            <w:szCs w:val="20"/>
          </w:rPr>
          <w:t>Bayesian structural time series (</w:t>
        </w:r>
        <w:r w:rsidRPr="00AE68AE">
          <w:rPr>
            <w:rFonts w:ascii="Times New Roman" w:eastAsia="Times New Roman" w:hAnsi="Times New Roman" w:cs="Times New Roman"/>
            <w:i/>
            <w:sz w:val="20"/>
            <w:szCs w:val="20"/>
          </w:rPr>
          <w:t>BSTS</w:t>
        </w:r>
        <w:r w:rsidRPr="00AE68AE">
          <w:rPr>
            <w:rFonts w:ascii="Times New Roman" w:eastAsia="Times New Roman" w:hAnsi="Times New Roman" w:cs="Times New Roman"/>
            <w:iCs/>
            <w:sz w:val="20"/>
            <w:szCs w:val="20"/>
          </w:rPr>
          <w:t>) models</w:t>
        </w:r>
        <w:r>
          <w:rPr>
            <w:rFonts w:ascii="Times New Roman" w:eastAsia="Times New Roman" w:hAnsi="Times New Roman" w:cs="Times New Roman"/>
            <w:iCs/>
            <w:sz w:val="20"/>
            <w:szCs w:val="20"/>
          </w:rPr>
          <w:t xml:space="preserve"> </w:t>
        </w:r>
      </w:ins>
      <w:ins w:id="83" w:author="Abraham Isaac Jacob Gajardo Cortez (masterin)" w:date="2020-12-01T22:15:00Z">
        <w:r>
          <w:rPr>
            <w:rFonts w:ascii="Times New Roman" w:eastAsia="Times New Roman" w:hAnsi="Times New Roman" w:cs="Times New Roman"/>
            <w:iCs/>
            <w:sz w:val="20"/>
            <w:szCs w:val="20"/>
          </w:rPr>
          <w:t>to calculate a</w:t>
        </w:r>
      </w:ins>
      <w:ins w:id="84" w:author="Abraham Isaac Jacob Gajardo Cortez (masterin)" w:date="2020-12-01T22:14:00Z">
        <w:r>
          <w:rPr>
            <w:rFonts w:ascii="Times New Roman" w:eastAsia="Times New Roman" w:hAnsi="Times New Roman" w:cs="Times New Roman"/>
            <w:iCs/>
            <w:sz w:val="20"/>
            <w:szCs w:val="20"/>
          </w:rPr>
          <w:t xml:space="preserve">bsolute and relative differences between the observed outcomes and the </w:t>
        </w:r>
        <w:del w:id="85" w:author="Andrés González Santa Cruz" w:date="2020-12-05T12:33:00Z">
          <w:r w:rsidDel="002A2497">
            <w:rPr>
              <w:rFonts w:ascii="Times New Roman" w:eastAsia="Times New Roman" w:hAnsi="Times New Roman" w:cs="Times New Roman"/>
              <w:iCs/>
              <w:sz w:val="20"/>
              <w:szCs w:val="20"/>
            </w:rPr>
            <w:delText>contrafactual</w:delText>
          </w:r>
        </w:del>
      </w:ins>
      <w:ins w:id="86" w:author="Andrés González Santa Cruz" w:date="2020-12-05T12:33:00Z">
        <w:r w:rsidR="002A2497">
          <w:rPr>
            <w:rFonts w:ascii="Times New Roman" w:eastAsia="Times New Roman" w:hAnsi="Times New Roman" w:cs="Times New Roman"/>
            <w:iCs/>
            <w:sz w:val="20"/>
            <w:szCs w:val="20"/>
          </w:rPr>
          <w:t>counterfactual</w:t>
        </w:r>
      </w:ins>
      <w:ins w:id="87" w:author="Abraham Isaac Jacob Gajardo Cortez (masterin)" w:date="2020-12-01T22:29:00Z">
        <w:r w:rsidR="00BD5D9E">
          <w:rPr>
            <w:rFonts w:ascii="Times New Roman" w:eastAsia="Times New Roman" w:hAnsi="Times New Roman" w:cs="Times New Roman"/>
            <w:iCs/>
            <w:sz w:val="20"/>
            <w:szCs w:val="20"/>
          </w:rPr>
          <w:t>.</w:t>
        </w:r>
      </w:ins>
    </w:p>
    <w:p w14:paraId="44D6E1EA" w14:textId="77C18613" w:rsidR="00BD5D9E" w:rsidRDefault="00BD5D9E" w:rsidP="00BD5D9E">
      <w:pPr>
        <w:spacing w:line="360" w:lineRule="auto"/>
        <w:jc w:val="both"/>
        <w:rPr>
          <w:ins w:id="88" w:author="Abraham Isaac Jacob Gajardo Cortez (masterin)" w:date="2020-12-01T22:24:00Z"/>
          <w:rFonts w:ascii="Times New Roman" w:hAnsi="Times New Roman" w:cs="Times New Roman"/>
          <w:sz w:val="20"/>
          <w:szCs w:val="20"/>
        </w:rPr>
      </w:pPr>
      <w:ins w:id="89" w:author="Abraham Isaac Jacob Gajardo Cortez (masterin)" w:date="2020-12-01T22:19:00Z">
        <w:r>
          <w:rPr>
            <w:rFonts w:ascii="Times New Roman" w:hAnsi="Times New Roman" w:cs="Times New Roman"/>
            <w:sz w:val="20"/>
            <w:szCs w:val="20"/>
          </w:rPr>
          <w:t>Results: XXXX ED consu</w:t>
        </w:r>
      </w:ins>
      <w:ins w:id="90" w:author="Abraham Isaac Jacob Gajardo Cortez (masterin)" w:date="2020-12-01T22:20:00Z">
        <w:r>
          <w:rPr>
            <w:rFonts w:ascii="Times New Roman" w:hAnsi="Times New Roman" w:cs="Times New Roman"/>
            <w:sz w:val="20"/>
            <w:szCs w:val="20"/>
          </w:rPr>
          <w:t>ltations and YYYY hospitalizations were observed in 2020</w:t>
        </w:r>
      </w:ins>
      <w:ins w:id="91" w:author="Abraham Isaac Jacob Gajardo Cortez (masterin)" w:date="2020-12-01T22:29:00Z">
        <w:r w:rsidR="00AE5DE4">
          <w:rPr>
            <w:rFonts w:ascii="Times New Roman" w:hAnsi="Times New Roman" w:cs="Times New Roman"/>
            <w:sz w:val="20"/>
            <w:szCs w:val="20"/>
          </w:rPr>
          <w:t xml:space="preserve">. </w:t>
        </w:r>
      </w:ins>
      <w:ins w:id="92" w:author="Abraham Isaac Jacob Gajardo Cortez (masterin)" w:date="2020-12-01T22:21:00Z">
        <w:r w:rsidRPr="00B24FCC">
          <w:rPr>
            <w:rFonts w:ascii="Times New Roman" w:hAnsi="Times New Roman" w:cs="Times New Roman"/>
            <w:sz w:val="20"/>
            <w:szCs w:val="20"/>
          </w:rPr>
          <w:t xml:space="preserve">Health services utilization, assessed by ED consultations, were not affected by the social </w:t>
        </w:r>
      </w:ins>
      <w:ins w:id="93" w:author="Abraham Isaac Jacob Gajardo Cortez (masterin)" w:date="2020-12-01T22:29:00Z">
        <w:r w:rsidR="00AE5DE4">
          <w:rPr>
            <w:rFonts w:ascii="Times New Roman" w:hAnsi="Times New Roman" w:cs="Times New Roman"/>
            <w:sz w:val="20"/>
            <w:szCs w:val="20"/>
          </w:rPr>
          <w:t>protests</w:t>
        </w:r>
      </w:ins>
      <w:ins w:id="94" w:author="Abraham Isaac Jacob Gajardo Cortez (masterin)" w:date="2020-12-01T22:21:00Z">
        <w:r>
          <w:rPr>
            <w:rFonts w:ascii="Times New Roman" w:hAnsi="Times New Roman" w:cs="Times New Roman"/>
            <w:sz w:val="20"/>
            <w:szCs w:val="20"/>
          </w:rPr>
          <w:t xml:space="preserve"> (p-value &gt; 0.050). </w:t>
        </w:r>
      </w:ins>
      <w:ins w:id="95" w:author="Abraham Isaac Jacob Gajardo Cortez (masterin)" w:date="2020-12-01T22:22:00Z">
        <w:r>
          <w:rPr>
            <w:rFonts w:ascii="Times New Roman" w:hAnsi="Times New Roman" w:cs="Times New Roman"/>
            <w:sz w:val="20"/>
            <w:szCs w:val="20"/>
          </w:rPr>
          <w:t xml:space="preserve">In contrast, </w:t>
        </w:r>
      </w:ins>
      <w:ins w:id="96" w:author="Abraham Isaac Jacob Gajardo Cortez (masterin)" w:date="2020-12-01T22:23:00Z">
        <w:r>
          <w:rPr>
            <w:rFonts w:ascii="Times New Roman" w:hAnsi="Times New Roman" w:cs="Times New Roman"/>
            <w:sz w:val="20"/>
            <w:szCs w:val="20"/>
          </w:rPr>
          <w:t xml:space="preserve">after social movement onset, </w:t>
        </w:r>
      </w:ins>
      <w:ins w:id="97" w:author="Abraham Isaac Jacob Gajardo Cortez (masterin)" w:date="2020-12-01T22:22:00Z">
        <w:r w:rsidRPr="00B24FCC">
          <w:rPr>
            <w:rFonts w:ascii="Times New Roman" w:hAnsi="Times New Roman" w:cs="Times New Roman"/>
            <w:sz w:val="20"/>
            <w:szCs w:val="20"/>
          </w:rPr>
          <w:t xml:space="preserve">trauma hospitalizations increased </w:t>
        </w:r>
        <w:r>
          <w:rPr>
            <w:rFonts w:ascii="Times New Roman" w:hAnsi="Times New Roman" w:cs="Times New Roman"/>
            <w:sz w:val="20"/>
            <w:szCs w:val="20"/>
          </w:rPr>
          <w:t xml:space="preserve">by 16% </w:t>
        </w:r>
        <w:r w:rsidRPr="00B24FCC">
          <w:rPr>
            <w:rFonts w:ascii="Times New Roman" w:hAnsi="Times New Roman" w:cs="Times New Roman"/>
            <w:sz w:val="20"/>
            <w:szCs w:val="20"/>
          </w:rPr>
          <w:t>(p-value 0.010)</w:t>
        </w:r>
        <w:r>
          <w:rPr>
            <w:rFonts w:ascii="Times New Roman" w:hAnsi="Times New Roman" w:cs="Times New Roman"/>
            <w:sz w:val="20"/>
            <w:szCs w:val="20"/>
          </w:rPr>
          <w:t>,</w:t>
        </w:r>
        <w:r w:rsidRPr="00B24FCC">
          <w:rPr>
            <w:rFonts w:ascii="Times New Roman" w:hAnsi="Times New Roman" w:cs="Times New Roman"/>
            <w:sz w:val="20"/>
            <w:szCs w:val="20"/>
          </w:rPr>
          <w:t xml:space="preserve"> </w:t>
        </w:r>
      </w:ins>
      <w:ins w:id="98" w:author="Abraham Isaac Jacob Gajardo Cortez (masterin)" w:date="2020-12-01T22:23:00Z">
        <w:r>
          <w:rPr>
            <w:rFonts w:ascii="Times New Roman" w:hAnsi="Times New Roman" w:cs="Times New Roman"/>
            <w:sz w:val="20"/>
            <w:szCs w:val="20"/>
          </w:rPr>
          <w:t>and the proportion of hospitaliza</w:t>
        </w:r>
      </w:ins>
      <w:ins w:id="99" w:author="Abraham Isaac Jacob Gajardo Cortez (masterin)" w:date="2020-12-01T22:29:00Z">
        <w:r w:rsidR="00AE5DE4">
          <w:rPr>
            <w:rFonts w:ascii="Times New Roman" w:hAnsi="Times New Roman" w:cs="Times New Roman"/>
            <w:sz w:val="20"/>
            <w:szCs w:val="20"/>
          </w:rPr>
          <w:t>t</w:t>
        </w:r>
      </w:ins>
      <w:ins w:id="100" w:author="Abraham Isaac Jacob Gajardo Cortez (masterin)" w:date="2020-12-01T22:23:00Z">
        <w:r>
          <w:rPr>
            <w:rFonts w:ascii="Times New Roman" w:hAnsi="Times New Roman" w:cs="Times New Roman"/>
            <w:sz w:val="20"/>
            <w:szCs w:val="20"/>
          </w:rPr>
          <w:t>ion</w:t>
        </w:r>
      </w:ins>
      <w:ins w:id="101" w:author="Abraham Isaac Jacob Gajardo Cortez (masterin)" w:date="2020-12-01T22:29:00Z">
        <w:r w:rsidR="00AE5DE4">
          <w:rPr>
            <w:rFonts w:ascii="Times New Roman" w:hAnsi="Times New Roman" w:cs="Times New Roman"/>
            <w:sz w:val="20"/>
            <w:szCs w:val="20"/>
          </w:rPr>
          <w:t>s</w:t>
        </w:r>
      </w:ins>
      <w:ins w:id="102" w:author="Abraham Isaac Jacob Gajardo Cortez (masterin)" w:date="2020-12-01T22:23:00Z">
        <w:r>
          <w:rPr>
            <w:rFonts w:ascii="Times New Roman" w:hAnsi="Times New Roman" w:cs="Times New Roman"/>
            <w:sz w:val="20"/>
            <w:szCs w:val="20"/>
          </w:rPr>
          <w:t xml:space="preserve"> by ED consultations </w:t>
        </w:r>
      </w:ins>
      <w:ins w:id="103" w:author="Abraham Isaac Jacob Gajardo Cortez (masterin)" w:date="2020-12-01T22:24:00Z">
        <w:r>
          <w:rPr>
            <w:rFonts w:ascii="Times New Roman" w:hAnsi="Times New Roman" w:cs="Times New Roman"/>
            <w:sz w:val="20"/>
            <w:szCs w:val="20"/>
          </w:rPr>
          <w:t>increased by</w:t>
        </w:r>
      </w:ins>
      <w:ins w:id="104" w:author="Abraham Isaac Jacob Gajardo Cortez (masterin)" w:date="2020-12-01T22:22:00Z">
        <w:r w:rsidRPr="00B24FCC">
          <w:rPr>
            <w:rFonts w:ascii="Times New Roman" w:hAnsi="Times New Roman" w:cs="Times New Roman"/>
            <w:sz w:val="20"/>
            <w:szCs w:val="20"/>
          </w:rPr>
          <w:t xml:space="preserve"> 38% </w:t>
        </w:r>
      </w:ins>
      <w:ins w:id="105" w:author="Abraham Isaac Jacob Gajardo Cortez (masterin)" w:date="2020-12-01T22:24:00Z">
        <w:r>
          <w:rPr>
            <w:rFonts w:ascii="Times New Roman" w:hAnsi="Times New Roman" w:cs="Times New Roman"/>
            <w:sz w:val="20"/>
            <w:szCs w:val="20"/>
          </w:rPr>
          <w:t>for trauma</w:t>
        </w:r>
      </w:ins>
      <w:ins w:id="106" w:author="Abraham Isaac Jacob Gajardo Cortez (masterin)" w:date="2020-12-01T22:22:00Z">
        <w:r w:rsidRPr="00B24FCC">
          <w:rPr>
            <w:rFonts w:ascii="Times New Roman" w:hAnsi="Times New Roman" w:cs="Times New Roman"/>
            <w:sz w:val="20"/>
            <w:szCs w:val="20"/>
          </w:rPr>
          <w:t xml:space="preserve"> (p-value = 0.007)</w:t>
        </w:r>
      </w:ins>
      <w:ins w:id="107" w:author="Abraham Isaac Jacob Gajardo Cortez (masterin)" w:date="2020-12-01T22:24:00Z">
        <w:r>
          <w:rPr>
            <w:rFonts w:ascii="Times New Roman" w:hAnsi="Times New Roman" w:cs="Times New Roman"/>
            <w:sz w:val="20"/>
            <w:szCs w:val="20"/>
          </w:rPr>
          <w:t xml:space="preserve"> and </w:t>
        </w:r>
      </w:ins>
      <w:ins w:id="108" w:author="Abraham Isaac Jacob Gajardo Cortez (masterin)" w:date="2020-12-01T22:22:00Z">
        <w:r w:rsidRPr="00B24FCC">
          <w:rPr>
            <w:rFonts w:ascii="Times New Roman" w:hAnsi="Times New Roman" w:cs="Times New Roman"/>
            <w:sz w:val="20"/>
            <w:szCs w:val="20"/>
          </w:rPr>
          <w:t xml:space="preserve">63% </w:t>
        </w:r>
      </w:ins>
      <w:ins w:id="109" w:author="Abraham Isaac Jacob Gajardo Cortez (masterin)" w:date="2020-12-01T22:24:00Z">
        <w:r>
          <w:rPr>
            <w:rFonts w:ascii="Times New Roman" w:hAnsi="Times New Roman" w:cs="Times New Roman"/>
            <w:sz w:val="20"/>
            <w:szCs w:val="20"/>
          </w:rPr>
          <w:t>for respiratory causes</w:t>
        </w:r>
      </w:ins>
      <w:ins w:id="110" w:author="Abraham Isaac Jacob Gajardo Cortez (masterin)" w:date="2020-12-01T22:22:00Z">
        <w:r w:rsidRPr="00B24FCC">
          <w:rPr>
            <w:rFonts w:ascii="Times New Roman" w:hAnsi="Times New Roman" w:cs="Times New Roman"/>
            <w:sz w:val="20"/>
            <w:szCs w:val="20"/>
          </w:rPr>
          <w:t xml:space="preserve"> (p-value &lt; 0.001).</w:t>
        </w:r>
      </w:ins>
    </w:p>
    <w:p w14:paraId="56EDDBA2" w14:textId="66B473AA" w:rsidR="00BD5D9E" w:rsidRPr="00B24FCC" w:rsidRDefault="00BD5D9E">
      <w:pPr>
        <w:spacing w:line="360" w:lineRule="auto"/>
        <w:jc w:val="both"/>
        <w:rPr>
          <w:ins w:id="111" w:author="Abraham Isaac Jacob Gajardo Cortez (masterin)" w:date="2020-12-01T22:22:00Z"/>
          <w:rFonts w:ascii="Times New Roman" w:hAnsi="Times New Roman" w:cs="Times New Roman"/>
          <w:sz w:val="20"/>
          <w:szCs w:val="20"/>
        </w:rPr>
        <w:pPrChange w:id="112" w:author="Abraham Isaac Jacob Gajardo Cortez (masterin)" w:date="2020-12-01T22:22:00Z">
          <w:pPr>
            <w:spacing w:line="360" w:lineRule="auto"/>
            <w:ind w:firstLine="720"/>
            <w:jc w:val="both"/>
          </w:pPr>
        </w:pPrChange>
      </w:pPr>
      <w:ins w:id="113" w:author="Abraham Isaac Jacob Gajardo Cortez (masterin)" w:date="2020-12-01T22:24:00Z">
        <w:r>
          <w:rPr>
            <w:rFonts w:ascii="Times New Roman" w:hAnsi="Times New Roman" w:cs="Times New Roman"/>
            <w:sz w:val="20"/>
            <w:szCs w:val="20"/>
          </w:rPr>
          <w:t>Conclusion: Social movem</w:t>
        </w:r>
      </w:ins>
      <w:ins w:id="114" w:author="Abraham Isaac Jacob Gajardo Cortez (masterin)" w:date="2020-12-01T22:25:00Z">
        <w:r>
          <w:rPr>
            <w:rFonts w:ascii="Times New Roman" w:hAnsi="Times New Roman" w:cs="Times New Roman"/>
            <w:sz w:val="20"/>
            <w:szCs w:val="20"/>
          </w:rPr>
          <w:t>ent</w:t>
        </w:r>
      </w:ins>
      <w:ins w:id="115" w:author="Abraham Isaac Jacob Gajardo Cortez (masterin)" w:date="2020-12-01T22:30:00Z">
        <w:r w:rsidR="00AE5DE4">
          <w:rPr>
            <w:rFonts w:ascii="Times New Roman" w:hAnsi="Times New Roman" w:cs="Times New Roman"/>
            <w:sz w:val="20"/>
            <w:szCs w:val="20"/>
          </w:rPr>
          <w:t>s</w:t>
        </w:r>
      </w:ins>
      <w:ins w:id="116" w:author="Abraham Isaac Jacob Gajardo Cortez (masterin)" w:date="2020-12-01T22:25:00Z">
        <w:r>
          <w:rPr>
            <w:rFonts w:ascii="Times New Roman" w:hAnsi="Times New Roman" w:cs="Times New Roman"/>
            <w:sz w:val="20"/>
            <w:szCs w:val="20"/>
          </w:rPr>
          <w:t xml:space="preserve"> affects population health. October 2019 </w:t>
        </w:r>
        <w:proofErr w:type="spellStart"/>
        <w:r>
          <w:rPr>
            <w:rFonts w:ascii="Times New Roman" w:hAnsi="Times New Roman" w:cs="Times New Roman"/>
            <w:sz w:val="20"/>
            <w:szCs w:val="20"/>
          </w:rPr>
          <w:t>chilean</w:t>
        </w:r>
        <w:proofErr w:type="spellEnd"/>
        <w:r>
          <w:rPr>
            <w:rFonts w:ascii="Times New Roman" w:hAnsi="Times New Roman" w:cs="Times New Roman"/>
            <w:sz w:val="20"/>
            <w:szCs w:val="20"/>
          </w:rPr>
          <w:t xml:space="preserve"> protest did </w:t>
        </w:r>
        <w:proofErr w:type="spellStart"/>
        <w:r>
          <w:rPr>
            <w:rFonts w:ascii="Times New Roman" w:hAnsi="Times New Roman" w:cs="Times New Roman"/>
            <w:sz w:val="20"/>
            <w:szCs w:val="20"/>
          </w:rPr>
          <w:t>no</w:t>
        </w:r>
        <w:proofErr w:type="spellEnd"/>
        <w:r>
          <w:rPr>
            <w:rFonts w:ascii="Times New Roman" w:hAnsi="Times New Roman" w:cs="Times New Roman"/>
            <w:sz w:val="20"/>
            <w:szCs w:val="20"/>
          </w:rPr>
          <w:t xml:space="preserve"> affect ED services utilization</w:t>
        </w:r>
        <w:del w:id="117" w:author="Andrés González Santa Cruz" w:date="2020-12-05T12:33:00Z">
          <w:r w:rsidDel="002A2497">
            <w:rPr>
              <w:rFonts w:ascii="Times New Roman" w:hAnsi="Times New Roman" w:cs="Times New Roman"/>
              <w:sz w:val="20"/>
              <w:szCs w:val="20"/>
            </w:rPr>
            <w:delText>,</w:delText>
          </w:r>
        </w:del>
      </w:ins>
      <w:ins w:id="118" w:author="Andrés González Santa Cruz" w:date="2020-12-05T12:33:00Z">
        <w:r w:rsidR="002A2497">
          <w:rPr>
            <w:rFonts w:ascii="Times New Roman" w:hAnsi="Times New Roman" w:cs="Times New Roman"/>
            <w:sz w:val="20"/>
            <w:szCs w:val="20"/>
          </w:rPr>
          <w:t>;</w:t>
        </w:r>
      </w:ins>
      <w:ins w:id="119" w:author="Abraham Isaac Jacob Gajardo Cortez (masterin)" w:date="2020-12-01T22:25:00Z">
        <w:r>
          <w:rPr>
            <w:rFonts w:ascii="Times New Roman" w:hAnsi="Times New Roman" w:cs="Times New Roman"/>
            <w:sz w:val="20"/>
            <w:szCs w:val="20"/>
          </w:rPr>
          <w:t xml:space="preserve"> however, a hi</w:t>
        </w:r>
      </w:ins>
      <w:ins w:id="120" w:author="Abraham Isaac Jacob Gajardo Cortez (masterin)" w:date="2020-12-01T22:26:00Z">
        <w:r>
          <w:rPr>
            <w:rFonts w:ascii="Times New Roman" w:hAnsi="Times New Roman" w:cs="Times New Roman"/>
            <w:sz w:val="20"/>
            <w:szCs w:val="20"/>
          </w:rPr>
          <w:t xml:space="preserve">gher severity was observed at </w:t>
        </w:r>
      </w:ins>
      <w:ins w:id="121" w:author="Abraham Isaac Jacob Gajardo Cortez (masterin)" w:date="2020-12-01T22:30:00Z">
        <w:r w:rsidR="00AE5DE4">
          <w:rPr>
            <w:rFonts w:ascii="Times New Roman" w:hAnsi="Times New Roman" w:cs="Times New Roman"/>
            <w:sz w:val="20"/>
            <w:szCs w:val="20"/>
          </w:rPr>
          <w:t>ED</w:t>
        </w:r>
      </w:ins>
      <w:ins w:id="122" w:author="Abraham Isaac Jacob Gajardo Cortez (masterin)" w:date="2020-12-01T22:26:00Z">
        <w:r>
          <w:rPr>
            <w:rFonts w:ascii="Times New Roman" w:hAnsi="Times New Roman" w:cs="Times New Roman"/>
            <w:sz w:val="20"/>
            <w:szCs w:val="20"/>
          </w:rPr>
          <w:t xml:space="preserve"> presentation. Crowd-control </w:t>
        </w:r>
      </w:ins>
      <w:ins w:id="123" w:author="Abraham Isaac Jacob Gajardo Cortez (masterin)" w:date="2020-12-01T22:31:00Z">
        <w:r w:rsidR="00AE5DE4">
          <w:rPr>
            <w:rFonts w:ascii="Times New Roman" w:hAnsi="Times New Roman" w:cs="Times New Roman"/>
            <w:sz w:val="20"/>
            <w:szCs w:val="20"/>
          </w:rPr>
          <w:t>protocols</w:t>
        </w:r>
      </w:ins>
      <w:ins w:id="124" w:author="Abraham Isaac Jacob Gajardo Cortez (masterin)" w:date="2020-12-01T22:26:00Z">
        <w:r>
          <w:rPr>
            <w:rFonts w:ascii="Times New Roman" w:hAnsi="Times New Roman" w:cs="Times New Roman"/>
            <w:sz w:val="20"/>
            <w:szCs w:val="20"/>
          </w:rPr>
          <w:t xml:space="preserve"> must be reviewed to avoid </w:t>
        </w:r>
        <w:del w:id="125" w:author="Andrés González Santa Cruz" w:date="2020-12-05T12:34:00Z">
          <w:r w:rsidDel="002A2497">
            <w:rPr>
              <w:rFonts w:ascii="Times New Roman" w:hAnsi="Times New Roman" w:cs="Times New Roman"/>
              <w:sz w:val="20"/>
              <w:szCs w:val="20"/>
            </w:rPr>
            <w:delText>negativ</w:delText>
          </w:r>
        </w:del>
      </w:ins>
      <w:ins w:id="126" w:author="Andrés González Santa Cruz" w:date="2020-12-05T12:34:00Z">
        <w:r w:rsidR="002A2497">
          <w:rPr>
            <w:rFonts w:ascii="Times New Roman" w:hAnsi="Times New Roman" w:cs="Times New Roman"/>
            <w:sz w:val="20"/>
            <w:szCs w:val="20"/>
          </w:rPr>
          <w:t>advers</w:t>
        </w:r>
      </w:ins>
      <w:ins w:id="127" w:author="Abraham Isaac Jacob Gajardo Cortez (masterin)" w:date="2020-12-01T22:26:00Z">
        <w:r>
          <w:rPr>
            <w:rFonts w:ascii="Times New Roman" w:hAnsi="Times New Roman" w:cs="Times New Roman"/>
            <w:sz w:val="20"/>
            <w:szCs w:val="20"/>
          </w:rPr>
          <w:t>e effects on population health.</w:t>
        </w:r>
      </w:ins>
    </w:p>
    <w:p w14:paraId="53C9B8E7" w14:textId="77777777" w:rsidR="002A2497" w:rsidRDefault="002A2497">
      <w:pPr>
        <w:rPr>
          <w:ins w:id="128" w:author="Andrés González Santa Cruz" w:date="2020-12-05T12:35:00Z"/>
          <w:rFonts w:ascii="Times New Roman" w:eastAsiaTheme="majorEastAsia" w:hAnsi="Times New Roman" w:cs="Times New Roman"/>
          <w:b/>
          <w:bCs/>
          <w:sz w:val="24"/>
        </w:rPr>
      </w:pPr>
      <w:ins w:id="129" w:author="Andrés González Santa Cruz" w:date="2020-12-05T12:35:00Z">
        <w:r>
          <w:rPr>
            <w:rFonts w:ascii="Times New Roman" w:hAnsi="Times New Roman" w:cs="Times New Roman"/>
            <w:b/>
            <w:bCs/>
            <w:sz w:val="24"/>
          </w:rPr>
          <w:br w:type="page"/>
        </w:r>
      </w:ins>
    </w:p>
    <w:p w14:paraId="33842387" w14:textId="33DA2BA9" w:rsidR="00F231D4" w:rsidRDefault="00F231D4" w:rsidP="00C9270C">
      <w:pPr>
        <w:pStyle w:val="Ttulo1"/>
        <w:spacing w:line="240" w:lineRule="auto"/>
        <w:jc w:val="both"/>
        <w:rPr>
          <w:rFonts w:ascii="Times New Roman" w:hAnsi="Times New Roman" w:cs="Times New Roman"/>
          <w:b/>
          <w:bCs/>
          <w:color w:val="auto"/>
          <w:sz w:val="24"/>
          <w:szCs w:val="24"/>
        </w:rPr>
      </w:pPr>
      <w:r w:rsidRPr="00F3317C">
        <w:rPr>
          <w:rFonts w:ascii="Times New Roman" w:hAnsi="Times New Roman" w:cs="Times New Roman"/>
          <w:b/>
          <w:bCs/>
          <w:color w:val="auto"/>
          <w:sz w:val="24"/>
          <w:szCs w:val="24"/>
        </w:rPr>
        <w:lastRenderedPageBreak/>
        <w:t>Introduction</w:t>
      </w:r>
    </w:p>
    <w:p w14:paraId="341D7AD1" w14:textId="77777777" w:rsidR="00E23FE8" w:rsidRPr="00E23FE8" w:rsidRDefault="00E23FE8" w:rsidP="00E23FE8"/>
    <w:p w14:paraId="250E5859" w14:textId="25D7859D" w:rsidR="004C167A" w:rsidRDefault="003D3425" w:rsidP="00E23FE8">
      <w:pPr>
        <w:spacing w:line="360" w:lineRule="auto"/>
        <w:ind w:firstLine="720"/>
        <w:jc w:val="both"/>
        <w:rPr>
          <w:rFonts w:ascii="Times New Roman" w:eastAsia="Times New Roman" w:hAnsi="Times New Roman" w:cs="Times New Roman"/>
          <w:sz w:val="20"/>
          <w:szCs w:val="20"/>
        </w:rPr>
      </w:pPr>
      <w:r w:rsidRPr="00F3317C">
        <w:rPr>
          <w:rFonts w:ascii="Times New Roman" w:eastAsia="Times New Roman" w:hAnsi="Times New Roman" w:cs="Times New Roman"/>
          <w:sz w:val="20"/>
          <w:szCs w:val="20"/>
        </w:rPr>
        <w:t xml:space="preserve">Throughout </w:t>
      </w:r>
      <w:r w:rsidR="000E7E46" w:rsidRPr="00F3317C">
        <w:rPr>
          <w:rFonts w:ascii="Times New Roman" w:eastAsia="Times New Roman" w:hAnsi="Times New Roman" w:cs="Times New Roman"/>
          <w:sz w:val="20"/>
          <w:szCs w:val="20"/>
        </w:rPr>
        <w:t>history</w:t>
      </w:r>
      <w:r w:rsidR="001E58C3" w:rsidRPr="00F3317C">
        <w:rPr>
          <w:rFonts w:ascii="Times New Roman" w:eastAsia="Times New Roman" w:hAnsi="Times New Roman" w:cs="Times New Roman"/>
          <w:sz w:val="20"/>
          <w:szCs w:val="20"/>
        </w:rPr>
        <w:t>,</w:t>
      </w:r>
      <w:r w:rsidR="00122D50" w:rsidRPr="00F3317C">
        <w:rPr>
          <w:rFonts w:ascii="Times New Roman" w:eastAsia="Times New Roman" w:hAnsi="Times New Roman" w:cs="Times New Roman"/>
          <w:sz w:val="20"/>
          <w:szCs w:val="20"/>
        </w:rPr>
        <w:t xml:space="preserve"> the world has continually </w:t>
      </w:r>
      <w:r w:rsidR="00392210" w:rsidRPr="00F3317C">
        <w:rPr>
          <w:rFonts w:ascii="Times New Roman" w:eastAsia="Times New Roman" w:hAnsi="Times New Roman" w:cs="Times New Roman"/>
          <w:sz w:val="20"/>
          <w:szCs w:val="20"/>
        </w:rPr>
        <w:t xml:space="preserve">witnessed </w:t>
      </w:r>
      <w:r w:rsidR="00122D50" w:rsidRPr="00F3317C">
        <w:rPr>
          <w:rFonts w:ascii="Times New Roman" w:eastAsia="Times New Roman" w:hAnsi="Times New Roman" w:cs="Times New Roman"/>
          <w:sz w:val="20"/>
          <w:szCs w:val="20"/>
        </w:rPr>
        <w:t>social movements and civil unrest on the local, national, and global levels</w:t>
      </w:r>
      <w:r w:rsidR="0029690D" w:rsidRPr="00F3317C">
        <w:rPr>
          <w:rFonts w:ascii="Times New Roman" w:eastAsia="Times New Roman" w:hAnsi="Times New Roman" w:cs="Times New Roman"/>
          <w:sz w:val="20"/>
          <w:szCs w:val="20"/>
        </w:rPr>
        <w:t xml:space="preserve"> </w:t>
      </w:r>
      <w:r w:rsidR="000F0A62" w:rsidRPr="00F3317C">
        <w:rPr>
          <w:rFonts w:ascii="Times New Roman" w:eastAsia="Times New Roman" w:hAnsi="Times New Roman" w:cs="Times New Roman"/>
          <w:sz w:val="20"/>
          <w:szCs w:val="20"/>
        </w:rPr>
        <w:t>[1, 2]</w:t>
      </w:r>
      <w:r w:rsidR="0029690D" w:rsidRPr="00F3317C">
        <w:rPr>
          <w:rFonts w:ascii="Times New Roman" w:eastAsia="Times New Roman" w:hAnsi="Times New Roman" w:cs="Times New Roman"/>
          <w:sz w:val="20"/>
          <w:szCs w:val="20"/>
        </w:rPr>
        <w:t xml:space="preserve">. </w:t>
      </w:r>
      <w:r w:rsidR="00122D50" w:rsidRPr="00F3317C">
        <w:rPr>
          <w:rFonts w:ascii="Times New Roman" w:eastAsia="Times New Roman" w:hAnsi="Times New Roman" w:cs="Times New Roman"/>
          <w:sz w:val="20"/>
          <w:szCs w:val="20"/>
        </w:rPr>
        <w:t xml:space="preserve">Social movements are </w:t>
      </w:r>
      <w:r w:rsidR="00F85624" w:rsidRPr="00F3317C">
        <w:rPr>
          <w:rFonts w:ascii="Times New Roman" w:eastAsia="Times New Roman" w:hAnsi="Times New Roman" w:cs="Times New Roman"/>
          <w:sz w:val="20"/>
          <w:szCs w:val="20"/>
        </w:rPr>
        <w:t>defined</w:t>
      </w:r>
      <w:r w:rsidR="00CC7D36" w:rsidRPr="00F3317C">
        <w:rPr>
          <w:rFonts w:ascii="Times New Roman" w:eastAsia="Times New Roman" w:hAnsi="Times New Roman" w:cs="Times New Roman"/>
          <w:sz w:val="20"/>
          <w:szCs w:val="20"/>
        </w:rPr>
        <w:t xml:space="preserve"> as </w:t>
      </w:r>
      <w:r w:rsidR="00122D50" w:rsidRPr="00F3317C">
        <w:rPr>
          <w:rFonts w:ascii="Times New Roman" w:eastAsia="Times New Roman" w:hAnsi="Times New Roman" w:cs="Times New Roman"/>
          <w:sz w:val="20"/>
          <w:szCs w:val="20"/>
        </w:rPr>
        <w:t>organized efforts by a group (or groups) of people working toward a common goa</w:t>
      </w:r>
      <w:r w:rsidR="000F0A62" w:rsidRPr="00F3317C">
        <w:rPr>
          <w:rFonts w:ascii="Times New Roman" w:eastAsia="Times New Roman" w:hAnsi="Times New Roman" w:cs="Times New Roman"/>
          <w:sz w:val="20"/>
          <w:szCs w:val="20"/>
        </w:rPr>
        <w:t>l [3-5]</w:t>
      </w:r>
      <w:r w:rsidR="004B32E0" w:rsidRPr="00F3317C">
        <w:rPr>
          <w:rFonts w:ascii="Times New Roman" w:eastAsia="Times New Roman" w:hAnsi="Times New Roman" w:cs="Times New Roman"/>
          <w:sz w:val="20"/>
          <w:szCs w:val="20"/>
        </w:rPr>
        <w:t xml:space="preserve">. </w:t>
      </w:r>
      <w:r w:rsidR="004C167A" w:rsidRPr="00F3317C">
        <w:rPr>
          <w:rFonts w:ascii="Times New Roman" w:eastAsia="Times New Roman" w:hAnsi="Times New Roman" w:cs="Times New Roman"/>
          <w:sz w:val="20"/>
          <w:szCs w:val="20"/>
        </w:rPr>
        <w:t xml:space="preserve">During </w:t>
      </w:r>
      <w:r w:rsidR="001E58C3" w:rsidRPr="00F3317C">
        <w:rPr>
          <w:rFonts w:ascii="Times New Roman" w:eastAsia="Times New Roman" w:hAnsi="Times New Roman" w:cs="Times New Roman"/>
          <w:sz w:val="20"/>
          <w:szCs w:val="20"/>
        </w:rPr>
        <w:t>a</w:t>
      </w:r>
      <w:r w:rsidR="004C167A" w:rsidRPr="00F3317C">
        <w:rPr>
          <w:rFonts w:ascii="Times New Roman" w:eastAsia="Times New Roman" w:hAnsi="Times New Roman" w:cs="Times New Roman"/>
          <w:sz w:val="20"/>
          <w:szCs w:val="20"/>
        </w:rPr>
        <w:t xml:space="preserve"> movement, participants may intentionally cause </w:t>
      </w:r>
      <w:ins w:id="130" w:author="Andrés González Santa Cruz" w:date="2020-12-03T16:09:00Z">
        <w:r w:rsidR="00D41248">
          <w:rPr>
            <w:rFonts w:ascii="Times New Roman" w:eastAsia="Times New Roman" w:hAnsi="Times New Roman" w:cs="Times New Roman"/>
            <w:sz w:val="20"/>
            <w:szCs w:val="20"/>
          </w:rPr>
          <w:t xml:space="preserve">a </w:t>
        </w:r>
      </w:ins>
      <w:r w:rsidR="004C167A" w:rsidRPr="00F3317C">
        <w:rPr>
          <w:rFonts w:ascii="Times New Roman" w:eastAsia="Times New Roman" w:hAnsi="Times New Roman" w:cs="Times New Roman"/>
          <w:sz w:val="20"/>
          <w:szCs w:val="20"/>
        </w:rPr>
        <w:t>public disturbance that violates the law</w:t>
      </w:r>
      <w:r w:rsidR="005E219D" w:rsidRPr="00F3317C">
        <w:rPr>
          <w:rFonts w:ascii="Times New Roman" w:eastAsia="Times New Roman" w:hAnsi="Times New Roman" w:cs="Times New Roman"/>
          <w:sz w:val="20"/>
          <w:szCs w:val="20"/>
        </w:rPr>
        <w:t xml:space="preserve">, </w:t>
      </w:r>
      <w:r w:rsidR="004C167A" w:rsidRPr="00F3317C">
        <w:rPr>
          <w:rFonts w:ascii="Times New Roman" w:eastAsia="Times New Roman" w:hAnsi="Times New Roman" w:cs="Times New Roman"/>
          <w:sz w:val="20"/>
          <w:szCs w:val="20"/>
        </w:rPr>
        <w:t>an act known as civil unrest</w:t>
      </w:r>
      <w:r w:rsidR="000F0A62" w:rsidRPr="00F3317C">
        <w:rPr>
          <w:rFonts w:ascii="Times New Roman" w:eastAsia="Times New Roman" w:hAnsi="Times New Roman" w:cs="Times New Roman"/>
          <w:sz w:val="20"/>
          <w:szCs w:val="20"/>
        </w:rPr>
        <w:t xml:space="preserve"> [6]</w:t>
      </w:r>
      <w:r w:rsidR="004B32E0" w:rsidRPr="00F3317C">
        <w:rPr>
          <w:rFonts w:ascii="Times New Roman" w:eastAsia="Times New Roman" w:hAnsi="Times New Roman" w:cs="Times New Roman"/>
          <w:sz w:val="20"/>
          <w:szCs w:val="20"/>
        </w:rPr>
        <w:t xml:space="preserve">. </w:t>
      </w:r>
      <w:r w:rsidR="004C167A" w:rsidRPr="00F3317C">
        <w:rPr>
          <w:rFonts w:ascii="Times New Roman" w:eastAsia="Times New Roman" w:hAnsi="Times New Roman" w:cs="Times New Roman"/>
          <w:sz w:val="20"/>
          <w:szCs w:val="20"/>
        </w:rPr>
        <w:t>In Chile</w:t>
      </w:r>
      <w:r w:rsidR="001E58C3" w:rsidRPr="00F3317C">
        <w:rPr>
          <w:rFonts w:ascii="Times New Roman" w:eastAsia="Times New Roman" w:hAnsi="Times New Roman" w:cs="Times New Roman"/>
          <w:sz w:val="20"/>
          <w:szCs w:val="20"/>
        </w:rPr>
        <w:t xml:space="preserve"> in October of 2019</w:t>
      </w:r>
      <w:r w:rsidR="004C167A" w:rsidRPr="00F3317C">
        <w:rPr>
          <w:rFonts w:ascii="Times New Roman" w:eastAsia="Times New Roman" w:hAnsi="Times New Roman" w:cs="Times New Roman"/>
          <w:sz w:val="20"/>
          <w:szCs w:val="20"/>
        </w:rPr>
        <w:t xml:space="preserve">, protests </w:t>
      </w:r>
      <w:r w:rsidR="001E58C3" w:rsidRPr="00F3317C">
        <w:rPr>
          <w:rFonts w:ascii="Times New Roman" w:eastAsia="Times New Roman" w:hAnsi="Times New Roman" w:cs="Times New Roman"/>
          <w:sz w:val="20"/>
          <w:szCs w:val="20"/>
        </w:rPr>
        <w:t xml:space="preserve">were </w:t>
      </w:r>
      <w:r w:rsidR="006509EA" w:rsidRPr="00F3317C">
        <w:rPr>
          <w:rFonts w:ascii="Times New Roman" w:eastAsia="Times New Roman" w:hAnsi="Times New Roman" w:cs="Times New Roman"/>
          <w:sz w:val="20"/>
          <w:szCs w:val="20"/>
        </w:rPr>
        <w:t>triggered by metro fare increase of 30 pesos (about $0.04 USD), but quickly began to encompass the anger stemming from historical injustices and social inequality</w:t>
      </w:r>
      <w:r w:rsidR="004C167A" w:rsidRPr="00F3317C">
        <w:rPr>
          <w:rFonts w:ascii="Times New Roman" w:eastAsia="Times New Roman" w:hAnsi="Times New Roman" w:cs="Times New Roman"/>
          <w:sz w:val="20"/>
          <w:szCs w:val="20"/>
        </w:rPr>
        <w:t xml:space="preserve">. </w:t>
      </w:r>
      <w:r w:rsidR="001E58C3" w:rsidRPr="00F3317C">
        <w:rPr>
          <w:rFonts w:ascii="Times New Roman" w:eastAsia="Times New Roman" w:hAnsi="Times New Roman" w:cs="Times New Roman"/>
          <w:sz w:val="20"/>
          <w:szCs w:val="20"/>
        </w:rPr>
        <w:t>Protestors called</w:t>
      </w:r>
      <w:r w:rsidR="004C167A" w:rsidRPr="00F3317C">
        <w:rPr>
          <w:rFonts w:ascii="Times New Roman" w:eastAsia="Times New Roman" w:hAnsi="Times New Roman" w:cs="Times New Roman"/>
          <w:sz w:val="20"/>
          <w:szCs w:val="20"/>
        </w:rPr>
        <w:t xml:space="preserve"> for structural changes related to wealth distribution, rising costs of living, stagnant wages, access </w:t>
      </w:r>
      <w:r w:rsidRPr="00F3317C">
        <w:rPr>
          <w:rFonts w:ascii="Times New Roman" w:eastAsia="Times New Roman" w:hAnsi="Times New Roman" w:cs="Times New Roman"/>
          <w:sz w:val="20"/>
          <w:szCs w:val="20"/>
        </w:rPr>
        <w:t xml:space="preserve">to </w:t>
      </w:r>
      <w:r w:rsidR="004C167A" w:rsidRPr="00F3317C">
        <w:rPr>
          <w:rFonts w:ascii="Times New Roman" w:eastAsia="Times New Roman" w:hAnsi="Times New Roman" w:cs="Times New Roman"/>
          <w:sz w:val="20"/>
          <w:szCs w:val="20"/>
        </w:rPr>
        <w:t xml:space="preserve">and quality of </w:t>
      </w:r>
      <w:r w:rsidR="00716620" w:rsidRPr="00F3317C">
        <w:rPr>
          <w:rFonts w:ascii="Times New Roman" w:eastAsia="Times New Roman" w:hAnsi="Times New Roman" w:cs="Times New Roman"/>
          <w:sz w:val="20"/>
          <w:szCs w:val="20"/>
        </w:rPr>
        <w:t>basic public</w:t>
      </w:r>
      <w:r w:rsidR="004C167A" w:rsidRPr="00F3317C">
        <w:rPr>
          <w:rFonts w:ascii="Times New Roman" w:eastAsia="Times New Roman" w:hAnsi="Times New Roman" w:cs="Times New Roman"/>
          <w:sz w:val="20"/>
          <w:szCs w:val="20"/>
        </w:rPr>
        <w:t xml:space="preserve"> services (health, education, transport, </w:t>
      </w:r>
      <w:r w:rsidR="00F85624" w:rsidRPr="00F3317C">
        <w:rPr>
          <w:rFonts w:ascii="Times New Roman" w:eastAsia="Times New Roman" w:hAnsi="Times New Roman" w:cs="Times New Roman"/>
          <w:sz w:val="20"/>
          <w:szCs w:val="20"/>
        </w:rPr>
        <w:t xml:space="preserve">and </w:t>
      </w:r>
      <w:r w:rsidR="004C167A" w:rsidRPr="00F3317C">
        <w:rPr>
          <w:rFonts w:ascii="Times New Roman" w:eastAsia="Times New Roman" w:hAnsi="Times New Roman" w:cs="Times New Roman"/>
          <w:sz w:val="20"/>
          <w:szCs w:val="20"/>
        </w:rPr>
        <w:t>justice system</w:t>
      </w:r>
      <w:r w:rsidR="00F85624" w:rsidRPr="00F3317C">
        <w:rPr>
          <w:rFonts w:ascii="Times New Roman" w:eastAsia="Times New Roman" w:hAnsi="Times New Roman" w:cs="Times New Roman"/>
          <w:sz w:val="20"/>
          <w:szCs w:val="20"/>
        </w:rPr>
        <w:t>s</w:t>
      </w:r>
      <w:r w:rsidR="004C167A" w:rsidRPr="00F3317C">
        <w:rPr>
          <w:rFonts w:ascii="Times New Roman" w:eastAsia="Times New Roman" w:hAnsi="Times New Roman" w:cs="Times New Roman"/>
          <w:sz w:val="20"/>
          <w:szCs w:val="20"/>
        </w:rPr>
        <w:t>), and retirement pensions, among others [</w:t>
      </w:r>
      <w:r w:rsidR="000F0A62" w:rsidRPr="00F3317C">
        <w:rPr>
          <w:rFonts w:ascii="Times New Roman" w:eastAsia="Times New Roman" w:hAnsi="Times New Roman" w:cs="Times New Roman"/>
          <w:sz w:val="20"/>
          <w:szCs w:val="20"/>
        </w:rPr>
        <w:t>7, 8</w:t>
      </w:r>
      <w:r w:rsidR="004C167A" w:rsidRPr="00F3317C">
        <w:rPr>
          <w:rFonts w:ascii="Times New Roman" w:eastAsia="Times New Roman" w:hAnsi="Times New Roman" w:cs="Times New Roman"/>
          <w:sz w:val="20"/>
          <w:szCs w:val="20"/>
        </w:rPr>
        <w:t xml:space="preserve">]. </w:t>
      </w:r>
      <w:r w:rsidR="00A03CE7" w:rsidRPr="00F3317C">
        <w:rPr>
          <w:rFonts w:ascii="Times New Roman" w:eastAsia="Times New Roman" w:hAnsi="Times New Roman" w:cs="Times New Roman"/>
          <w:sz w:val="20"/>
          <w:szCs w:val="20"/>
        </w:rPr>
        <w:t>Despite a lack of</w:t>
      </w:r>
      <w:r w:rsidR="004C167A" w:rsidRPr="00F3317C">
        <w:rPr>
          <w:rFonts w:ascii="Times New Roman" w:eastAsia="Times New Roman" w:hAnsi="Times New Roman" w:cs="Times New Roman"/>
          <w:sz w:val="20"/>
          <w:szCs w:val="20"/>
        </w:rPr>
        <w:t xml:space="preserve"> organized leadership, this social movement featured high attendance rates and strong national </w:t>
      </w:r>
      <w:r w:rsidR="0049497C" w:rsidRPr="00F3317C">
        <w:rPr>
          <w:rFonts w:ascii="Times New Roman" w:eastAsia="Times New Roman" w:hAnsi="Times New Roman" w:cs="Times New Roman"/>
          <w:sz w:val="20"/>
          <w:szCs w:val="20"/>
        </w:rPr>
        <w:t>support.</w:t>
      </w:r>
      <w:r w:rsidR="004C167A" w:rsidRPr="00F3317C">
        <w:rPr>
          <w:rFonts w:ascii="Times New Roman" w:eastAsia="Times New Roman" w:hAnsi="Times New Roman" w:cs="Times New Roman"/>
          <w:sz w:val="20"/>
          <w:szCs w:val="20"/>
        </w:rPr>
        <w:t xml:space="preserve"> However, civil unrest </w:t>
      </w:r>
      <w:r w:rsidRPr="00F3317C">
        <w:rPr>
          <w:rFonts w:ascii="Times New Roman" w:eastAsia="Times New Roman" w:hAnsi="Times New Roman" w:cs="Times New Roman"/>
          <w:sz w:val="20"/>
          <w:szCs w:val="20"/>
        </w:rPr>
        <w:t xml:space="preserve">occurred </w:t>
      </w:r>
      <w:r w:rsidR="004C167A" w:rsidRPr="00F3317C">
        <w:rPr>
          <w:rFonts w:ascii="Times New Roman" w:eastAsia="Times New Roman" w:hAnsi="Times New Roman" w:cs="Times New Roman"/>
          <w:sz w:val="20"/>
          <w:szCs w:val="20"/>
        </w:rPr>
        <w:t xml:space="preserve">collaterally </w:t>
      </w:r>
      <w:r w:rsidRPr="00F3317C">
        <w:rPr>
          <w:rFonts w:ascii="Times New Roman" w:eastAsia="Times New Roman" w:hAnsi="Times New Roman" w:cs="Times New Roman"/>
          <w:sz w:val="20"/>
          <w:szCs w:val="20"/>
        </w:rPr>
        <w:t xml:space="preserve">with the social protests, </w:t>
      </w:r>
      <w:r w:rsidR="004C167A" w:rsidRPr="00F3317C">
        <w:rPr>
          <w:rFonts w:ascii="Times New Roman" w:eastAsia="Times New Roman" w:hAnsi="Times New Roman" w:cs="Times New Roman"/>
          <w:sz w:val="20"/>
          <w:szCs w:val="20"/>
        </w:rPr>
        <w:t>which le</w:t>
      </w:r>
      <w:r w:rsidRPr="00F3317C">
        <w:rPr>
          <w:rFonts w:ascii="Times New Roman" w:eastAsia="Times New Roman" w:hAnsi="Times New Roman" w:cs="Times New Roman"/>
          <w:sz w:val="20"/>
          <w:szCs w:val="20"/>
        </w:rPr>
        <w:t>d</w:t>
      </w:r>
      <w:r w:rsidR="004C167A" w:rsidRPr="00F3317C">
        <w:rPr>
          <w:rFonts w:ascii="Times New Roman" w:eastAsia="Times New Roman" w:hAnsi="Times New Roman" w:cs="Times New Roman"/>
          <w:sz w:val="20"/>
          <w:szCs w:val="20"/>
        </w:rPr>
        <w:t xml:space="preserve"> the government to declare a state of emergency characterized by restricted mobility</w:t>
      </w:r>
      <w:r w:rsidR="00392210" w:rsidRPr="00F3317C">
        <w:rPr>
          <w:rFonts w:ascii="Times New Roman" w:eastAsia="Times New Roman" w:hAnsi="Times New Roman" w:cs="Times New Roman"/>
          <w:sz w:val="20"/>
          <w:szCs w:val="20"/>
        </w:rPr>
        <w:t xml:space="preserve">, </w:t>
      </w:r>
      <w:r w:rsidR="00A03CE7" w:rsidRPr="00F3317C">
        <w:rPr>
          <w:rFonts w:ascii="Times New Roman" w:eastAsia="Times New Roman" w:hAnsi="Times New Roman" w:cs="Times New Roman"/>
          <w:sz w:val="20"/>
          <w:szCs w:val="20"/>
        </w:rPr>
        <w:t xml:space="preserve">a </w:t>
      </w:r>
      <w:r w:rsidR="00392210" w:rsidRPr="00F3317C">
        <w:rPr>
          <w:rFonts w:ascii="Times New Roman" w:eastAsia="Times New Roman" w:hAnsi="Times New Roman" w:cs="Times New Roman"/>
          <w:sz w:val="20"/>
          <w:szCs w:val="20"/>
        </w:rPr>
        <w:t>curfew,</w:t>
      </w:r>
      <w:r w:rsidR="004C167A" w:rsidRPr="00F3317C">
        <w:rPr>
          <w:rFonts w:ascii="Times New Roman" w:eastAsia="Times New Roman" w:hAnsi="Times New Roman" w:cs="Times New Roman"/>
          <w:sz w:val="20"/>
          <w:szCs w:val="20"/>
        </w:rPr>
        <w:t xml:space="preserve"> </w:t>
      </w:r>
      <w:r w:rsidRPr="00F3317C">
        <w:rPr>
          <w:rFonts w:ascii="Times New Roman" w:eastAsia="Times New Roman" w:hAnsi="Times New Roman" w:cs="Times New Roman"/>
          <w:sz w:val="20"/>
          <w:szCs w:val="20"/>
        </w:rPr>
        <w:t>and</w:t>
      </w:r>
      <w:r w:rsidR="004C167A" w:rsidRPr="00F3317C">
        <w:rPr>
          <w:rFonts w:ascii="Times New Roman" w:eastAsia="Times New Roman" w:hAnsi="Times New Roman" w:cs="Times New Roman"/>
          <w:sz w:val="20"/>
          <w:szCs w:val="20"/>
        </w:rPr>
        <w:t xml:space="preserve"> </w:t>
      </w:r>
      <w:r w:rsidRPr="00F3317C">
        <w:rPr>
          <w:rFonts w:ascii="Times New Roman" w:eastAsia="Times New Roman" w:hAnsi="Times New Roman" w:cs="Times New Roman"/>
          <w:sz w:val="20"/>
          <w:szCs w:val="20"/>
        </w:rPr>
        <w:t xml:space="preserve">the deployment of </w:t>
      </w:r>
      <w:r w:rsidR="004C167A" w:rsidRPr="00F3317C">
        <w:rPr>
          <w:rFonts w:ascii="Times New Roman" w:eastAsia="Times New Roman" w:hAnsi="Times New Roman" w:cs="Times New Roman"/>
          <w:sz w:val="20"/>
          <w:szCs w:val="20"/>
        </w:rPr>
        <w:t>armed soldiers and policemen to control street disturb</w:t>
      </w:r>
      <w:r w:rsidR="00F85624" w:rsidRPr="00F3317C">
        <w:rPr>
          <w:rFonts w:ascii="Times New Roman" w:eastAsia="Times New Roman" w:hAnsi="Times New Roman" w:cs="Times New Roman"/>
          <w:sz w:val="20"/>
          <w:szCs w:val="20"/>
        </w:rPr>
        <w:t>ances</w:t>
      </w:r>
      <w:r w:rsidR="004C167A" w:rsidRPr="00F3317C">
        <w:rPr>
          <w:rFonts w:ascii="Times New Roman" w:eastAsia="Times New Roman" w:hAnsi="Times New Roman" w:cs="Times New Roman"/>
          <w:sz w:val="20"/>
          <w:szCs w:val="20"/>
        </w:rPr>
        <w:t xml:space="preserve"> [</w:t>
      </w:r>
      <w:r w:rsidR="000F0A62" w:rsidRPr="00F3317C">
        <w:rPr>
          <w:rFonts w:ascii="Times New Roman" w:eastAsia="Times New Roman" w:hAnsi="Times New Roman" w:cs="Times New Roman"/>
          <w:sz w:val="20"/>
          <w:szCs w:val="20"/>
        </w:rPr>
        <w:t>9, 10</w:t>
      </w:r>
      <w:r w:rsidR="004C167A" w:rsidRPr="00F3317C">
        <w:rPr>
          <w:rFonts w:ascii="Times New Roman" w:eastAsia="Times New Roman" w:hAnsi="Times New Roman" w:cs="Times New Roman"/>
          <w:sz w:val="20"/>
          <w:szCs w:val="20"/>
        </w:rPr>
        <w:t>].</w:t>
      </w:r>
    </w:p>
    <w:p w14:paraId="1C689979" w14:textId="77777777" w:rsidR="00E23FE8" w:rsidRPr="00F3317C" w:rsidRDefault="00E23FE8" w:rsidP="00E23FE8">
      <w:pPr>
        <w:spacing w:line="360" w:lineRule="auto"/>
        <w:ind w:firstLine="720"/>
        <w:jc w:val="both"/>
        <w:rPr>
          <w:rFonts w:ascii="Times New Roman" w:eastAsia="Times New Roman" w:hAnsi="Times New Roman" w:cs="Times New Roman"/>
          <w:sz w:val="20"/>
          <w:szCs w:val="20"/>
        </w:rPr>
      </w:pPr>
    </w:p>
    <w:p w14:paraId="7AD49511" w14:textId="45B041A6" w:rsidR="004C167A" w:rsidRDefault="00F3317C" w:rsidP="00E23FE8">
      <w:pPr>
        <w:spacing w:line="360" w:lineRule="auto"/>
        <w:ind w:firstLine="720"/>
        <w:jc w:val="both"/>
        <w:rPr>
          <w:rFonts w:ascii="Times New Roman" w:eastAsia="Times New Roman" w:hAnsi="Times New Roman" w:cs="Times New Roman"/>
          <w:sz w:val="20"/>
          <w:szCs w:val="20"/>
        </w:rPr>
      </w:pPr>
      <w:r w:rsidRPr="00F3317C">
        <w:rPr>
          <w:rFonts w:ascii="Times New Roman" w:eastAsia="Times New Roman" w:hAnsi="Times New Roman" w:cs="Times New Roman"/>
          <w:sz w:val="20"/>
          <w:szCs w:val="20"/>
        </w:rPr>
        <w:t xml:space="preserve">Social movements have direct and indirect effects on health. </w:t>
      </w:r>
      <w:r w:rsidR="00822BC9" w:rsidRPr="00F3317C">
        <w:rPr>
          <w:rFonts w:ascii="Times New Roman" w:eastAsia="Times New Roman" w:hAnsi="Times New Roman" w:cs="Times New Roman"/>
          <w:sz w:val="20"/>
          <w:szCs w:val="20"/>
        </w:rPr>
        <w:t>Much of the current</w:t>
      </w:r>
      <w:r w:rsidR="00122D50" w:rsidRPr="00F3317C">
        <w:rPr>
          <w:rFonts w:ascii="Times New Roman" w:eastAsia="Times New Roman" w:hAnsi="Times New Roman" w:cs="Times New Roman"/>
          <w:sz w:val="20"/>
          <w:szCs w:val="20"/>
        </w:rPr>
        <w:t xml:space="preserve"> research linking social movements and health have focused on indirect effects of protest, demonstration, and civil unrest. For </w:t>
      </w:r>
      <w:r w:rsidR="00E20940" w:rsidRPr="00F3317C">
        <w:rPr>
          <w:rFonts w:ascii="Times New Roman" w:eastAsia="Times New Roman" w:hAnsi="Times New Roman" w:cs="Times New Roman"/>
          <w:sz w:val="20"/>
          <w:szCs w:val="20"/>
        </w:rPr>
        <w:t>instance</w:t>
      </w:r>
      <w:r w:rsidR="00122D50" w:rsidRPr="00F3317C">
        <w:rPr>
          <w:rFonts w:ascii="Times New Roman" w:eastAsia="Times New Roman" w:hAnsi="Times New Roman" w:cs="Times New Roman"/>
          <w:sz w:val="20"/>
          <w:szCs w:val="20"/>
        </w:rPr>
        <w:t xml:space="preserve">, </w:t>
      </w:r>
      <w:r w:rsidR="00E55A79" w:rsidRPr="00F3317C">
        <w:rPr>
          <w:rFonts w:ascii="Times New Roman" w:eastAsia="Times New Roman" w:hAnsi="Times New Roman" w:cs="Times New Roman"/>
          <w:sz w:val="20"/>
          <w:szCs w:val="20"/>
        </w:rPr>
        <w:t xml:space="preserve">civil unrest </w:t>
      </w:r>
      <w:r w:rsidR="00A24529" w:rsidRPr="00F3317C">
        <w:rPr>
          <w:rFonts w:ascii="Times New Roman" w:eastAsia="Times New Roman" w:hAnsi="Times New Roman" w:cs="Times New Roman"/>
          <w:sz w:val="20"/>
          <w:szCs w:val="20"/>
        </w:rPr>
        <w:t>and violence</w:t>
      </w:r>
      <w:r w:rsidR="00F85624" w:rsidRPr="00F3317C">
        <w:rPr>
          <w:rFonts w:ascii="Times New Roman" w:eastAsia="Times New Roman" w:hAnsi="Times New Roman" w:cs="Times New Roman"/>
          <w:sz w:val="20"/>
          <w:szCs w:val="20"/>
        </w:rPr>
        <w:t xml:space="preserve"> often</w:t>
      </w:r>
      <w:r w:rsidR="00A24529" w:rsidRPr="00F3317C">
        <w:rPr>
          <w:rFonts w:ascii="Times New Roman" w:eastAsia="Times New Roman" w:hAnsi="Times New Roman" w:cs="Times New Roman"/>
          <w:sz w:val="20"/>
          <w:szCs w:val="20"/>
        </w:rPr>
        <w:t xml:space="preserve"> expose people to stress</w:t>
      </w:r>
      <w:del w:id="131" w:author="Andrés González Santa Cruz" w:date="2020-12-05T12:50:00Z">
        <w:r w:rsidR="00A24529" w:rsidRPr="00F3317C" w:rsidDel="002A2497">
          <w:rPr>
            <w:rFonts w:ascii="Times New Roman" w:eastAsia="Times New Roman" w:hAnsi="Times New Roman" w:cs="Times New Roman"/>
            <w:sz w:val="20"/>
            <w:szCs w:val="20"/>
          </w:rPr>
          <w:delText xml:space="preserve"> </w:delText>
        </w:r>
      </w:del>
      <w:del w:id="132" w:author="Andrés González Santa Cruz" w:date="2020-12-05T12:49:00Z">
        <w:r w:rsidR="00A24529" w:rsidRPr="00F3317C" w:rsidDel="002A2497">
          <w:rPr>
            <w:rFonts w:ascii="Times New Roman" w:eastAsia="Times New Roman" w:hAnsi="Times New Roman" w:cs="Times New Roman"/>
            <w:sz w:val="20"/>
            <w:szCs w:val="20"/>
          </w:rPr>
          <w:delText xml:space="preserve">that </w:delText>
        </w:r>
      </w:del>
      <w:del w:id="133" w:author="Andrés González Santa Cruz" w:date="2020-12-05T12:50:00Z">
        <w:r w:rsidR="00A24529" w:rsidRPr="00F3317C" w:rsidDel="002A2497">
          <w:rPr>
            <w:rFonts w:ascii="Times New Roman" w:eastAsia="Times New Roman" w:hAnsi="Times New Roman" w:cs="Times New Roman"/>
            <w:sz w:val="20"/>
            <w:szCs w:val="20"/>
          </w:rPr>
          <w:delText>contribute</w:delText>
        </w:r>
        <w:r w:rsidR="00F85624" w:rsidRPr="00F3317C" w:rsidDel="002A2497">
          <w:rPr>
            <w:rFonts w:ascii="Times New Roman" w:eastAsia="Times New Roman" w:hAnsi="Times New Roman" w:cs="Times New Roman"/>
            <w:sz w:val="20"/>
            <w:szCs w:val="20"/>
          </w:rPr>
          <w:delText>s</w:delText>
        </w:r>
      </w:del>
      <w:ins w:id="134" w:author="Andrés González Santa Cruz" w:date="2020-12-05T12:50:00Z">
        <w:r w:rsidR="002A2497">
          <w:rPr>
            <w:rFonts w:ascii="Times New Roman" w:eastAsia="Times New Roman" w:hAnsi="Times New Roman" w:cs="Times New Roman"/>
            <w:sz w:val="20"/>
            <w:szCs w:val="20"/>
          </w:rPr>
          <w:t>, contributing</w:t>
        </w:r>
      </w:ins>
      <w:r w:rsidR="00A24529" w:rsidRPr="00F3317C">
        <w:rPr>
          <w:rFonts w:ascii="Times New Roman" w:eastAsia="Times New Roman" w:hAnsi="Times New Roman" w:cs="Times New Roman"/>
          <w:sz w:val="20"/>
          <w:szCs w:val="20"/>
        </w:rPr>
        <w:t xml:space="preserve"> to mental health </w:t>
      </w:r>
      <w:r w:rsidR="0063337C" w:rsidRPr="00F3317C">
        <w:rPr>
          <w:rFonts w:ascii="Times New Roman" w:eastAsia="Times New Roman" w:hAnsi="Times New Roman" w:cs="Times New Roman"/>
          <w:sz w:val="20"/>
          <w:szCs w:val="20"/>
        </w:rPr>
        <w:t>burden</w:t>
      </w:r>
      <w:r w:rsidR="00A24529" w:rsidRPr="00F3317C">
        <w:rPr>
          <w:rFonts w:ascii="Times New Roman" w:eastAsia="Times New Roman" w:hAnsi="Times New Roman" w:cs="Times New Roman"/>
          <w:sz w:val="20"/>
          <w:szCs w:val="20"/>
        </w:rPr>
        <w:t xml:space="preserve"> [11, 12].  Similarly, </w:t>
      </w:r>
      <w:r w:rsidR="00122D50" w:rsidRPr="00F3317C">
        <w:rPr>
          <w:rFonts w:ascii="Times New Roman" w:eastAsia="Times New Roman" w:hAnsi="Times New Roman" w:cs="Times New Roman"/>
          <w:sz w:val="20"/>
          <w:szCs w:val="20"/>
        </w:rPr>
        <w:t>the shutdown of city streets, disruption of public transportation</w:t>
      </w:r>
      <w:ins w:id="135" w:author="Andrés González Santa Cruz" w:date="2020-12-05T12:35:00Z">
        <w:r w:rsidR="002A2497">
          <w:rPr>
            <w:rFonts w:ascii="Times New Roman" w:eastAsia="Times New Roman" w:hAnsi="Times New Roman" w:cs="Times New Roman"/>
            <w:sz w:val="20"/>
            <w:szCs w:val="20"/>
          </w:rPr>
          <w:t>,</w:t>
        </w:r>
      </w:ins>
      <w:r w:rsidR="00122D50" w:rsidRPr="00F3317C">
        <w:rPr>
          <w:rFonts w:ascii="Times New Roman" w:eastAsia="Times New Roman" w:hAnsi="Times New Roman" w:cs="Times New Roman"/>
          <w:sz w:val="20"/>
          <w:szCs w:val="20"/>
        </w:rPr>
        <w:t xml:space="preserve"> </w:t>
      </w:r>
      <w:r w:rsidR="000874CE" w:rsidRPr="00F3317C">
        <w:rPr>
          <w:rFonts w:ascii="Times New Roman" w:eastAsia="Times New Roman" w:hAnsi="Times New Roman" w:cs="Times New Roman"/>
          <w:sz w:val="20"/>
          <w:szCs w:val="20"/>
        </w:rPr>
        <w:t xml:space="preserve">and damage to </w:t>
      </w:r>
      <w:r w:rsidR="0063337C" w:rsidRPr="00F3317C">
        <w:rPr>
          <w:rFonts w:ascii="Times New Roman" w:eastAsia="Times New Roman" w:hAnsi="Times New Roman" w:cs="Times New Roman"/>
          <w:sz w:val="20"/>
          <w:szCs w:val="20"/>
        </w:rPr>
        <w:t xml:space="preserve">public and private </w:t>
      </w:r>
      <w:r w:rsidR="000874CE" w:rsidRPr="00F3317C">
        <w:rPr>
          <w:rFonts w:ascii="Times New Roman" w:eastAsia="Times New Roman" w:hAnsi="Times New Roman" w:cs="Times New Roman"/>
          <w:sz w:val="20"/>
          <w:szCs w:val="20"/>
        </w:rPr>
        <w:t xml:space="preserve">infrastructure could affect health services </w:t>
      </w:r>
      <w:r w:rsidR="0063337C" w:rsidRPr="00F3317C">
        <w:rPr>
          <w:rFonts w:ascii="Times New Roman" w:eastAsia="Times New Roman" w:hAnsi="Times New Roman" w:cs="Times New Roman"/>
          <w:sz w:val="20"/>
          <w:szCs w:val="20"/>
        </w:rPr>
        <w:t xml:space="preserve">utilization by restricting patient access </w:t>
      </w:r>
      <w:r w:rsidR="000874CE" w:rsidRPr="00F3317C">
        <w:rPr>
          <w:rFonts w:ascii="Times New Roman" w:eastAsia="Times New Roman" w:hAnsi="Times New Roman" w:cs="Times New Roman"/>
          <w:sz w:val="20"/>
          <w:szCs w:val="20"/>
        </w:rPr>
        <w:t>[13</w:t>
      </w:r>
      <w:r w:rsidR="00661A84" w:rsidRPr="00F3317C">
        <w:rPr>
          <w:rFonts w:ascii="Times New Roman" w:eastAsia="Times New Roman" w:hAnsi="Times New Roman" w:cs="Times New Roman"/>
          <w:sz w:val="20"/>
          <w:szCs w:val="20"/>
        </w:rPr>
        <w:t xml:space="preserve"> – </w:t>
      </w:r>
      <w:r w:rsidR="000874CE" w:rsidRPr="00F3317C">
        <w:rPr>
          <w:rFonts w:ascii="Times New Roman" w:eastAsia="Times New Roman" w:hAnsi="Times New Roman" w:cs="Times New Roman"/>
          <w:sz w:val="20"/>
          <w:szCs w:val="20"/>
        </w:rPr>
        <w:t>1</w:t>
      </w:r>
      <w:r w:rsidR="00661A84" w:rsidRPr="00F3317C">
        <w:rPr>
          <w:rFonts w:ascii="Times New Roman" w:eastAsia="Times New Roman" w:hAnsi="Times New Roman" w:cs="Times New Roman"/>
          <w:sz w:val="20"/>
          <w:szCs w:val="20"/>
        </w:rPr>
        <w:t>5</w:t>
      </w:r>
      <w:r w:rsidR="000874CE" w:rsidRPr="00F3317C">
        <w:rPr>
          <w:rFonts w:ascii="Times New Roman" w:eastAsia="Times New Roman" w:hAnsi="Times New Roman" w:cs="Times New Roman"/>
          <w:sz w:val="20"/>
          <w:szCs w:val="20"/>
        </w:rPr>
        <w:t>]</w:t>
      </w:r>
      <w:r w:rsidR="00E20940" w:rsidRPr="00F3317C">
        <w:rPr>
          <w:rFonts w:ascii="Times New Roman" w:eastAsia="Times New Roman" w:hAnsi="Times New Roman" w:cs="Times New Roman"/>
          <w:sz w:val="20"/>
          <w:szCs w:val="20"/>
        </w:rPr>
        <w:t xml:space="preserve">. </w:t>
      </w:r>
      <w:r w:rsidR="008A5BD2" w:rsidRPr="00F3317C">
        <w:rPr>
          <w:rFonts w:ascii="Times New Roman" w:eastAsia="Times New Roman" w:hAnsi="Times New Roman" w:cs="Times New Roman"/>
          <w:sz w:val="20"/>
          <w:szCs w:val="20"/>
        </w:rPr>
        <w:t>E</w:t>
      </w:r>
      <w:r w:rsidR="00E20940" w:rsidRPr="00F3317C">
        <w:rPr>
          <w:rFonts w:ascii="Times New Roman" w:eastAsia="Times New Roman" w:hAnsi="Times New Roman" w:cs="Times New Roman"/>
          <w:sz w:val="20"/>
          <w:szCs w:val="20"/>
        </w:rPr>
        <w:t xml:space="preserve">mergency department (ED) consultations are </w:t>
      </w:r>
      <w:r w:rsidR="00660C2A" w:rsidRPr="00F3317C">
        <w:rPr>
          <w:rFonts w:ascii="Times New Roman" w:eastAsia="Times New Roman" w:hAnsi="Times New Roman" w:cs="Times New Roman"/>
          <w:sz w:val="20"/>
          <w:szCs w:val="20"/>
        </w:rPr>
        <w:t xml:space="preserve">heavily </w:t>
      </w:r>
      <w:r w:rsidR="008A5BD2" w:rsidRPr="00F3317C">
        <w:rPr>
          <w:rFonts w:ascii="Times New Roman" w:eastAsia="Times New Roman" w:hAnsi="Times New Roman" w:cs="Times New Roman"/>
          <w:sz w:val="20"/>
          <w:szCs w:val="20"/>
        </w:rPr>
        <w:t>influenced</w:t>
      </w:r>
      <w:r w:rsidR="00E20940" w:rsidRPr="00F3317C">
        <w:rPr>
          <w:rFonts w:ascii="Times New Roman" w:eastAsia="Times New Roman" w:hAnsi="Times New Roman" w:cs="Times New Roman"/>
          <w:sz w:val="20"/>
          <w:szCs w:val="20"/>
        </w:rPr>
        <w:t xml:space="preserve"> by </w:t>
      </w:r>
      <w:r w:rsidR="008A5BD2" w:rsidRPr="00F3317C">
        <w:rPr>
          <w:rFonts w:ascii="Times New Roman" w:eastAsia="Times New Roman" w:hAnsi="Times New Roman" w:cs="Times New Roman"/>
          <w:sz w:val="20"/>
          <w:szCs w:val="20"/>
        </w:rPr>
        <w:t>barriers</w:t>
      </w:r>
      <w:r w:rsidR="00E20940" w:rsidRPr="00F3317C">
        <w:rPr>
          <w:rFonts w:ascii="Times New Roman" w:eastAsia="Times New Roman" w:hAnsi="Times New Roman" w:cs="Times New Roman"/>
          <w:sz w:val="20"/>
          <w:szCs w:val="20"/>
        </w:rPr>
        <w:t xml:space="preserve"> </w:t>
      </w:r>
      <w:r w:rsidR="00443080" w:rsidRPr="00F3317C">
        <w:rPr>
          <w:rFonts w:ascii="Times New Roman" w:eastAsia="Times New Roman" w:hAnsi="Times New Roman" w:cs="Times New Roman"/>
          <w:sz w:val="20"/>
          <w:szCs w:val="20"/>
        </w:rPr>
        <w:t xml:space="preserve">to access </w:t>
      </w:r>
      <w:r w:rsidR="00E20940" w:rsidRPr="00F3317C">
        <w:rPr>
          <w:rFonts w:ascii="Times New Roman" w:eastAsia="Times New Roman" w:hAnsi="Times New Roman" w:cs="Times New Roman"/>
          <w:sz w:val="20"/>
          <w:szCs w:val="20"/>
        </w:rPr>
        <w:t>[</w:t>
      </w:r>
      <w:r w:rsidR="00B342AB" w:rsidRPr="00F3317C">
        <w:rPr>
          <w:rFonts w:ascii="Times New Roman" w:eastAsia="Times New Roman" w:hAnsi="Times New Roman" w:cs="Times New Roman"/>
          <w:sz w:val="20"/>
          <w:szCs w:val="20"/>
        </w:rPr>
        <w:t>1</w:t>
      </w:r>
      <w:r w:rsidR="00661A84" w:rsidRPr="00F3317C">
        <w:rPr>
          <w:rFonts w:ascii="Times New Roman" w:eastAsia="Times New Roman" w:hAnsi="Times New Roman" w:cs="Times New Roman"/>
          <w:sz w:val="20"/>
          <w:szCs w:val="20"/>
        </w:rPr>
        <w:t>6</w:t>
      </w:r>
      <w:r w:rsidR="00B342AB" w:rsidRPr="00F3317C">
        <w:rPr>
          <w:rFonts w:ascii="Times New Roman" w:eastAsia="Times New Roman" w:hAnsi="Times New Roman" w:cs="Times New Roman"/>
          <w:sz w:val="20"/>
          <w:szCs w:val="20"/>
        </w:rPr>
        <w:t xml:space="preserve"> - 1</w:t>
      </w:r>
      <w:r w:rsidR="00661A84" w:rsidRPr="00F3317C">
        <w:rPr>
          <w:rFonts w:ascii="Times New Roman" w:eastAsia="Times New Roman" w:hAnsi="Times New Roman" w:cs="Times New Roman"/>
          <w:sz w:val="20"/>
          <w:szCs w:val="20"/>
        </w:rPr>
        <w:t>8</w:t>
      </w:r>
      <w:r w:rsidR="00E20940" w:rsidRPr="00F3317C">
        <w:rPr>
          <w:rFonts w:ascii="Times New Roman" w:eastAsia="Times New Roman" w:hAnsi="Times New Roman" w:cs="Times New Roman"/>
          <w:sz w:val="20"/>
          <w:szCs w:val="20"/>
        </w:rPr>
        <w:t>]</w:t>
      </w:r>
      <w:r w:rsidR="008A5BD2" w:rsidRPr="00F3317C">
        <w:rPr>
          <w:rFonts w:ascii="Times New Roman" w:eastAsia="Times New Roman" w:hAnsi="Times New Roman" w:cs="Times New Roman"/>
          <w:sz w:val="20"/>
          <w:szCs w:val="20"/>
        </w:rPr>
        <w:t xml:space="preserve"> and serve </w:t>
      </w:r>
      <w:r w:rsidR="00B342AB" w:rsidRPr="00F3317C">
        <w:rPr>
          <w:rFonts w:ascii="Times New Roman" w:eastAsia="Times New Roman" w:hAnsi="Times New Roman" w:cs="Times New Roman"/>
          <w:sz w:val="20"/>
          <w:szCs w:val="20"/>
        </w:rPr>
        <w:t>as a</w:t>
      </w:r>
      <w:r w:rsidR="008A5BD2" w:rsidRPr="00F3317C">
        <w:rPr>
          <w:rFonts w:ascii="Times New Roman" w:eastAsia="Times New Roman" w:hAnsi="Times New Roman" w:cs="Times New Roman"/>
          <w:sz w:val="20"/>
          <w:szCs w:val="20"/>
        </w:rPr>
        <w:t xml:space="preserve"> measure </w:t>
      </w:r>
      <w:r w:rsidR="00B342AB" w:rsidRPr="00F3317C">
        <w:rPr>
          <w:rFonts w:ascii="Times New Roman" w:eastAsia="Times New Roman" w:hAnsi="Times New Roman" w:cs="Times New Roman"/>
          <w:sz w:val="20"/>
          <w:szCs w:val="20"/>
        </w:rPr>
        <w:t xml:space="preserve">of </w:t>
      </w:r>
      <w:r w:rsidR="008A5BD2" w:rsidRPr="00F3317C">
        <w:rPr>
          <w:rFonts w:ascii="Times New Roman" w:eastAsia="Times New Roman" w:hAnsi="Times New Roman" w:cs="Times New Roman"/>
          <w:sz w:val="20"/>
          <w:szCs w:val="20"/>
        </w:rPr>
        <w:t>health service</w:t>
      </w:r>
      <w:r w:rsidR="00E661C7" w:rsidRPr="00F3317C">
        <w:rPr>
          <w:rFonts w:ascii="Times New Roman" w:eastAsia="Times New Roman" w:hAnsi="Times New Roman" w:cs="Times New Roman"/>
          <w:sz w:val="20"/>
          <w:szCs w:val="20"/>
        </w:rPr>
        <w:t>s</w:t>
      </w:r>
      <w:r w:rsidR="008A5BD2" w:rsidRPr="00F3317C">
        <w:rPr>
          <w:rFonts w:ascii="Times New Roman" w:eastAsia="Times New Roman" w:hAnsi="Times New Roman" w:cs="Times New Roman"/>
          <w:sz w:val="20"/>
          <w:szCs w:val="20"/>
        </w:rPr>
        <w:t xml:space="preserve"> utilization</w:t>
      </w:r>
      <w:r w:rsidR="00E20940" w:rsidRPr="00F3317C">
        <w:rPr>
          <w:rFonts w:ascii="Times New Roman" w:eastAsia="Times New Roman" w:hAnsi="Times New Roman" w:cs="Times New Roman"/>
          <w:sz w:val="20"/>
          <w:szCs w:val="20"/>
        </w:rPr>
        <w:t xml:space="preserve">. </w:t>
      </w:r>
    </w:p>
    <w:p w14:paraId="110113C8" w14:textId="77777777" w:rsidR="00E23FE8" w:rsidRPr="00F3317C" w:rsidRDefault="00E23FE8" w:rsidP="00E23FE8">
      <w:pPr>
        <w:spacing w:line="360" w:lineRule="auto"/>
        <w:ind w:firstLine="720"/>
        <w:jc w:val="both"/>
        <w:rPr>
          <w:rFonts w:ascii="Times New Roman" w:eastAsia="Times New Roman" w:hAnsi="Times New Roman" w:cs="Times New Roman"/>
          <w:sz w:val="20"/>
          <w:szCs w:val="20"/>
        </w:rPr>
      </w:pPr>
    </w:p>
    <w:p w14:paraId="6DD47DC7" w14:textId="160B84DD" w:rsidR="003C4EC2" w:rsidRDefault="0063337C" w:rsidP="00E23FE8">
      <w:pPr>
        <w:spacing w:line="360" w:lineRule="auto"/>
        <w:ind w:firstLine="720"/>
        <w:jc w:val="both"/>
        <w:rPr>
          <w:rFonts w:ascii="Times New Roman" w:eastAsia="Times New Roman" w:hAnsi="Times New Roman" w:cs="Times New Roman"/>
          <w:sz w:val="20"/>
          <w:szCs w:val="20"/>
        </w:rPr>
      </w:pPr>
      <w:del w:id="136" w:author="Andrés González Santa Cruz" w:date="2020-12-05T12:50:00Z">
        <w:r w:rsidRPr="00F3317C" w:rsidDel="002A2497">
          <w:rPr>
            <w:rFonts w:ascii="Times New Roman" w:eastAsia="Times New Roman" w:hAnsi="Times New Roman" w:cs="Times New Roman"/>
            <w:sz w:val="20"/>
            <w:szCs w:val="20"/>
          </w:rPr>
          <w:delText xml:space="preserve">But there are other mechanisms </w:delText>
        </w:r>
        <w:r w:rsidR="00E661C7" w:rsidRPr="00F3317C" w:rsidDel="002A2497">
          <w:rPr>
            <w:rFonts w:ascii="Times New Roman" w:eastAsia="Times New Roman" w:hAnsi="Times New Roman" w:cs="Times New Roman"/>
            <w:sz w:val="20"/>
            <w:szCs w:val="20"/>
          </w:rPr>
          <w:delText>that</w:delText>
        </w:r>
      </w:del>
      <w:ins w:id="137" w:author="Andrés González Santa Cruz" w:date="2020-12-05T12:50:00Z">
        <w:r w:rsidR="002A2497">
          <w:rPr>
            <w:rFonts w:ascii="Times New Roman" w:eastAsia="Times New Roman" w:hAnsi="Times New Roman" w:cs="Times New Roman"/>
            <w:sz w:val="20"/>
            <w:szCs w:val="20"/>
          </w:rPr>
          <w:t>Other mechanisms</w:t>
        </w:r>
      </w:ins>
      <w:r w:rsidR="00E661C7" w:rsidRPr="00F3317C">
        <w:rPr>
          <w:rFonts w:ascii="Times New Roman" w:eastAsia="Times New Roman" w:hAnsi="Times New Roman" w:cs="Times New Roman"/>
          <w:sz w:val="20"/>
          <w:szCs w:val="20"/>
        </w:rPr>
        <w:t xml:space="preserve"> likely influence</w:t>
      </w:r>
      <w:r w:rsidRPr="00F3317C">
        <w:rPr>
          <w:rFonts w:ascii="Times New Roman" w:eastAsia="Times New Roman" w:hAnsi="Times New Roman" w:cs="Times New Roman"/>
          <w:sz w:val="20"/>
          <w:szCs w:val="20"/>
        </w:rPr>
        <w:t xml:space="preserve"> ED visits during civil unrest. C</w:t>
      </w:r>
      <w:r w:rsidR="00E20940" w:rsidRPr="00F3317C">
        <w:rPr>
          <w:rFonts w:ascii="Times New Roman" w:eastAsia="Times New Roman" w:hAnsi="Times New Roman" w:cs="Times New Roman"/>
          <w:sz w:val="20"/>
          <w:szCs w:val="20"/>
        </w:rPr>
        <w:t xml:space="preserve">rowd control techniques </w:t>
      </w:r>
      <w:r w:rsidR="00155AD7" w:rsidRPr="00F3317C">
        <w:rPr>
          <w:rFonts w:ascii="Times New Roman" w:eastAsia="Times New Roman" w:hAnsi="Times New Roman" w:cs="Times New Roman"/>
          <w:sz w:val="20"/>
          <w:szCs w:val="20"/>
        </w:rPr>
        <w:t>such as pellet guns, tear gas</w:t>
      </w:r>
      <w:r w:rsidR="00E661C7" w:rsidRPr="00F3317C">
        <w:rPr>
          <w:rFonts w:ascii="Times New Roman" w:eastAsia="Times New Roman" w:hAnsi="Times New Roman" w:cs="Times New Roman"/>
          <w:sz w:val="20"/>
          <w:szCs w:val="20"/>
        </w:rPr>
        <w:t>,</w:t>
      </w:r>
      <w:r w:rsidR="00155AD7" w:rsidRPr="00F3317C">
        <w:rPr>
          <w:rFonts w:ascii="Times New Roman" w:eastAsia="Times New Roman" w:hAnsi="Times New Roman" w:cs="Times New Roman"/>
          <w:sz w:val="20"/>
          <w:szCs w:val="20"/>
        </w:rPr>
        <w:t xml:space="preserve"> and other chemical irritants </w:t>
      </w:r>
      <w:r w:rsidRPr="00F3317C">
        <w:rPr>
          <w:rFonts w:ascii="Times New Roman" w:eastAsia="Times New Roman" w:hAnsi="Times New Roman" w:cs="Times New Roman"/>
          <w:sz w:val="20"/>
          <w:szCs w:val="20"/>
        </w:rPr>
        <w:t>have</w:t>
      </w:r>
      <w:r w:rsidR="00660C2A" w:rsidRPr="00F3317C">
        <w:rPr>
          <w:rFonts w:ascii="Times New Roman" w:eastAsia="Times New Roman" w:hAnsi="Times New Roman" w:cs="Times New Roman"/>
          <w:sz w:val="20"/>
          <w:szCs w:val="20"/>
        </w:rPr>
        <w:t xml:space="preserve"> </w:t>
      </w:r>
      <w:r w:rsidR="00E661C7" w:rsidRPr="00F3317C">
        <w:rPr>
          <w:rFonts w:ascii="Times New Roman" w:eastAsia="Times New Roman" w:hAnsi="Times New Roman" w:cs="Times New Roman"/>
          <w:sz w:val="20"/>
          <w:szCs w:val="20"/>
        </w:rPr>
        <w:t xml:space="preserve">been shown to have </w:t>
      </w:r>
      <w:r w:rsidR="00E20940" w:rsidRPr="00F3317C">
        <w:rPr>
          <w:rFonts w:ascii="Times New Roman" w:eastAsia="Times New Roman" w:hAnsi="Times New Roman" w:cs="Times New Roman"/>
          <w:sz w:val="20"/>
          <w:szCs w:val="20"/>
        </w:rPr>
        <w:t>adverse effects on</w:t>
      </w:r>
      <w:r w:rsidR="00660C2A" w:rsidRPr="00F3317C">
        <w:rPr>
          <w:rFonts w:ascii="Times New Roman" w:eastAsia="Times New Roman" w:hAnsi="Times New Roman" w:cs="Times New Roman"/>
          <w:sz w:val="20"/>
          <w:szCs w:val="20"/>
        </w:rPr>
        <w:t xml:space="preserve"> individual</w:t>
      </w:r>
      <w:r w:rsidR="00CC7D36" w:rsidRPr="00F3317C">
        <w:rPr>
          <w:rFonts w:ascii="Times New Roman" w:eastAsia="Times New Roman" w:hAnsi="Times New Roman" w:cs="Times New Roman"/>
          <w:sz w:val="20"/>
          <w:szCs w:val="20"/>
        </w:rPr>
        <w:t xml:space="preserve"> </w:t>
      </w:r>
      <w:r w:rsidR="00E20940" w:rsidRPr="00F3317C">
        <w:rPr>
          <w:rFonts w:ascii="Times New Roman" w:eastAsia="Times New Roman" w:hAnsi="Times New Roman" w:cs="Times New Roman"/>
          <w:sz w:val="20"/>
          <w:szCs w:val="20"/>
        </w:rPr>
        <w:t>health</w:t>
      </w:r>
      <w:r w:rsidRPr="00F3317C">
        <w:rPr>
          <w:rFonts w:ascii="Times New Roman" w:eastAsia="Times New Roman" w:hAnsi="Times New Roman" w:cs="Times New Roman"/>
          <w:sz w:val="20"/>
          <w:szCs w:val="20"/>
        </w:rPr>
        <w:t>,</w:t>
      </w:r>
      <w:r w:rsidR="00F77103" w:rsidRPr="00F3317C">
        <w:rPr>
          <w:rFonts w:ascii="Times New Roman" w:eastAsia="Times New Roman" w:hAnsi="Times New Roman" w:cs="Times New Roman"/>
          <w:sz w:val="20"/>
          <w:szCs w:val="20"/>
        </w:rPr>
        <w:t xml:space="preserve"> </w:t>
      </w:r>
      <w:r w:rsidRPr="00F3317C">
        <w:rPr>
          <w:rFonts w:ascii="Times New Roman" w:eastAsia="Times New Roman" w:hAnsi="Times New Roman" w:cs="Times New Roman"/>
          <w:sz w:val="20"/>
          <w:szCs w:val="20"/>
        </w:rPr>
        <w:t>and the way these are used can impact the overall rate of ED consultation</w:t>
      </w:r>
      <w:r w:rsidR="00E661C7" w:rsidRPr="00F3317C">
        <w:rPr>
          <w:rFonts w:ascii="Times New Roman" w:eastAsia="Times New Roman" w:hAnsi="Times New Roman" w:cs="Times New Roman"/>
          <w:sz w:val="20"/>
          <w:szCs w:val="20"/>
        </w:rPr>
        <w:t>s</w:t>
      </w:r>
      <w:r w:rsidRPr="00F3317C">
        <w:rPr>
          <w:rFonts w:ascii="Times New Roman" w:eastAsia="Times New Roman" w:hAnsi="Times New Roman" w:cs="Times New Roman"/>
          <w:sz w:val="20"/>
          <w:szCs w:val="20"/>
        </w:rPr>
        <w:t xml:space="preserve"> </w:t>
      </w:r>
      <w:r w:rsidR="00F77103" w:rsidRPr="00F3317C">
        <w:rPr>
          <w:rFonts w:ascii="Times New Roman" w:eastAsia="Times New Roman" w:hAnsi="Times New Roman" w:cs="Times New Roman"/>
          <w:sz w:val="20"/>
          <w:szCs w:val="20"/>
        </w:rPr>
        <w:t>[1</w:t>
      </w:r>
      <w:r w:rsidR="00661A84" w:rsidRPr="00F3317C">
        <w:rPr>
          <w:rFonts w:ascii="Times New Roman" w:eastAsia="Times New Roman" w:hAnsi="Times New Roman" w:cs="Times New Roman"/>
          <w:sz w:val="20"/>
          <w:szCs w:val="20"/>
        </w:rPr>
        <w:t>9</w:t>
      </w:r>
      <w:r w:rsidR="00F77103" w:rsidRPr="00F3317C">
        <w:rPr>
          <w:rFonts w:ascii="Times New Roman" w:eastAsia="Times New Roman" w:hAnsi="Times New Roman" w:cs="Times New Roman"/>
          <w:sz w:val="20"/>
          <w:szCs w:val="20"/>
        </w:rPr>
        <w:t>]</w:t>
      </w:r>
      <w:r w:rsidR="00E20940" w:rsidRPr="00F3317C">
        <w:rPr>
          <w:rFonts w:ascii="Times New Roman" w:eastAsia="Times New Roman" w:hAnsi="Times New Roman" w:cs="Times New Roman"/>
          <w:sz w:val="20"/>
          <w:szCs w:val="20"/>
        </w:rPr>
        <w:t>.</w:t>
      </w:r>
      <w:r w:rsidR="00122D50" w:rsidRPr="00F3317C">
        <w:rPr>
          <w:rFonts w:ascii="Times New Roman" w:eastAsia="Times New Roman" w:hAnsi="Times New Roman" w:cs="Times New Roman"/>
          <w:sz w:val="20"/>
          <w:szCs w:val="20"/>
        </w:rPr>
        <w:t xml:space="preserve"> </w:t>
      </w:r>
      <w:r w:rsidR="00E20940" w:rsidRPr="00F3317C">
        <w:rPr>
          <w:rFonts w:ascii="Times New Roman" w:eastAsia="Times New Roman" w:hAnsi="Times New Roman" w:cs="Times New Roman"/>
          <w:sz w:val="20"/>
          <w:szCs w:val="20"/>
        </w:rPr>
        <w:t>R</w:t>
      </w:r>
      <w:r w:rsidR="00122D50" w:rsidRPr="00F3317C">
        <w:rPr>
          <w:rFonts w:ascii="Times New Roman" w:eastAsia="Times New Roman" w:hAnsi="Times New Roman" w:cs="Times New Roman"/>
          <w:sz w:val="20"/>
          <w:szCs w:val="20"/>
        </w:rPr>
        <w:t xml:space="preserve">ubber bullets have been cited </w:t>
      </w:r>
      <w:del w:id="138" w:author="Andrés González Santa Cruz" w:date="2020-12-03T16:08:00Z">
        <w:r w:rsidR="00122D50" w:rsidRPr="00F3317C" w:rsidDel="00D41248">
          <w:rPr>
            <w:rFonts w:ascii="Times New Roman" w:eastAsia="Times New Roman" w:hAnsi="Times New Roman" w:cs="Times New Roman"/>
            <w:sz w:val="20"/>
            <w:szCs w:val="20"/>
          </w:rPr>
          <w:delText>to cause</w:delText>
        </w:r>
      </w:del>
      <w:ins w:id="139" w:author="Andrés González Santa Cruz" w:date="2020-12-03T16:08:00Z">
        <w:r w:rsidR="00D41248">
          <w:rPr>
            <w:rFonts w:ascii="Times New Roman" w:eastAsia="Times New Roman" w:hAnsi="Times New Roman" w:cs="Times New Roman"/>
            <w:sz w:val="20"/>
            <w:szCs w:val="20"/>
          </w:rPr>
          <w:t>for causing</w:t>
        </w:r>
      </w:ins>
      <w:r w:rsidR="00122D50" w:rsidRPr="00F3317C">
        <w:rPr>
          <w:rFonts w:ascii="Times New Roman" w:eastAsia="Times New Roman" w:hAnsi="Times New Roman" w:cs="Times New Roman"/>
          <w:sz w:val="20"/>
          <w:szCs w:val="20"/>
        </w:rPr>
        <w:t xml:space="preserve"> eye injuries, lacerations, contusions, and hematomas</w:t>
      </w:r>
      <w:r w:rsidR="00F77103" w:rsidRPr="00F3317C">
        <w:rPr>
          <w:rFonts w:ascii="Times New Roman" w:eastAsia="Times New Roman" w:hAnsi="Times New Roman" w:cs="Times New Roman"/>
          <w:sz w:val="20"/>
          <w:szCs w:val="20"/>
        </w:rPr>
        <w:t xml:space="preserve"> [</w:t>
      </w:r>
      <w:r w:rsidR="00661A84" w:rsidRPr="00F3317C">
        <w:rPr>
          <w:rFonts w:ascii="Times New Roman" w:eastAsia="Times New Roman" w:hAnsi="Times New Roman" w:cs="Times New Roman"/>
          <w:sz w:val="20"/>
          <w:szCs w:val="20"/>
        </w:rPr>
        <w:t>20</w:t>
      </w:r>
      <w:r w:rsidR="00F77103" w:rsidRPr="00F3317C">
        <w:rPr>
          <w:rFonts w:ascii="Times New Roman" w:eastAsia="Times New Roman" w:hAnsi="Times New Roman" w:cs="Times New Roman"/>
          <w:sz w:val="20"/>
          <w:szCs w:val="20"/>
        </w:rPr>
        <w:t xml:space="preserve"> – 2</w:t>
      </w:r>
      <w:r w:rsidR="00661A84" w:rsidRPr="00F3317C">
        <w:rPr>
          <w:rFonts w:ascii="Times New Roman" w:eastAsia="Times New Roman" w:hAnsi="Times New Roman" w:cs="Times New Roman"/>
          <w:sz w:val="20"/>
          <w:szCs w:val="20"/>
        </w:rPr>
        <w:t>3</w:t>
      </w:r>
      <w:r w:rsidR="00F77103" w:rsidRPr="00F3317C">
        <w:rPr>
          <w:rFonts w:ascii="Times New Roman" w:eastAsia="Times New Roman" w:hAnsi="Times New Roman" w:cs="Times New Roman"/>
          <w:sz w:val="20"/>
          <w:szCs w:val="20"/>
        </w:rPr>
        <w:t>].</w:t>
      </w:r>
      <w:r w:rsidR="00122D50" w:rsidRPr="00F3317C">
        <w:rPr>
          <w:rFonts w:ascii="Times New Roman" w:eastAsia="Times New Roman" w:hAnsi="Times New Roman" w:cs="Times New Roman"/>
          <w:sz w:val="20"/>
          <w:szCs w:val="20"/>
        </w:rPr>
        <w:t xml:space="preserve"> Burns and physical blows from batons, bottles, bricks, boots, and other objects also account for physical injury during protests</w:t>
      </w:r>
      <w:r w:rsidR="00F77103" w:rsidRPr="00F3317C">
        <w:rPr>
          <w:rFonts w:ascii="Times New Roman" w:eastAsia="Times New Roman" w:hAnsi="Times New Roman" w:cs="Times New Roman"/>
          <w:sz w:val="20"/>
          <w:szCs w:val="20"/>
        </w:rPr>
        <w:t xml:space="preserve"> [1</w:t>
      </w:r>
      <w:r w:rsidR="00661A84" w:rsidRPr="00F3317C">
        <w:rPr>
          <w:rFonts w:ascii="Times New Roman" w:eastAsia="Times New Roman" w:hAnsi="Times New Roman" w:cs="Times New Roman"/>
          <w:sz w:val="20"/>
          <w:szCs w:val="20"/>
        </w:rPr>
        <w:t>9</w:t>
      </w:r>
      <w:r w:rsidR="00F77103" w:rsidRPr="00F3317C">
        <w:rPr>
          <w:rFonts w:ascii="Times New Roman" w:eastAsia="Times New Roman" w:hAnsi="Times New Roman" w:cs="Times New Roman"/>
          <w:sz w:val="20"/>
          <w:szCs w:val="20"/>
        </w:rPr>
        <w:t>, 2</w:t>
      </w:r>
      <w:r w:rsidR="00661A84" w:rsidRPr="00F3317C">
        <w:rPr>
          <w:rFonts w:ascii="Times New Roman" w:eastAsia="Times New Roman" w:hAnsi="Times New Roman" w:cs="Times New Roman"/>
          <w:sz w:val="20"/>
          <w:szCs w:val="20"/>
        </w:rPr>
        <w:t>2</w:t>
      </w:r>
      <w:r w:rsidR="00F77103" w:rsidRPr="00F3317C">
        <w:rPr>
          <w:rFonts w:ascii="Times New Roman" w:eastAsia="Times New Roman" w:hAnsi="Times New Roman" w:cs="Times New Roman"/>
          <w:sz w:val="20"/>
          <w:szCs w:val="20"/>
        </w:rPr>
        <w:t xml:space="preserve">]. </w:t>
      </w:r>
      <w:r w:rsidR="00FD4CC2" w:rsidRPr="00F3317C">
        <w:rPr>
          <w:rFonts w:ascii="Times New Roman" w:eastAsia="Times New Roman" w:hAnsi="Times New Roman" w:cs="Times New Roman"/>
          <w:sz w:val="20"/>
          <w:szCs w:val="20"/>
        </w:rPr>
        <w:t>The</w:t>
      </w:r>
      <w:r w:rsidR="00122D50" w:rsidRPr="00F3317C">
        <w:rPr>
          <w:rFonts w:ascii="Times New Roman" w:eastAsia="Times New Roman" w:hAnsi="Times New Roman" w:cs="Times New Roman"/>
          <w:sz w:val="20"/>
          <w:szCs w:val="20"/>
        </w:rPr>
        <w:t xml:space="preserve"> use of tear gases</w:t>
      </w:r>
      <w:r w:rsidR="00CC7D36" w:rsidRPr="00F3317C">
        <w:rPr>
          <w:rFonts w:ascii="Times New Roman" w:eastAsia="Times New Roman" w:hAnsi="Times New Roman" w:cs="Times New Roman"/>
          <w:sz w:val="20"/>
          <w:szCs w:val="20"/>
        </w:rPr>
        <w:t xml:space="preserve"> </w:t>
      </w:r>
      <w:r w:rsidR="00FD4CC2" w:rsidRPr="00F3317C">
        <w:rPr>
          <w:rFonts w:ascii="Times New Roman" w:eastAsia="Times New Roman" w:hAnsi="Times New Roman" w:cs="Times New Roman"/>
          <w:sz w:val="20"/>
          <w:szCs w:val="20"/>
        </w:rPr>
        <w:t>—</w:t>
      </w:r>
      <w:r w:rsidR="00122D50" w:rsidRPr="00F3317C">
        <w:rPr>
          <w:rFonts w:ascii="Times New Roman" w:eastAsia="Times New Roman" w:hAnsi="Times New Roman" w:cs="Times New Roman"/>
          <w:sz w:val="20"/>
          <w:szCs w:val="20"/>
        </w:rPr>
        <w:t>a subset of riot control agents that cause tears, eye pain, and difficulty keeping the eyes open</w:t>
      </w:r>
      <w:r w:rsidR="00FD4CC2" w:rsidRPr="00F3317C">
        <w:rPr>
          <w:rFonts w:ascii="Times New Roman" w:eastAsia="Times New Roman" w:hAnsi="Times New Roman" w:cs="Times New Roman"/>
          <w:sz w:val="20"/>
          <w:szCs w:val="20"/>
        </w:rPr>
        <w:t>—</w:t>
      </w:r>
      <w:r w:rsidR="00CC7D36" w:rsidRPr="00F3317C">
        <w:rPr>
          <w:rFonts w:ascii="Times New Roman" w:eastAsia="Times New Roman" w:hAnsi="Times New Roman" w:cs="Times New Roman"/>
          <w:sz w:val="20"/>
          <w:szCs w:val="20"/>
        </w:rPr>
        <w:t xml:space="preserve"> </w:t>
      </w:r>
      <w:r w:rsidR="00E20940" w:rsidRPr="00F3317C">
        <w:rPr>
          <w:rFonts w:ascii="Times New Roman" w:eastAsia="Times New Roman" w:hAnsi="Times New Roman" w:cs="Times New Roman"/>
          <w:sz w:val="20"/>
          <w:szCs w:val="20"/>
        </w:rPr>
        <w:t xml:space="preserve">has been associated </w:t>
      </w:r>
      <w:r w:rsidR="00660C2A" w:rsidRPr="00F3317C">
        <w:rPr>
          <w:rFonts w:ascii="Times New Roman" w:eastAsia="Times New Roman" w:hAnsi="Times New Roman" w:cs="Times New Roman"/>
          <w:sz w:val="20"/>
          <w:szCs w:val="20"/>
        </w:rPr>
        <w:t>with</w:t>
      </w:r>
      <w:r w:rsidR="00E20940" w:rsidRPr="00F3317C">
        <w:rPr>
          <w:rFonts w:ascii="Times New Roman" w:eastAsia="Times New Roman" w:hAnsi="Times New Roman" w:cs="Times New Roman"/>
          <w:sz w:val="20"/>
          <w:szCs w:val="20"/>
        </w:rPr>
        <w:t xml:space="preserve"> short and long-term effects on the respiratory system</w:t>
      </w:r>
      <w:r w:rsidR="00661A84" w:rsidRPr="00F3317C">
        <w:rPr>
          <w:rFonts w:ascii="Times New Roman" w:eastAsia="Times New Roman" w:hAnsi="Times New Roman" w:cs="Times New Roman"/>
          <w:sz w:val="20"/>
          <w:szCs w:val="20"/>
        </w:rPr>
        <w:t xml:space="preserve"> [15, 19, 24 – 26]</w:t>
      </w:r>
      <w:r w:rsidR="00F245F6" w:rsidRPr="00F3317C">
        <w:rPr>
          <w:rFonts w:ascii="Times New Roman" w:eastAsia="Times New Roman" w:hAnsi="Times New Roman" w:cs="Times New Roman"/>
          <w:sz w:val="20"/>
          <w:szCs w:val="20"/>
        </w:rPr>
        <w:t xml:space="preserve"> </w:t>
      </w:r>
      <w:r w:rsidR="00F245F6" w:rsidRPr="00F3317C">
        <w:rPr>
          <w:rFonts w:ascii="Times New Roman" w:eastAsia="Times New Roman" w:hAnsi="Times New Roman" w:cs="Times New Roman"/>
          <w:sz w:val="20"/>
          <w:szCs w:val="20"/>
          <w:highlight w:val="yellow"/>
        </w:rPr>
        <w:t>{</w:t>
      </w:r>
      <w:proofErr w:type="spellStart"/>
      <w:r w:rsidR="00F245F6" w:rsidRPr="00F3317C">
        <w:rPr>
          <w:rFonts w:ascii="Times New Roman" w:eastAsia="Times New Roman" w:hAnsi="Times New Roman" w:cs="Times New Roman"/>
          <w:sz w:val="20"/>
          <w:szCs w:val="20"/>
          <w:highlight w:val="yellow"/>
        </w:rPr>
        <w:t>Haar</w:t>
      </w:r>
      <w:proofErr w:type="spellEnd"/>
      <w:r w:rsidR="00F245F6" w:rsidRPr="00F3317C">
        <w:rPr>
          <w:rFonts w:ascii="Times New Roman" w:eastAsia="Times New Roman" w:hAnsi="Times New Roman" w:cs="Times New Roman"/>
          <w:sz w:val="20"/>
          <w:szCs w:val="20"/>
          <w:highlight w:val="yellow"/>
        </w:rPr>
        <w:t>, 2017 #14}</w:t>
      </w:r>
      <w:r w:rsidR="00E20940" w:rsidRPr="00F3317C">
        <w:rPr>
          <w:rFonts w:ascii="Times New Roman" w:eastAsia="Times New Roman" w:hAnsi="Times New Roman" w:cs="Times New Roman"/>
          <w:sz w:val="20"/>
          <w:szCs w:val="20"/>
        </w:rPr>
        <w:t xml:space="preserve">. </w:t>
      </w:r>
      <w:r w:rsidR="00F3317C" w:rsidRPr="00F3317C">
        <w:rPr>
          <w:rFonts w:ascii="Times New Roman" w:eastAsia="Times New Roman" w:hAnsi="Times New Roman" w:cs="Times New Roman"/>
          <w:sz w:val="20"/>
          <w:szCs w:val="20"/>
        </w:rPr>
        <w:t>Thus</w:t>
      </w:r>
      <w:r w:rsidR="00E86F15" w:rsidRPr="00F3317C">
        <w:rPr>
          <w:rFonts w:ascii="Times New Roman" w:eastAsia="Times New Roman" w:hAnsi="Times New Roman" w:cs="Times New Roman"/>
          <w:sz w:val="20"/>
          <w:szCs w:val="20"/>
        </w:rPr>
        <w:t xml:space="preserve">, the more immediate </w:t>
      </w:r>
      <w:r w:rsidR="00F3317C" w:rsidRPr="00F3317C">
        <w:rPr>
          <w:rFonts w:ascii="Times New Roman" w:eastAsia="Times New Roman" w:hAnsi="Times New Roman" w:cs="Times New Roman"/>
          <w:sz w:val="20"/>
          <w:szCs w:val="20"/>
        </w:rPr>
        <w:t xml:space="preserve">and direct </w:t>
      </w:r>
      <w:r w:rsidR="00E86F15" w:rsidRPr="00F3317C">
        <w:rPr>
          <w:rFonts w:ascii="Times New Roman" w:eastAsia="Times New Roman" w:hAnsi="Times New Roman" w:cs="Times New Roman"/>
          <w:sz w:val="20"/>
          <w:szCs w:val="20"/>
        </w:rPr>
        <w:t xml:space="preserve">exposure consequences </w:t>
      </w:r>
      <w:r w:rsidR="003C4EC2" w:rsidRPr="00F3317C">
        <w:rPr>
          <w:rFonts w:ascii="Times New Roman" w:eastAsia="Times New Roman" w:hAnsi="Times New Roman" w:cs="Times New Roman"/>
          <w:sz w:val="20"/>
          <w:szCs w:val="20"/>
        </w:rPr>
        <w:t xml:space="preserve">of crowd control techniques </w:t>
      </w:r>
      <w:r w:rsidR="00E86F15" w:rsidRPr="00F3317C">
        <w:rPr>
          <w:rFonts w:ascii="Times New Roman" w:eastAsia="Times New Roman" w:hAnsi="Times New Roman" w:cs="Times New Roman"/>
          <w:sz w:val="20"/>
          <w:szCs w:val="20"/>
        </w:rPr>
        <w:t>are dermatologic (e.g.</w:t>
      </w:r>
      <w:ins w:id="140" w:author="Andrés González Santa Cruz" w:date="2020-12-03T16:08:00Z">
        <w:r w:rsidR="00D41248">
          <w:rPr>
            <w:rFonts w:ascii="Times New Roman" w:eastAsia="Times New Roman" w:hAnsi="Times New Roman" w:cs="Times New Roman"/>
            <w:sz w:val="20"/>
            <w:szCs w:val="20"/>
          </w:rPr>
          <w:t>,</w:t>
        </w:r>
      </w:ins>
      <w:r w:rsidR="00E86F15" w:rsidRPr="00F3317C">
        <w:rPr>
          <w:rFonts w:ascii="Times New Roman" w:eastAsia="Times New Roman" w:hAnsi="Times New Roman" w:cs="Times New Roman"/>
          <w:sz w:val="20"/>
          <w:szCs w:val="20"/>
        </w:rPr>
        <w:t xml:space="preserve"> irritation, dermatitis, skin rashes), traumatological (injuries and disabilities)</w:t>
      </w:r>
      <w:ins w:id="141" w:author="Andrés González Santa Cruz" w:date="2020-12-03T16:08:00Z">
        <w:r w:rsidR="00D41248">
          <w:rPr>
            <w:rFonts w:ascii="Times New Roman" w:eastAsia="Times New Roman" w:hAnsi="Times New Roman" w:cs="Times New Roman"/>
            <w:sz w:val="20"/>
            <w:szCs w:val="20"/>
          </w:rPr>
          <w:t>,</w:t>
        </w:r>
      </w:ins>
      <w:r w:rsidR="00E86F15" w:rsidRPr="00F3317C">
        <w:rPr>
          <w:rFonts w:ascii="Times New Roman" w:eastAsia="Times New Roman" w:hAnsi="Times New Roman" w:cs="Times New Roman"/>
          <w:sz w:val="20"/>
          <w:szCs w:val="20"/>
        </w:rPr>
        <w:t xml:space="preserve"> and respiratory (e.g.</w:t>
      </w:r>
      <w:ins w:id="142" w:author="Andrés González Santa Cruz" w:date="2020-12-03T16:08:00Z">
        <w:r w:rsidR="00D41248">
          <w:rPr>
            <w:rFonts w:ascii="Times New Roman" w:eastAsia="Times New Roman" w:hAnsi="Times New Roman" w:cs="Times New Roman"/>
            <w:sz w:val="20"/>
            <w:szCs w:val="20"/>
          </w:rPr>
          <w:t>,</w:t>
        </w:r>
      </w:ins>
      <w:r w:rsidR="00E86F15" w:rsidRPr="00F3317C">
        <w:rPr>
          <w:rFonts w:ascii="Times New Roman" w:eastAsia="Times New Roman" w:hAnsi="Times New Roman" w:cs="Times New Roman"/>
          <w:sz w:val="20"/>
          <w:szCs w:val="20"/>
        </w:rPr>
        <w:t xml:space="preserve"> dyspnea, coughing, choking</w:t>
      </w:r>
      <w:ins w:id="143" w:author="Andrés González Santa Cruz" w:date="2020-12-03T16:09:00Z">
        <w:r w:rsidR="00D41248">
          <w:rPr>
            <w:rFonts w:ascii="Times New Roman" w:eastAsia="Times New Roman" w:hAnsi="Times New Roman" w:cs="Times New Roman"/>
            <w:sz w:val="20"/>
            <w:szCs w:val="20"/>
          </w:rPr>
          <w:t>,</w:t>
        </w:r>
      </w:ins>
      <w:r w:rsidR="00E86F15" w:rsidRPr="00F3317C">
        <w:rPr>
          <w:rFonts w:ascii="Times New Roman" w:eastAsia="Times New Roman" w:hAnsi="Times New Roman" w:cs="Times New Roman"/>
          <w:sz w:val="20"/>
          <w:szCs w:val="20"/>
        </w:rPr>
        <w:t xml:space="preserve"> and chest tightness)</w:t>
      </w:r>
      <w:r w:rsidR="00E86F15" w:rsidRPr="00F3317C">
        <w:rPr>
          <w:sz w:val="20"/>
          <w:szCs w:val="20"/>
        </w:rPr>
        <w:t xml:space="preserve"> </w:t>
      </w:r>
      <w:r w:rsidR="00E86F15" w:rsidRPr="00F3317C">
        <w:rPr>
          <w:rFonts w:ascii="Times New Roman" w:eastAsia="Times New Roman" w:hAnsi="Times New Roman" w:cs="Times New Roman"/>
          <w:sz w:val="20"/>
          <w:szCs w:val="20"/>
        </w:rPr>
        <w:t>{</w:t>
      </w:r>
      <w:r w:rsidR="00E86F15" w:rsidRPr="00F3317C">
        <w:rPr>
          <w:rFonts w:ascii="Times New Roman" w:eastAsia="Times New Roman" w:hAnsi="Times New Roman" w:cs="Times New Roman"/>
          <w:sz w:val="20"/>
          <w:szCs w:val="20"/>
          <w:highlight w:val="yellow"/>
        </w:rPr>
        <w:t>Centers for Disease Control and Prevention, 2018 #12</w:t>
      </w:r>
      <w:r w:rsidR="00E86F15" w:rsidRPr="00F3317C">
        <w:rPr>
          <w:rFonts w:ascii="Times New Roman" w:eastAsia="Times New Roman" w:hAnsi="Times New Roman" w:cs="Times New Roman"/>
          <w:sz w:val="20"/>
          <w:szCs w:val="20"/>
        </w:rPr>
        <w:t>}</w:t>
      </w:r>
      <w:r w:rsidR="00E86F15" w:rsidRPr="00F3317C">
        <w:rPr>
          <w:sz w:val="20"/>
          <w:szCs w:val="20"/>
        </w:rPr>
        <w:t xml:space="preserve"> </w:t>
      </w:r>
      <w:r w:rsidR="00E86F15" w:rsidRPr="00F3317C">
        <w:rPr>
          <w:rFonts w:ascii="Times New Roman" w:eastAsia="Times New Roman" w:hAnsi="Times New Roman" w:cs="Times New Roman"/>
          <w:sz w:val="20"/>
          <w:szCs w:val="20"/>
          <w:highlight w:val="yellow"/>
        </w:rPr>
        <w:t>{Rothenberg, 2016 #13}</w:t>
      </w:r>
      <w:r w:rsidR="00E86F15" w:rsidRPr="00F3317C">
        <w:rPr>
          <w:rFonts w:ascii="Times New Roman" w:eastAsia="Times New Roman" w:hAnsi="Times New Roman" w:cs="Times New Roman"/>
          <w:sz w:val="20"/>
          <w:szCs w:val="20"/>
        </w:rPr>
        <w:t xml:space="preserve"> </w:t>
      </w:r>
    </w:p>
    <w:p w14:paraId="5D5C031C" w14:textId="77777777" w:rsidR="00E23FE8" w:rsidRPr="00F3317C" w:rsidRDefault="00E23FE8" w:rsidP="00E23FE8">
      <w:pPr>
        <w:spacing w:line="360" w:lineRule="auto"/>
        <w:ind w:firstLine="720"/>
        <w:jc w:val="both"/>
        <w:rPr>
          <w:rFonts w:ascii="Times New Roman" w:eastAsia="Times New Roman" w:hAnsi="Times New Roman" w:cs="Times New Roman"/>
          <w:sz w:val="20"/>
          <w:szCs w:val="20"/>
        </w:rPr>
      </w:pPr>
    </w:p>
    <w:p w14:paraId="0E2D1566" w14:textId="77E72D07" w:rsidR="00E230CC" w:rsidRPr="00F3317C" w:rsidRDefault="00E20940" w:rsidP="00E23FE8">
      <w:pPr>
        <w:spacing w:line="360" w:lineRule="auto"/>
        <w:ind w:firstLine="720"/>
        <w:jc w:val="both"/>
        <w:rPr>
          <w:rFonts w:ascii="Times New Roman" w:eastAsia="Times New Roman" w:hAnsi="Times New Roman" w:cs="Times New Roman"/>
          <w:sz w:val="20"/>
          <w:szCs w:val="20"/>
        </w:rPr>
      </w:pPr>
      <w:r w:rsidRPr="00F3317C">
        <w:rPr>
          <w:rFonts w:ascii="Times New Roman" w:eastAsia="Times New Roman" w:hAnsi="Times New Roman" w:cs="Times New Roman"/>
          <w:sz w:val="20"/>
          <w:szCs w:val="20"/>
        </w:rPr>
        <w:lastRenderedPageBreak/>
        <w:t xml:space="preserve">However, </w:t>
      </w:r>
      <w:r w:rsidR="005E219D" w:rsidRPr="00F3317C">
        <w:rPr>
          <w:rFonts w:ascii="Times New Roman" w:eastAsia="Times New Roman" w:hAnsi="Times New Roman" w:cs="Times New Roman"/>
          <w:sz w:val="20"/>
          <w:szCs w:val="20"/>
        </w:rPr>
        <w:t>data about</w:t>
      </w:r>
      <w:r w:rsidRPr="00F3317C">
        <w:rPr>
          <w:rFonts w:ascii="Times New Roman" w:eastAsia="Times New Roman" w:hAnsi="Times New Roman" w:cs="Times New Roman"/>
          <w:sz w:val="20"/>
          <w:szCs w:val="20"/>
        </w:rPr>
        <w:t xml:space="preserve"> </w:t>
      </w:r>
      <w:r w:rsidR="005E219D" w:rsidRPr="00F3317C">
        <w:rPr>
          <w:rFonts w:ascii="Times New Roman" w:eastAsia="Times New Roman" w:hAnsi="Times New Roman" w:cs="Times New Roman"/>
          <w:sz w:val="20"/>
          <w:szCs w:val="20"/>
        </w:rPr>
        <w:t>the effects of social movements on health</w:t>
      </w:r>
      <w:del w:id="144" w:author="Andrés González Santa Cruz" w:date="2020-12-03T16:10:00Z">
        <w:r w:rsidR="005E219D" w:rsidRPr="00F3317C" w:rsidDel="00D41248">
          <w:rPr>
            <w:rFonts w:ascii="Times New Roman" w:eastAsia="Times New Roman" w:hAnsi="Times New Roman" w:cs="Times New Roman"/>
            <w:sz w:val="20"/>
            <w:szCs w:val="20"/>
          </w:rPr>
          <w:delText xml:space="preserve"> </w:delText>
        </w:r>
      </w:del>
      <w:r w:rsidRPr="00F3317C">
        <w:rPr>
          <w:rFonts w:ascii="Times New Roman" w:eastAsia="Times New Roman" w:hAnsi="Times New Roman" w:cs="Times New Roman"/>
          <w:sz w:val="20"/>
          <w:szCs w:val="20"/>
        </w:rPr>
        <w:t xml:space="preserve"> </w:t>
      </w:r>
      <w:r w:rsidR="005E219D" w:rsidRPr="00F3317C">
        <w:rPr>
          <w:rFonts w:ascii="Times New Roman" w:eastAsia="Times New Roman" w:hAnsi="Times New Roman" w:cs="Times New Roman"/>
          <w:sz w:val="20"/>
          <w:szCs w:val="20"/>
        </w:rPr>
        <w:t>came mainly from</w:t>
      </w:r>
      <w:r w:rsidRPr="00F3317C">
        <w:rPr>
          <w:rFonts w:ascii="Times New Roman" w:eastAsia="Times New Roman" w:hAnsi="Times New Roman" w:cs="Times New Roman"/>
          <w:sz w:val="20"/>
          <w:szCs w:val="20"/>
        </w:rPr>
        <w:t xml:space="preserve"> case </w:t>
      </w:r>
      <w:r w:rsidR="00660C2A" w:rsidRPr="00F3317C">
        <w:rPr>
          <w:rFonts w:ascii="Times New Roman" w:eastAsia="Times New Roman" w:hAnsi="Times New Roman" w:cs="Times New Roman"/>
          <w:sz w:val="20"/>
          <w:szCs w:val="20"/>
        </w:rPr>
        <w:t>studies</w:t>
      </w:r>
      <w:r w:rsidR="005E219D" w:rsidRPr="00F3317C">
        <w:rPr>
          <w:rFonts w:ascii="Times New Roman" w:eastAsia="Times New Roman" w:hAnsi="Times New Roman" w:cs="Times New Roman"/>
          <w:sz w:val="20"/>
          <w:szCs w:val="20"/>
        </w:rPr>
        <w:t xml:space="preserve"> with </w:t>
      </w:r>
      <w:ins w:id="145" w:author="Andrés González Santa Cruz" w:date="2020-12-03T16:10:00Z">
        <w:r w:rsidR="00D41248">
          <w:rPr>
            <w:rFonts w:ascii="Times New Roman" w:eastAsia="Times New Roman" w:hAnsi="Times New Roman" w:cs="Times New Roman"/>
            <w:sz w:val="20"/>
            <w:szCs w:val="20"/>
          </w:rPr>
          <w:t xml:space="preserve">a </w:t>
        </w:r>
      </w:ins>
      <w:r w:rsidR="005E219D" w:rsidRPr="00F3317C">
        <w:rPr>
          <w:rFonts w:ascii="Times New Roman" w:eastAsia="Times New Roman" w:hAnsi="Times New Roman" w:cs="Times New Roman"/>
          <w:sz w:val="20"/>
          <w:szCs w:val="20"/>
        </w:rPr>
        <w:t>small sample size</w:t>
      </w:r>
      <w:r w:rsidRPr="00F3317C">
        <w:rPr>
          <w:rFonts w:ascii="Times New Roman" w:eastAsia="Times New Roman" w:hAnsi="Times New Roman" w:cs="Times New Roman"/>
          <w:sz w:val="20"/>
          <w:szCs w:val="20"/>
        </w:rPr>
        <w:t xml:space="preserve">. </w:t>
      </w:r>
      <w:r w:rsidR="0063337C" w:rsidRPr="00F3317C">
        <w:rPr>
          <w:rFonts w:ascii="Times New Roman" w:eastAsia="Times New Roman" w:hAnsi="Times New Roman" w:cs="Times New Roman"/>
          <w:sz w:val="20"/>
          <w:szCs w:val="20"/>
        </w:rPr>
        <w:t>To our knowledge, i</w:t>
      </w:r>
      <w:r w:rsidR="00660C2A" w:rsidRPr="00F3317C">
        <w:rPr>
          <w:rFonts w:ascii="Times New Roman" w:eastAsia="Times New Roman" w:hAnsi="Times New Roman" w:cs="Times New Roman"/>
          <w:sz w:val="20"/>
          <w:szCs w:val="20"/>
        </w:rPr>
        <w:t>t has not yet been studied w</w:t>
      </w:r>
      <w:r w:rsidRPr="00F3317C">
        <w:rPr>
          <w:rFonts w:ascii="Times New Roman" w:eastAsia="Times New Roman" w:hAnsi="Times New Roman" w:cs="Times New Roman"/>
          <w:sz w:val="20"/>
          <w:szCs w:val="20"/>
        </w:rPr>
        <w:t xml:space="preserve">hether </w:t>
      </w:r>
      <w:r w:rsidR="005E219D" w:rsidRPr="00F3317C">
        <w:rPr>
          <w:rFonts w:ascii="Times New Roman" w:eastAsia="Times New Roman" w:hAnsi="Times New Roman" w:cs="Times New Roman"/>
          <w:sz w:val="20"/>
          <w:szCs w:val="20"/>
        </w:rPr>
        <w:t xml:space="preserve">social movements and </w:t>
      </w:r>
      <w:r w:rsidRPr="00F3317C">
        <w:rPr>
          <w:rFonts w:ascii="Times New Roman" w:eastAsia="Times New Roman" w:hAnsi="Times New Roman" w:cs="Times New Roman"/>
          <w:sz w:val="20"/>
          <w:szCs w:val="20"/>
        </w:rPr>
        <w:t xml:space="preserve">crowd control during civil </w:t>
      </w:r>
      <w:r w:rsidR="0063337C" w:rsidRPr="00F3317C">
        <w:rPr>
          <w:rFonts w:ascii="Times New Roman" w:eastAsia="Times New Roman" w:hAnsi="Times New Roman" w:cs="Times New Roman"/>
          <w:sz w:val="20"/>
          <w:szCs w:val="20"/>
        </w:rPr>
        <w:t xml:space="preserve">unrest affects the admission rate or </w:t>
      </w:r>
      <w:r w:rsidRPr="00F3317C">
        <w:rPr>
          <w:rFonts w:ascii="Times New Roman" w:eastAsia="Times New Roman" w:hAnsi="Times New Roman" w:cs="Times New Roman"/>
          <w:sz w:val="20"/>
          <w:szCs w:val="20"/>
        </w:rPr>
        <w:t xml:space="preserve">severity of </w:t>
      </w:r>
      <w:r w:rsidR="005E219D" w:rsidRPr="00F3317C">
        <w:rPr>
          <w:rFonts w:ascii="Times New Roman" w:eastAsia="Times New Roman" w:hAnsi="Times New Roman" w:cs="Times New Roman"/>
          <w:sz w:val="20"/>
          <w:szCs w:val="20"/>
        </w:rPr>
        <w:t xml:space="preserve">the </w:t>
      </w:r>
      <w:r w:rsidR="0063337C" w:rsidRPr="00F3317C">
        <w:rPr>
          <w:rFonts w:ascii="Times New Roman" w:eastAsia="Times New Roman" w:hAnsi="Times New Roman" w:cs="Times New Roman"/>
          <w:sz w:val="20"/>
          <w:szCs w:val="20"/>
        </w:rPr>
        <w:t xml:space="preserve">injury and respiratory </w:t>
      </w:r>
      <w:r w:rsidR="00FD4CC2" w:rsidRPr="00F3317C">
        <w:rPr>
          <w:rFonts w:ascii="Times New Roman" w:eastAsia="Times New Roman" w:hAnsi="Times New Roman" w:cs="Times New Roman"/>
          <w:sz w:val="20"/>
          <w:szCs w:val="20"/>
        </w:rPr>
        <w:t>cases</w:t>
      </w:r>
      <w:r w:rsidR="0063337C" w:rsidRPr="00F3317C">
        <w:rPr>
          <w:rFonts w:ascii="Times New Roman" w:eastAsia="Times New Roman" w:hAnsi="Times New Roman" w:cs="Times New Roman"/>
          <w:sz w:val="20"/>
          <w:szCs w:val="20"/>
        </w:rPr>
        <w:t xml:space="preserve"> </w:t>
      </w:r>
      <w:r w:rsidRPr="00F3317C">
        <w:rPr>
          <w:rFonts w:ascii="Times New Roman" w:eastAsia="Times New Roman" w:hAnsi="Times New Roman" w:cs="Times New Roman"/>
          <w:sz w:val="20"/>
          <w:szCs w:val="20"/>
        </w:rPr>
        <w:t xml:space="preserve">at the population </w:t>
      </w:r>
      <w:r w:rsidR="00660C2A" w:rsidRPr="00F3317C">
        <w:rPr>
          <w:rFonts w:ascii="Times New Roman" w:eastAsia="Times New Roman" w:hAnsi="Times New Roman" w:cs="Times New Roman"/>
          <w:sz w:val="20"/>
          <w:szCs w:val="20"/>
        </w:rPr>
        <w:t>level</w:t>
      </w:r>
      <w:r w:rsidRPr="00F3317C">
        <w:rPr>
          <w:rFonts w:ascii="Times New Roman" w:eastAsia="Times New Roman" w:hAnsi="Times New Roman" w:cs="Times New Roman"/>
          <w:sz w:val="20"/>
          <w:szCs w:val="20"/>
        </w:rPr>
        <w:t xml:space="preserve">. </w:t>
      </w:r>
    </w:p>
    <w:p w14:paraId="44F5B084" w14:textId="43DB9936" w:rsidR="00E20940" w:rsidRPr="00F3317C" w:rsidRDefault="008B2681" w:rsidP="00E23FE8">
      <w:pPr>
        <w:spacing w:line="360" w:lineRule="auto"/>
        <w:ind w:firstLine="720"/>
        <w:jc w:val="both"/>
        <w:rPr>
          <w:rFonts w:ascii="Times New Roman" w:hAnsi="Times New Roman" w:cs="Times New Roman"/>
          <w:color w:val="000000"/>
          <w:sz w:val="20"/>
          <w:szCs w:val="20"/>
        </w:rPr>
      </w:pPr>
      <w:r w:rsidRPr="00F3317C">
        <w:rPr>
          <w:rFonts w:ascii="Times New Roman" w:eastAsia="Times New Roman" w:hAnsi="Times New Roman" w:cs="Times New Roman"/>
          <w:sz w:val="20"/>
          <w:szCs w:val="20"/>
        </w:rPr>
        <w:t>We</w:t>
      </w:r>
      <w:r w:rsidR="0063337C" w:rsidRPr="00F3317C">
        <w:rPr>
          <w:rFonts w:ascii="Times New Roman" w:hAnsi="Times New Roman" w:cs="Times New Roman"/>
          <w:color w:val="000000"/>
          <w:sz w:val="20"/>
          <w:szCs w:val="20"/>
        </w:rPr>
        <w:t xml:space="preserve"> </w:t>
      </w:r>
      <w:r w:rsidR="00E20940" w:rsidRPr="00F3317C">
        <w:rPr>
          <w:rFonts w:ascii="Times New Roman" w:hAnsi="Times New Roman" w:cs="Times New Roman"/>
          <w:color w:val="000000"/>
          <w:sz w:val="20"/>
          <w:szCs w:val="20"/>
        </w:rPr>
        <w:t>aim</w:t>
      </w:r>
      <w:r w:rsidR="0063337C" w:rsidRPr="00F3317C">
        <w:rPr>
          <w:rFonts w:ascii="Times New Roman" w:hAnsi="Times New Roman" w:cs="Times New Roman"/>
          <w:color w:val="000000"/>
          <w:sz w:val="20"/>
          <w:szCs w:val="20"/>
        </w:rPr>
        <w:t>ed</w:t>
      </w:r>
      <w:r w:rsidR="00E20940" w:rsidRPr="00F3317C">
        <w:rPr>
          <w:rFonts w:ascii="Times New Roman" w:hAnsi="Times New Roman" w:cs="Times New Roman"/>
          <w:color w:val="000000"/>
          <w:sz w:val="20"/>
          <w:szCs w:val="20"/>
        </w:rPr>
        <w:t xml:space="preserve"> to quantify the effects of the October 2019 Chilean protests </w:t>
      </w:r>
      <w:ins w:id="146" w:author="Abraham Isaac Jacob Gajardo Cortez (masterin)" w:date="2020-12-01T19:51:00Z">
        <w:r w:rsidR="001A5E0B">
          <w:rPr>
            <w:rFonts w:ascii="Times New Roman" w:hAnsi="Times New Roman" w:cs="Times New Roman"/>
            <w:color w:val="000000"/>
            <w:sz w:val="20"/>
            <w:szCs w:val="20"/>
          </w:rPr>
          <w:t xml:space="preserve">and crowd-control techniques </w:t>
        </w:r>
      </w:ins>
      <w:r w:rsidR="00E20940" w:rsidRPr="00F3317C">
        <w:rPr>
          <w:rFonts w:ascii="Times New Roman" w:hAnsi="Times New Roman" w:cs="Times New Roman"/>
          <w:color w:val="000000"/>
          <w:sz w:val="20"/>
          <w:szCs w:val="20"/>
        </w:rPr>
        <w:t xml:space="preserve">on </w:t>
      </w:r>
      <w:r w:rsidR="00716620" w:rsidRPr="00F3317C">
        <w:rPr>
          <w:rFonts w:ascii="Times New Roman" w:hAnsi="Times New Roman" w:cs="Times New Roman"/>
          <w:color w:val="000000"/>
          <w:sz w:val="20"/>
          <w:szCs w:val="20"/>
        </w:rPr>
        <w:t xml:space="preserve">emergency </w:t>
      </w:r>
      <w:r w:rsidR="00E20940" w:rsidRPr="00F3317C">
        <w:rPr>
          <w:rFonts w:ascii="Times New Roman" w:hAnsi="Times New Roman" w:cs="Times New Roman"/>
          <w:color w:val="000000"/>
          <w:sz w:val="20"/>
          <w:szCs w:val="20"/>
        </w:rPr>
        <w:t xml:space="preserve">health system services utilization and inpatient admission rates </w:t>
      </w:r>
      <w:r w:rsidR="0063337C" w:rsidRPr="00F3317C">
        <w:rPr>
          <w:rFonts w:ascii="Times New Roman" w:hAnsi="Times New Roman" w:cs="Times New Roman"/>
          <w:color w:val="000000"/>
          <w:sz w:val="20"/>
          <w:szCs w:val="20"/>
        </w:rPr>
        <w:t xml:space="preserve">in three large public hospitals </w:t>
      </w:r>
      <w:r w:rsidR="0063337C" w:rsidRPr="00F3317C">
        <w:rPr>
          <w:rFonts w:ascii="Times New Roman" w:hAnsi="Times New Roman" w:cs="Times New Roman"/>
          <w:sz w:val="20"/>
          <w:szCs w:val="20"/>
        </w:rPr>
        <w:t>near to the protest</w:t>
      </w:r>
      <w:ins w:id="147" w:author="Andrés González Santa Cruz" w:date="2020-12-03T15:58:00Z">
        <w:r w:rsidR="00D41248">
          <w:rPr>
            <w:rFonts w:ascii="Times New Roman" w:hAnsi="Times New Roman" w:cs="Times New Roman"/>
            <w:sz w:val="20"/>
            <w:szCs w:val="20"/>
          </w:rPr>
          <w:t>'</w:t>
        </w:r>
      </w:ins>
      <w:r w:rsidR="0063337C" w:rsidRPr="00F3317C">
        <w:rPr>
          <w:rFonts w:ascii="Times New Roman" w:hAnsi="Times New Roman" w:cs="Times New Roman"/>
          <w:sz w:val="20"/>
          <w:szCs w:val="20"/>
        </w:rPr>
        <w:t>s focal point in Santiago</w:t>
      </w:r>
      <w:r w:rsidR="00E20940" w:rsidRPr="00F3317C">
        <w:rPr>
          <w:rFonts w:ascii="Times New Roman" w:hAnsi="Times New Roman" w:cs="Times New Roman"/>
          <w:color w:val="000000"/>
          <w:sz w:val="20"/>
          <w:szCs w:val="20"/>
        </w:rPr>
        <w:t>.</w:t>
      </w:r>
    </w:p>
    <w:p w14:paraId="2FB69AA6" w14:textId="77777777" w:rsidR="0040344C" w:rsidRPr="00F3317C" w:rsidRDefault="0040344C" w:rsidP="00E20940">
      <w:pPr>
        <w:spacing w:line="240" w:lineRule="auto"/>
        <w:jc w:val="both"/>
        <w:rPr>
          <w:rFonts w:ascii="Times New Roman" w:eastAsia="Times New Roman" w:hAnsi="Times New Roman" w:cs="Times New Roman"/>
          <w:sz w:val="24"/>
        </w:rPr>
      </w:pPr>
    </w:p>
    <w:p w14:paraId="4AA4D8C5" w14:textId="25D8434A" w:rsidR="00F231D4" w:rsidRPr="00F07322" w:rsidRDefault="00F231D4" w:rsidP="00F07322">
      <w:pPr>
        <w:pStyle w:val="Ttulo1"/>
        <w:spacing w:line="360" w:lineRule="auto"/>
        <w:rPr>
          <w:rFonts w:ascii="Times New Roman" w:hAnsi="Times New Roman" w:cs="Times New Roman"/>
          <w:b/>
          <w:bCs/>
          <w:color w:val="auto"/>
          <w:sz w:val="24"/>
          <w:szCs w:val="24"/>
        </w:rPr>
      </w:pPr>
      <w:r w:rsidRPr="00F07322">
        <w:rPr>
          <w:rFonts w:ascii="Times New Roman" w:hAnsi="Times New Roman" w:cs="Times New Roman"/>
          <w:b/>
          <w:bCs/>
          <w:color w:val="auto"/>
          <w:sz w:val="24"/>
          <w:szCs w:val="24"/>
        </w:rPr>
        <w:t>Methods</w:t>
      </w:r>
    </w:p>
    <w:p w14:paraId="110F5C76" w14:textId="07AE599E" w:rsidR="00122D50" w:rsidRPr="00FF73C3" w:rsidRDefault="00FB432A" w:rsidP="00F07322">
      <w:pPr>
        <w:spacing w:line="360" w:lineRule="auto"/>
        <w:jc w:val="both"/>
        <w:rPr>
          <w:rFonts w:ascii="Times New Roman" w:eastAsia="Times New Roman" w:hAnsi="Times New Roman" w:cs="Times New Roman"/>
          <w:bCs/>
          <w:i/>
          <w:sz w:val="20"/>
          <w:szCs w:val="20"/>
          <w:rPrChange w:id="148" w:author="Abraham Isaac Jacob Gajardo Cortez (masterin)" w:date="2020-12-01T22:06:00Z">
            <w:rPr>
              <w:rFonts w:ascii="Times New Roman" w:eastAsia="Times New Roman" w:hAnsi="Times New Roman" w:cs="Times New Roman"/>
              <w:bCs/>
              <w:i/>
              <w:szCs w:val="22"/>
            </w:rPr>
          </w:rPrChange>
        </w:rPr>
      </w:pPr>
      <w:r w:rsidRPr="00FF73C3">
        <w:rPr>
          <w:rFonts w:ascii="Times New Roman" w:eastAsia="Times New Roman" w:hAnsi="Times New Roman" w:cs="Times New Roman"/>
          <w:bCs/>
          <w:i/>
          <w:sz w:val="20"/>
          <w:szCs w:val="20"/>
          <w:rPrChange w:id="149" w:author="Abraham Isaac Jacob Gajardo Cortez (masterin)" w:date="2020-12-01T22:06:00Z">
            <w:rPr>
              <w:rFonts w:ascii="Times New Roman" w:eastAsia="Times New Roman" w:hAnsi="Times New Roman" w:cs="Times New Roman"/>
              <w:bCs/>
              <w:i/>
              <w:szCs w:val="22"/>
            </w:rPr>
          </w:rPrChange>
        </w:rPr>
        <w:t>Design</w:t>
      </w:r>
      <w:r w:rsidR="00AC6DE6" w:rsidRPr="00FF73C3">
        <w:rPr>
          <w:rFonts w:ascii="Times New Roman" w:eastAsia="Times New Roman" w:hAnsi="Times New Roman" w:cs="Times New Roman"/>
          <w:bCs/>
          <w:i/>
          <w:sz w:val="20"/>
          <w:szCs w:val="20"/>
          <w:rPrChange w:id="150" w:author="Abraham Isaac Jacob Gajardo Cortez (masterin)" w:date="2020-12-01T22:06:00Z">
            <w:rPr>
              <w:rFonts w:ascii="Times New Roman" w:eastAsia="Times New Roman" w:hAnsi="Times New Roman" w:cs="Times New Roman"/>
              <w:bCs/>
              <w:i/>
              <w:szCs w:val="22"/>
            </w:rPr>
          </w:rPrChange>
        </w:rPr>
        <w:t xml:space="preserve"> and cases</w:t>
      </w:r>
    </w:p>
    <w:p w14:paraId="69542953" w14:textId="5A9187F4" w:rsidR="00FB432A" w:rsidRPr="00FF73C3" w:rsidRDefault="0063337C" w:rsidP="002E2795">
      <w:pPr>
        <w:spacing w:line="360" w:lineRule="auto"/>
        <w:ind w:firstLine="720"/>
        <w:jc w:val="both"/>
        <w:rPr>
          <w:rFonts w:ascii="Times New Roman" w:eastAsia="Times New Roman" w:hAnsi="Times New Roman" w:cs="Times New Roman"/>
          <w:sz w:val="20"/>
          <w:szCs w:val="20"/>
          <w:rPrChange w:id="151" w:author="Abraham Isaac Jacob Gajardo Cortez (masterin)" w:date="2020-12-01T22:06:00Z">
            <w:rPr>
              <w:rFonts w:ascii="Times New Roman" w:eastAsia="Times New Roman" w:hAnsi="Times New Roman" w:cs="Times New Roman"/>
              <w:szCs w:val="22"/>
            </w:rPr>
          </w:rPrChange>
        </w:rPr>
      </w:pPr>
      <w:r w:rsidRPr="00FF73C3">
        <w:rPr>
          <w:rFonts w:ascii="Times New Roman" w:eastAsia="Times New Roman" w:hAnsi="Times New Roman" w:cs="Times New Roman"/>
          <w:sz w:val="20"/>
          <w:szCs w:val="20"/>
          <w:rPrChange w:id="152" w:author="Abraham Isaac Jacob Gajardo Cortez (masterin)" w:date="2020-12-01T22:06:00Z">
            <w:rPr>
              <w:rFonts w:ascii="Times New Roman" w:eastAsia="Times New Roman" w:hAnsi="Times New Roman" w:cs="Times New Roman"/>
              <w:szCs w:val="22"/>
            </w:rPr>
          </w:rPrChange>
        </w:rPr>
        <w:t>We used</w:t>
      </w:r>
      <w:r w:rsidR="00FB432A" w:rsidRPr="00FF73C3">
        <w:rPr>
          <w:rFonts w:ascii="Times New Roman" w:eastAsia="Times New Roman" w:hAnsi="Times New Roman" w:cs="Times New Roman"/>
          <w:sz w:val="20"/>
          <w:szCs w:val="20"/>
          <w:rPrChange w:id="153" w:author="Abraham Isaac Jacob Gajardo Cortez (masterin)" w:date="2020-12-01T22:06:00Z">
            <w:rPr>
              <w:rFonts w:ascii="Times New Roman" w:eastAsia="Times New Roman" w:hAnsi="Times New Roman" w:cs="Times New Roman"/>
              <w:szCs w:val="22"/>
            </w:rPr>
          </w:rPrChange>
        </w:rPr>
        <w:t xml:space="preserve"> a</w:t>
      </w:r>
      <w:r w:rsidRPr="00FF73C3">
        <w:rPr>
          <w:rFonts w:ascii="Times New Roman" w:eastAsia="Times New Roman" w:hAnsi="Times New Roman" w:cs="Times New Roman"/>
          <w:sz w:val="20"/>
          <w:szCs w:val="20"/>
          <w:rPrChange w:id="154" w:author="Abraham Isaac Jacob Gajardo Cortez (masterin)" w:date="2020-12-01T22:06:00Z">
            <w:rPr>
              <w:rFonts w:ascii="Times New Roman" w:eastAsia="Times New Roman" w:hAnsi="Times New Roman" w:cs="Times New Roman"/>
              <w:szCs w:val="22"/>
            </w:rPr>
          </w:rPrChange>
        </w:rPr>
        <w:t>n</w:t>
      </w:r>
      <w:r w:rsidR="00FB432A" w:rsidRPr="00FF73C3">
        <w:rPr>
          <w:rFonts w:ascii="Times New Roman" w:eastAsia="Times New Roman" w:hAnsi="Times New Roman" w:cs="Times New Roman"/>
          <w:sz w:val="20"/>
          <w:szCs w:val="20"/>
          <w:rPrChange w:id="155" w:author="Abraham Isaac Jacob Gajardo Cortez (masterin)" w:date="2020-12-01T22:06:00Z">
            <w:rPr>
              <w:rFonts w:ascii="Times New Roman" w:eastAsia="Times New Roman" w:hAnsi="Times New Roman" w:cs="Times New Roman"/>
              <w:szCs w:val="22"/>
            </w:rPr>
          </w:rPrChange>
        </w:rPr>
        <w:t xml:space="preserve"> interrupted time series analysis of </w:t>
      </w:r>
      <w:r w:rsidR="0049497C" w:rsidRPr="00FF73C3">
        <w:rPr>
          <w:rFonts w:ascii="Times New Roman" w:eastAsia="Times New Roman" w:hAnsi="Times New Roman" w:cs="Times New Roman"/>
          <w:sz w:val="20"/>
          <w:szCs w:val="20"/>
          <w:rPrChange w:id="156" w:author="Abraham Isaac Jacob Gajardo Cortez (masterin)" w:date="2020-12-01T22:06:00Z">
            <w:rPr>
              <w:rFonts w:ascii="Times New Roman" w:eastAsia="Times New Roman" w:hAnsi="Times New Roman" w:cs="Times New Roman"/>
              <w:szCs w:val="22"/>
            </w:rPr>
          </w:rPrChange>
        </w:rPr>
        <w:t>aggregated weekly</w:t>
      </w:r>
      <w:r w:rsidR="00FB432A" w:rsidRPr="00FF73C3">
        <w:rPr>
          <w:rFonts w:ascii="Times New Roman" w:eastAsia="Times New Roman" w:hAnsi="Times New Roman" w:cs="Times New Roman"/>
          <w:sz w:val="20"/>
          <w:szCs w:val="20"/>
          <w:rPrChange w:id="157" w:author="Abraham Isaac Jacob Gajardo Cortez (masterin)" w:date="2020-12-01T22:06:00Z">
            <w:rPr>
              <w:rFonts w:ascii="Times New Roman" w:eastAsia="Times New Roman" w:hAnsi="Times New Roman" w:cs="Times New Roman"/>
              <w:szCs w:val="22"/>
            </w:rPr>
          </w:rPrChange>
        </w:rPr>
        <w:t xml:space="preserve"> hospital </w:t>
      </w:r>
      <w:r w:rsidR="00AC6DE6" w:rsidRPr="00FF73C3">
        <w:rPr>
          <w:rFonts w:ascii="Times New Roman" w:eastAsia="Times New Roman" w:hAnsi="Times New Roman" w:cs="Times New Roman"/>
          <w:sz w:val="20"/>
          <w:szCs w:val="20"/>
          <w:rPrChange w:id="158" w:author="Abraham Isaac Jacob Gajardo Cortez (masterin)" w:date="2020-12-01T22:06:00Z">
            <w:rPr>
              <w:rFonts w:ascii="Times New Roman" w:eastAsia="Times New Roman" w:hAnsi="Times New Roman" w:cs="Times New Roman"/>
              <w:szCs w:val="22"/>
            </w:rPr>
          </w:rPrChange>
        </w:rPr>
        <w:t>ED</w:t>
      </w:r>
      <w:r w:rsidR="00FB432A" w:rsidRPr="00FF73C3">
        <w:rPr>
          <w:rFonts w:ascii="Times New Roman" w:eastAsia="Times New Roman" w:hAnsi="Times New Roman" w:cs="Times New Roman"/>
          <w:sz w:val="20"/>
          <w:szCs w:val="20"/>
          <w:rPrChange w:id="159" w:author="Abraham Isaac Jacob Gajardo Cortez (masterin)" w:date="2020-12-01T22:06:00Z">
            <w:rPr>
              <w:rFonts w:ascii="Times New Roman" w:eastAsia="Times New Roman" w:hAnsi="Times New Roman" w:cs="Times New Roman"/>
              <w:szCs w:val="22"/>
            </w:rPr>
          </w:rPrChange>
        </w:rPr>
        <w:t xml:space="preserve"> admissions.</w:t>
      </w:r>
      <w:r w:rsidR="00452C2E" w:rsidRPr="00FF73C3">
        <w:rPr>
          <w:rFonts w:ascii="Times New Roman" w:eastAsia="Times New Roman" w:hAnsi="Times New Roman" w:cs="Times New Roman"/>
          <w:sz w:val="20"/>
          <w:szCs w:val="20"/>
          <w:rPrChange w:id="160" w:author="Abraham Isaac Jacob Gajardo Cortez (masterin)" w:date="2020-12-01T22:06:00Z">
            <w:rPr>
              <w:rFonts w:ascii="Times New Roman" w:eastAsia="Times New Roman" w:hAnsi="Times New Roman" w:cs="Times New Roman"/>
              <w:szCs w:val="22"/>
            </w:rPr>
          </w:rPrChange>
        </w:rPr>
        <w:t xml:space="preserve"> </w:t>
      </w:r>
      <w:r w:rsidR="00CA0A9D" w:rsidRPr="00FF73C3">
        <w:rPr>
          <w:rFonts w:ascii="Times New Roman" w:eastAsia="Times New Roman" w:hAnsi="Times New Roman" w:cs="Times New Roman"/>
          <w:sz w:val="20"/>
          <w:szCs w:val="20"/>
          <w:rPrChange w:id="161" w:author="Abraham Isaac Jacob Gajardo Cortez (masterin)" w:date="2020-12-01T22:06:00Z">
            <w:rPr>
              <w:rFonts w:ascii="Times New Roman" w:eastAsia="Times New Roman" w:hAnsi="Times New Roman" w:cs="Times New Roman"/>
              <w:szCs w:val="22"/>
            </w:rPr>
          </w:rPrChange>
        </w:rPr>
        <w:t>The total d</w:t>
      </w:r>
      <w:r w:rsidR="00C915BA" w:rsidRPr="00FF73C3">
        <w:rPr>
          <w:rFonts w:ascii="Times New Roman" w:eastAsia="Times New Roman" w:hAnsi="Times New Roman" w:cs="Times New Roman"/>
          <w:sz w:val="20"/>
          <w:szCs w:val="20"/>
          <w:rPrChange w:id="162" w:author="Abraham Isaac Jacob Gajardo Cortez (masterin)" w:date="2020-12-01T22:06:00Z">
            <w:rPr>
              <w:rFonts w:ascii="Times New Roman" w:eastAsia="Times New Roman" w:hAnsi="Times New Roman" w:cs="Times New Roman"/>
              <w:szCs w:val="22"/>
            </w:rPr>
          </w:rPrChange>
        </w:rPr>
        <w:t>aily</w:t>
      </w:r>
      <w:r w:rsidR="00E926B0" w:rsidRPr="00FF73C3">
        <w:rPr>
          <w:rFonts w:ascii="Times New Roman" w:eastAsia="Times New Roman" w:hAnsi="Times New Roman" w:cs="Times New Roman"/>
          <w:sz w:val="20"/>
          <w:szCs w:val="20"/>
          <w:rPrChange w:id="163" w:author="Abraham Isaac Jacob Gajardo Cortez (masterin)" w:date="2020-12-01T22:06:00Z">
            <w:rPr>
              <w:rFonts w:ascii="Times New Roman" w:eastAsia="Times New Roman" w:hAnsi="Times New Roman" w:cs="Times New Roman"/>
              <w:szCs w:val="22"/>
            </w:rPr>
          </w:rPrChange>
        </w:rPr>
        <w:t xml:space="preserve"> </w:t>
      </w:r>
      <w:r w:rsidR="00C915BA" w:rsidRPr="00FF73C3">
        <w:rPr>
          <w:rFonts w:ascii="Times New Roman" w:eastAsia="Times New Roman" w:hAnsi="Times New Roman" w:cs="Times New Roman"/>
          <w:sz w:val="20"/>
          <w:szCs w:val="20"/>
          <w:rPrChange w:id="164" w:author="Abraham Isaac Jacob Gajardo Cortez (masterin)" w:date="2020-12-01T22:06:00Z">
            <w:rPr>
              <w:rFonts w:ascii="Times New Roman" w:eastAsia="Times New Roman" w:hAnsi="Times New Roman" w:cs="Times New Roman"/>
              <w:szCs w:val="22"/>
            </w:rPr>
          </w:rPrChange>
        </w:rPr>
        <w:t xml:space="preserve">emergency admission data </w:t>
      </w:r>
      <w:r w:rsidR="00FB432A" w:rsidRPr="00FF73C3">
        <w:rPr>
          <w:rFonts w:ascii="Times New Roman" w:eastAsia="Times New Roman" w:hAnsi="Times New Roman" w:cs="Times New Roman"/>
          <w:sz w:val="20"/>
          <w:szCs w:val="20"/>
          <w:rPrChange w:id="165" w:author="Abraham Isaac Jacob Gajardo Cortez (masterin)" w:date="2020-12-01T22:06:00Z">
            <w:rPr>
              <w:rFonts w:ascii="Times New Roman" w:eastAsia="Times New Roman" w:hAnsi="Times New Roman" w:cs="Times New Roman"/>
              <w:szCs w:val="22"/>
            </w:rPr>
          </w:rPrChange>
        </w:rPr>
        <w:t xml:space="preserve">of three major public hospitals in Santiago </w:t>
      </w:r>
      <w:r w:rsidR="00C915BA" w:rsidRPr="00FF73C3">
        <w:rPr>
          <w:rFonts w:ascii="Times New Roman" w:eastAsia="Times New Roman" w:hAnsi="Times New Roman" w:cs="Times New Roman"/>
          <w:sz w:val="20"/>
          <w:szCs w:val="20"/>
          <w:rPrChange w:id="166" w:author="Abraham Isaac Jacob Gajardo Cortez (masterin)" w:date="2020-12-01T22:06:00Z">
            <w:rPr>
              <w:rFonts w:ascii="Times New Roman" w:eastAsia="Times New Roman" w:hAnsi="Times New Roman" w:cs="Times New Roman"/>
              <w:szCs w:val="22"/>
            </w:rPr>
          </w:rPrChange>
        </w:rPr>
        <w:t xml:space="preserve">was gathered from 2015 to 2019 </w:t>
      </w:r>
      <w:r w:rsidR="00FB432A" w:rsidRPr="00FF73C3">
        <w:rPr>
          <w:rFonts w:ascii="Times New Roman" w:eastAsia="Times New Roman" w:hAnsi="Times New Roman" w:cs="Times New Roman"/>
          <w:sz w:val="20"/>
          <w:szCs w:val="20"/>
          <w:rPrChange w:id="167" w:author="Abraham Isaac Jacob Gajardo Cortez (masterin)" w:date="2020-12-01T22:06:00Z">
            <w:rPr>
              <w:rFonts w:ascii="Times New Roman" w:eastAsia="Times New Roman" w:hAnsi="Times New Roman" w:cs="Times New Roman"/>
              <w:szCs w:val="22"/>
            </w:rPr>
          </w:rPrChange>
        </w:rPr>
        <w:t>for both consultations and hospitalizations</w:t>
      </w:r>
      <w:r w:rsidR="00AB746A" w:rsidRPr="00FF73C3">
        <w:rPr>
          <w:rFonts w:ascii="Times New Roman" w:eastAsia="Times New Roman" w:hAnsi="Times New Roman" w:cs="Times New Roman"/>
          <w:sz w:val="20"/>
          <w:szCs w:val="20"/>
          <w:rPrChange w:id="168" w:author="Abraham Isaac Jacob Gajardo Cortez (masterin)" w:date="2020-12-01T22:06:00Z">
            <w:rPr>
              <w:rFonts w:ascii="Times New Roman" w:eastAsia="Times New Roman" w:hAnsi="Times New Roman" w:cs="Times New Roman"/>
              <w:szCs w:val="22"/>
            </w:rPr>
          </w:rPrChange>
        </w:rPr>
        <w:t xml:space="preserve"> and aggregated into a weekly basis</w:t>
      </w:r>
      <w:r w:rsidR="00E926B0" w:rsidRPr="00FF73C3">
        <w:rPr>
          <w:rFonts w:ascii="Times New Roman" w:eastAsia="Times New Roman" w:hAnsi="Times New Roman" w:cs="Times New Roman"/>
          <w:sz w:val="20"/>
          <w:szCs w:val="20"/>
          <w:rPrChange w:id="169" w:author="Abraham Isaac Jacob Gajardo Cortez (masterin)" w:date="2020-12-01T22:06:00Z">
            <w:rPr>
              <w:rFonts w:ascii="Times New Roman" w:eastAsia="Times New Roman" w:hAnsi="Times New Roman" w:cs="Times New Roman"/>
              <w:szCs w:val="22"/>
            </w:rPr>
          </w:rPrChange>
        </w:rPr>
        <w:t>.</w:t>
      </w:r>
      <w:r w:rsidR="0049497C" w:rsidRPr="00FF73C3">
        <w:rPr>
          <w:rFonts w:ascii="Times New Roman" w:eastAsia="Times New Roman" w:hAnsi="Times New Roman" w:cs="Times New Roman"/>
          <w:sz w:val="20"/>
          <w:szCs w:val="20"/>
          <w:rPrChange w:id="170" w:author="Abraham Isaac Jacob Gajardo Cortez (masterin)" w:date="2020-12-01T22:06:00Z">
            <w:rPr>
              <w:rFonts w:ascii="Times New Roman" w:eastAsia="Times New Roman" w:hAnsi="Times New Roman" w:cs="Times New Roman"/>
              <w:szCs w:val="22"/>
            </w:rPr>
          </w:rPrChange>
        </w:rPr>
        <w:t xml:space="preserve"> </w:t>
      </w:r>
      <w:r w:rsidR="00E926B0" w:rsidRPr="00FF73C3">
        <w:rPr>
          <w:rFonts w:ascii="Times New Roman" w:eastAsia="Times New Roman" w:hAnsi="Times New Roman" w:cs="Times New Roman"/>
          <w:sz w:val="20"/>
          <w:szCs w:val="20"/>
          <w:rPrChange w:id="171" w:author="Abraham Isaac Jacob Gajardo Cortez (masterin)" w:date="2020-12-01T22:06:00Z">
            <w:rPr>
              <w:rFonts w:ascii="Times New Roman" w:eastAsia="Times New Roman" w:hAnsi="Times New Roman" w:cs="Times New Roman"/>
              <w:szCs w:val="22"/>
            </w:rPr>
          </w:rPrChange>
        </w:rPr>
        <w:t xml:space="preserve"> </w:t>
      </w:r>
      <w:r w:rsidR="0040344C" w:rsidRPr="00FF73C3">
        <w:rPr>
          <w:rFonts w:ascii="Times New Roman" w:eastAsia="Times New Roman" w:hAnsi="Times New Roman" w:cs="Times New Roman"/>
          <w:sz w:val="20"/>
          <w:szCs w:val="20"/>
          <w:rPrChange w:id="172" w:author="Abraham Isaac Jacob Gajardo Cortez (masterin)" w:date="2020-12-01T22:06:00Z">
            <w:rPr>
              <w:rFonts w:ascii="Times New Roman" w:eastAsia="Times New Roman" w:hAnsi="Times New Roman" w:cs="Times New Roman"/>
              <w:szCs w:val="22"/>
            </w:rPr>
          </w:rPrChange>
        </w:rPr>
        <w:t>T</w:t>
      </w:r>
      <w:r w:rsidR="00AC6DE6" w:rsidRPr="00FF73C3">
        <w:rPr>
          <w:rFonts w:ascii="Times New Roman" w:eastAsia="Times New Roman" w:hAnsi="Times New Roman" w:cs="Times New Roman"/>
          <w:sz w:val="20"/>
          <w:szCs w:val="20"/>
          <w:rPrChange w:id="173" w:author="Abraham Isaac Jacob Gajardo Cortez (masterin)" w:date="2020-12-01T22:06:00Z">
            <w:rPr>
              <w:rFonts w:ascii="Times New Roman" w:eastAsia="Times New Roman" w:hAnsi="Times New Roman" w:cs="Times New Roman"/>
              <w:szCs w:val="22"/>
            </w:rPr>
          </w:rPrChange>
        </w:rPr>
        <w:t>hen, t</w:t>
      </w:r>
      <w:r w:rsidR="0040344C" w:rsidRPr="00FF73C3">
        <w:rPr>
          <w:rFonts w:ascii="Times New Roman" w:eastAsia="Times New Roman" w:hAnsi="Times New Roman" w:cs="Times New Roman"/>
          <w:sz w:val="20"/>
          <w:szCs w:val="20"/>
          <w:rPrChange w:id="174" w:author="Abraham Isaac Jacob Gajardo Cortez (masterin)" w:date="2020-12-01T22:06:00Z">
            <w:rPr>
              <w:rFonts w:ascii="Times New Roman" w:eastAsia="Times New Roman" w:hAnsi="Times New Roman" w:cs="Times New Roman"/>
              <w:szCs w:val="22"/>
            </w:rPr>
          </w:rPrChange>
        </w:rPr>
        <w:t xml:space="preserve">he data was refined to isolate cases from ages 15-64 </w:t>
      </w:r>
      <w:r w:rsidR="00AC6DE6" w:rsidRPr="00FF73C3">
        <w:rPr>
          <w:rFonts w:ascii="Times New Roman" w:eastAsia="Times New Roman" w:hAnsi="Times New Roman" w:cs="Times New Roman"/>
          <w:sz w:val="20"/>
          <w:szCs w:val="20"/>
          <w:rPrChange w:id="175" w:author="Abraham Isaac Jacob Gajardo Cortez (masterin)" w:date="2020-12-01T22:06:00Z">
            <w:rPr>
              <w:rFonts w:ascii="Times New Roman" w:eastAsia="Times New Roman" w:hAnsi="Times New Roman" w:cs="Times New Roman"/>
              <w:szCs w:val="22"/>
            </w:rPr>
          </w:rPrChange>
        </w:rPr>
        <w:t xml:space="preserve">(because </w:t>
      </w:r>
      <w:r w:rsidR="0040344C" w:rsidRPr="00FF73C3">
        <w:rPr>
          <w:rFonts w:ascii="Times New Roman" w:eastAsia="Times New Roman" w:hAnsi="Times New Roman" w:cs="Times New Roman"/>
          <w:sz w:val="20"/>
          <w:szCs w:val="20"/>
          <w:rPrChange w:id="176" w:author="Abraham Isaac Jacob Gajardo Cortez (masterin)" w:date="2020-12-01T22:06:00Z">
            <w:rPr>
              <w:rFonts w:ascii="Times New Roman" w:eastAsia="Times New Roman" w:hAnsi="Times New Roman" w:cs="Times New Roman"/>
              <w:szCs w:val="22"/>
            </w:rPr>
          </w:rPrChange>
        </w:rPr>
        <w:t>a majority of protestors were within this age range</w:t>
      </w:r>
      <w:r w:rsidR="00452C2E" w:rsidRPr="00FF73C3">
        <w:rPr>
          <w:rFonts w:ascii="Times New Roman" w:eastAsia="Times New Roman" w:hAnsi="Times New Roman" w:cs="Times New Roman"/>
          <w:sz w:val="20"/>
          <w:szCs w:val="20"/>
          <w:rPrChange w:id="177" w:author="Abraham Isaac Jacob Gajardo Cortez (masterin)" w:date="2020-12-01T22:06:00Z">
            <w:rPr>
              <w:rFonts w:ascii="Times New Roman" w:eastAsia="Times New Roman" w:hAnsi="Times New Roman" w:cs="Times New Roman"/>
              <w:szCs w:val="22"/>
            </w:rPr>
          </w:rPrChange>
        </w:rPr>
        <w:t xml:space="preserve"> </w:t>
      </w:r>
      <w:r w:rsidR="0040344C" w:rsidRPr="00FF73C3">
        <w:rPr>
          <w:rFonts w:ascii="Times New Roman" w:eastAsia="Times New Roman" w:hAnsi="Times New Roman" w:cs="Times New Roman"/>
          <w:sz w:val="20"/>
          <w:szCs w:val="20"/>
          <w:highlight w:val="yellow"/>
          <w:vertAlign w:val="superscript"/>
          <w:rPrChange w:id="178" w:author="Abraham Isaac Jacob Gajardo Cortez (masterin)" w:date="2020-12-01T22:06:00Z">
            <w:rPr>
              <w:rFonts w:ascii="Times New Roman" w:eastAsia="Times New Roman" w:hAnsi="Times New Roman" w:cs="Times New Roman"/>
              <w:szCs w:val="22"/>
              <w:highlight w:val="yellow"/>
              <w:vertAlign w:val="superscript"/>
            </w:rPr>
          </w:rPrChange>
        </w:rPr>
        <w:t>26</w:t>
      </w:r>
      <w:r w:rsidR="00AC6DE6" w:rsidRPr="00FF73C3">
        <w:rPr>
          <w:rFonts w:ascii="Times New Roman" w:eastAsia="Times New Roman" w:hAnsi="Times New Roman" w:cs="Times New Roman"/>
          <w:sz w:val="20"/>
          <w:szCs w:val="20"/>
          <w:rPrChange w:id="179" w:author="Abraham Isaac Jacob Gajardo Cortez (masterin)" w:date="2020-12-01T22:06:00Z">
            <w:rPr>
              <w:rFonts w:ascii="Times New Roman" w:eastAsia="Times New Roman" w:hAnsi="Times New Roman" w:cs="Times New Roman"/>
              <w:szCs w:val="22"/>
            </w:rPr>
          </w:rPrChange>
        </w:rPr>
        <w:t xml:space="preserve">) and cases were defined </w:t>
      </w:r>
      <w:r w:rsidR="00EF40A8" w:rsidRPr="00FF73C3">
        <w:rPr>
          <w:rFonts w:ascii="Times New Roman" w:eastAsia="Times New Roman" w:hAnsi="Times New Roman" w:cs="Times New Roman"/>
          <w:sz w:val="20"/>
          <w:szCs w:val="20"/>
          <w:rPrChange w:id="180" w:author="Abraham Isaac Jacob Gajardo Cortez (masterin)" w:date="2020-12-01T22:06:00Z">
            <w:rPr>
              <w:rFonts w:ascii="Times New Roman" w:eastAsia="Times New Roman" w:hAnsi="Times New Roman" w:cs="Times New Roman"/>
              <w:szCs w:val="22"/>
            </w:rPr>
          </w:rPrChange>
        </w:rPr>
        <w:t>according</w:t>
      </w:r>
      <w:ins w:id="181" w:author="Andrés González Santa Cruz" w:date="2020-12-03T15:58:00Z">
        <w:r w:rsidR="00D41248">
          <w:rPr>
            <w:rFonts w:ascii="Times New Roman" w:eastAsia="Times New Roman" w:hAnsi="Times New Roman" w:cs="Times New Roman"/>
            <w:sz w:val="20"/>
            <w:szCs w:val="20"/>
          </w:rPr>
          <w:t xml:space="preserve"> to</w:t>
        </w:r>
      </w:ins>
      <w:r w:rsidR="00EF40A8" w:rsidRPr="00FF73C3">
        <w:rPr>
          <w:rFonts w:ascii="Times New Roman" w:eastAsia="Times New Roman" w:hAnsi="Times New Roman" w:cs="Times New Roman"/>
          <w:sz w:val="20"/>
          <w:szCs w:val="20"/>
          <w:rPrChange w:id="182" w:author="Abraham Isaac Jacob Gajardo Cortez (masterin)" w:date="2020-12-01T22:06:00Z">
            <w:rPr>
              <w:rFonts w:ascii="Times New Roman" w:eastAsia="Times New Roman" w:hAnsi="Times New Roman" w:cs="Times New Roman"/>
              <w:szCs w:val="22"/>
            </w:rPr>
          </w:rPrChange>
        </w:rPr>
        <w:t xml:space="preserve"> their primary cause of admission.</w:t>
      </w:r>
    </w:p>
    <w:p w14:paraId="5E9E2A10" w14:textId="1A26C58E" w:rsidR="00F948B9" w:rsidRPr="00FF73C3" w:rsidRDefault="00EA31B2" w:rsidP="00F07322">
      <w:pPr>
        <w:spacing w:line="360" w:lineRule="auto"/>
        <w:ind w:firstLine="720"/>
        <w:jc w:val="both"/>
        <w:rPr>
          <w:rFonts w:ascii="Times New Roman" w:eastAsia="Times New Roman" w:hAnsi="Times New Roman" w:cs="Times New Roman"/>
          <w:sz w:val="20"/>
          <w:szCs w:val="20"/>
          <w:rPrChange w:id="183" w:author="Abraham Isaac Jacob Gajardo Cortez (masterin)" w:date="2020-12-01T22:06:00Z">
            <w:rPr>
              <w:rFonts w:ascii="Times New Roman" w:eastAsia="Times New Roman" w:hAnsi="Times New Roman" w:cs="Times New Roman"/>
              <w:szCs w:val="22"/>
            </w:rPr>
          </w:rPrChange>
        </w:rPr>
      </w:pPr>
      <w:r w:rsidRPr="00FF73C3">
        <w:rPr>
          <w:rFonts w:ascii="Times New Roman" w:eastAsia="Times New Roman" w:hAnsi="Times New Roman" w:cs="Times New Roman"/>
          <w:sz w:val="20"/>
          <w:szCs w:val="20"/>
          <w:rPrChange w:id="184" w:author="Abraham Isaac Jacob Gajardo Cortez (masterin)" w:date="2020-12-01T22:06:00Z">
            <w:rPr>
              <w:rFonts w:ascii="Times New Roman" w:eastAsia="Times New Roman" w:hAnsi="Times New Roman" w:cs="Times New Roman"/>
              <w:szCs w:val="22"/>
            </w:rPr>
          </w:rPrChange>
        </w:rPr>
        <w:t>Chile</w:t>
      </w:r>
      <w:r w:rsidR="0063337C" w:rsidRPr="00FF73C3">
        <w:rPr>
          <w:rFonts w:ascii="Times New Roman" w:eastAsia="Times New Roman" w:hAnsi="Times New Roman" w:cs="Times New Roman"/>
          <w:sz w:val="20"/>
          <w:szCs w:val="20"/>
          <w:rPrChange w:id="185" w:author="Abraham Isaac Jacob Gajardo Cortez (masterin)" w:date="2020-12-01T22:06:00Z">
            <w:rPr>
              <w:rFonts w:ascii="Times New Roman" w:eastAsia="Times New Roman" w:hAnsi="Times New Roman" w:cs="Times New Roman"/>
              <w:szCs w:val="22"/>
            </w:rPr>
          </w:rPrChange>
        </w:rPr>
        <w:t>’s capital</w:t>
      </w:r>
      <w:r w:rsidR="00AC6DE6" w:rsidRPr="00FF73C3">
        <w:rPr>
          <w:rFonts w:ascii="Times New Roman" w:eastAsia="Times New Roman" w:hAnsi="Times New Roman" w:cs="Times New Roman"/>
          <w:sz w:val="20"/>
          <w:szCs w:val="20"/>
          <w:rPrChange w:id="186" w:author="Abraham Isaac Jacob Gajardo Cortez (masterin)" w:date="2020-12-01T22:06:00Z">
            <w:rPr>
              <w:rFonts w:ascii="Times New Roman" w:eastAsia="Times New Roman" w:hAnsi="Times New Roman" w:cs="Times New Roman"/>
              <w:szCs w:val="22"/>
            </w:rPr>
          </w:rPrChange>
        </w:rPr>
        <w:t>,</w:t>
      </w:r>
      <w:r w:rsidR="0063337C" w:rsidRPr="00FF73C3">
        <w:rPr>
          <w:rFonts w:ascii="Times New Roman" w:eastAsia="Times New Roman" w:hAnsi="Times New Roman" w:cs="Times New Roman"/>
          <w:sz w:val="20"/>
          <w:szCs w:val="20"/>
          <w:rPrChange w:id="187" w:author="Abraham Isaac Jacob Gajardo Cortez (masterin)" w:date="2020-12-01T22:06:00Z">
            <w:rPr>
              <w:rFonts w:ascii="Times New Roman" w:eastAsia="Times New Roman" w:hAnsi="Times New Roman" w:cs="Times New Roman"/>
              <w:szCs w:val="22"/>
            </w:rPr>
          </w:rPrChange>
        </w:rPr>
        <w:t xml:space="preserve"> Santiago</w:t>
      </w:r>
      <w:r w:rsidR="00AC6DE6" w:rsidRPr="00FF73C3">
        <w:rPr>
          <w:rFonts w:ascii="Times New Roman" w:eastAsia="Times New Roman" w:hAnsi="Times New Roman" w:cs="Times New Roman"/>
          <w:sz w:val="20"/>
          <w:szCs w:val="20"/>
          <w:rPrChange w:id="188" w:author="Abraham Isaac Jacob Gajardo Cortez (masterin)" w:date="2020-12-01T22:06:00Z">
            <w:rPr>
              <w:rFonts w:ascii="Times New Roman" w:eastAsia="Times New Roman" w:hAnsi="Times New Roman" w:cs="Times New Roman"/>
              <w:szCs w:val="22"/>
            </w:rPr>
          </w:rPrChange>
        </w:rPr>
        <w:t>,</w:t>
      </w:r>
      <w:r w:rsidRPr="00FF73C3">
        <w:rPr>
          <w:rFonts w:ascii="Times New Roman" w:eastAsia="Times New Roman" w:hAnsi="Times New Roman" w:cs="Times New Roman"/>
          <w:sz w:val="20"/>
          <w:szCs w:val="20"/>
          <w:rPrChange w:id="189" w:author="Abraham Isaac Jacob Gajardo Cortez (masterin)" w:date="2020-12-01T22:06:00Z">
            <w:rPr>
              <w:rFonts w:ascii="Times New Roman" w:eastAsia="Times New Roman" w:hAnsi="Times New Roman" w:cs="Times New Roman"/>
              <w:szCs w:val="22"/>
            </w:rPr>
          </w:rPrChange>
        </w:rPr>
        <w:t xml:space="preserve"> was </w:t>
      </w:r>
      <w:r w:rsidR="0063337C" w:rsidRPr="00FF73C3">
        <w:rPr>
          <w:rFonts w:ascii="Times New Roman" w:eastAsia="Times New Roman" w:hAnsi="Times New Roman" w:cs="Times New Roman"/>
          <w:sz w:val="20"/>
          <w:szCs w:val="20"/>
          <w:rPrChange w:id="190" w:author="Abraham Isaac Jacob Gajardo Cortez (masterin)" w:date="2020-12-01T22:06:00Z">
            <w:rPr>
              <w:rFonts w:ascii="Times New Roman" w:eastAsia="Times New Roman" w:hAnsi="Times New Roman" w:cs="Times New Roman"/>
              <w:szCs w:val="22"/>
            </w:rPr>
          </w:rPrChange>
        </w:rPr>
        <w:t xml:space="preserve">one of the </w:t>
      </w:r>
      <w:r w:rsidR="002542F4" w:rsidRPr="00FF73C3">
        <w:rPr>
          <w:rFonts w:ascii="Times New Roman" w:eastAsia="Times New Roman" w:hAnsi="Times New Roman" w:cs="Times New Roman"/>
          <w:sz w:val="20"/>
          <w:szCs w:val="20"/>
          <w:rPrChange w:id="191" w:author="Abraham Isaac Jacob Gajardo Cortez (masterin)" w:date="2020-12-01T22:06:00Z">
            <w:rPr>
              <w:rFonts w:ascii="Times New Roman" w:eastAsia="Times New Roman" w:hAnsi="Times New Roman" w:cs="Times New Roman"/>
              <w:szCs w:val="22"/>
            </w:rPr>
          </w:rPrChange>
        </w:rPr>
        <w:t>most affected areas</w:t>
      </w:r>
      <w:r w:rsidRPr="00FF73C3">
        <w:rPr>
          <w:rFonts w:ascii="Times New Roman" w:eastAsia="Times New Roman" w:hAnsi="Times New Roman" w:cs="Times New Roman"/>
          <w:sz w:val="20"/>
          <w:szCs w:val="20"/>
          <w:rPrChange w:id="192" w:author="Abraham Isaac Jacob Gajardo Cortez (masterin)" w:date="2020-12-01T22:06:00Z">
            <w:rPr>
              <w:rFonts w:ascii="Times New Roman" w:eastAsia="Times New Roman" w:hAnsi="Times New Roman" w:cs="Times New Roman"/>
              <w:szCs w:val="22"/>
            </w:rPr>
          </w:rPrChange>
        </w:rPr>
        <w:t xml:space="preserve"> by the social </w:t>
      </w:r>
      <w:r w:rsidR="0063337C" w:rsidRPr="00FF73C3">
        <w:rPr>
          <w:rFonts w:ascii="Times New Roman" w:eastAsia="Times New Roman" w:hAnsi="Times New Roman" w:cs="Times New Roman"/>
          <w:sz w:val="20"/>
          <w:szCs w:val="20"/>
          <w:rPrChange w:id="193" w:author="Abraham Isaac Jacob Gajardo Cortez (masterin)" w:date="2020-12-01T22:06:00Z">
            <w:rPr>
              <w:rFonts w:ascii="Times New Roman" w:eastAsia="Times New Roman" w:hAnsi="Times New Roman" w:cs="Times New Roman"/>
              <w:szCs w:val="22"/>
            </w:rPr>
          </w:rPrChange>
        </w:rPr>
        <w:t>protests</w:t>
      </w:r>
      <w:r w:rsidRPr="00FF73C3">
        <w:rPr>
          <w:rFonts w:ascii="Times New Roman" w:eastAsia="Times New Roman" w:hAnsi="Times New Roman" w:cs="Times New Roman"/>
          <w:sz w:val="20"/>
          <w:szCs w:val="20"/>
          <w:rPrChange w:id="194" w:author="Abraham Isaac Jacob Gajardo Cortez (masterin)" w:date="2020-12-01T22:06:00Z">
            <w:rPr>
              <w:rFonts w:ascii="Times New Roman" w:eastAsia="Times New Roman" w:hAnsi="Times New Roman" w:cs="Times New Roman"/>
              <w:szCs w:val="22"/>
            </w:rPr>
          </w:rPrChange>
        </w:rPr>
        <w:t xml:space="preserve"> in 2019,</w:t>
      </w:r>
      <w:r w:rsidR="00106307" w:rsidRPr="00FF73C3">
        <w:rPr>
          <w:rFonts w:ascii="Times New Roman" w:eastAsia="Times New Roman" w:hAnsi="Times New Roman" w:cs="Times New Roman"/>
          <w:sz w:val="20"/>
          <w:szCs w:val="20"/>
          <w:rPrChange w:id="195" w:author="Abraham Isaac Jacob Gajardo Cortez (masterin)" w:date="2020-12-01T22:06:00Z">
            <w:rPr>
              <w:rFonts w:ascii="Times New Roman" w:eastAsia="Times New Roman" w:hAnsi="Times New Roman" w:cs="Times New Roman"/>
              <w:szCs w:val="22"/>
            </w:rPr>
          </w:rPrChange>
        </w:rPr>
        <w:t xml:space="preserve"> </w:t>
      </w:r>
      <w:r w:rsidR="0063337C" w:rsidRPr="00FF73C3">
        <w:rPr>
          <w:rFonts w:ascii="Times New Roman" w:eastAsia="Times New Roman" w:hAnsi="Times New Roman" w:cs="Times New Roman"/>
          <w:sz w:val="20"/>
          <w:szCs w:val="20"/>
          <w:rPrChange w:id="196" w:author="Abraham Isaac Jacob Gajardo Cortez (masterin)" w:date="2020-12-01T22:06:00Z">
            <w:rPr>
              <w:rFonts w:ascii="Times New Roman" w:eastAsia="Times New Roman" w:hAnsi="Times New Roman" w:cs="Times New Roman"/>
              <w:szCs w:val="22"/>
            </w:rPr>
          </w:rPrChange>
        </w:rPr>
        <w:t>particularly around t</w:t>
      </w:r>
      <w:r w:rsidRPr="00FF73C3">
        <w:rPr>
          <w:rFonts w:ascii="Times New Roman" w:eastAsia="Times New Roman" w:hAnsi="Times New Roman" w:cs="Times New Roman"/>
          <w:sz w:val="20"/>
          <w:szCs w:val="20"/>
          <w:rPrChange w:id="197" w:author="Abraham Isaac Jacob Gajardo Cortez (masterin)" w:date="2020-12-01T22:06:00Z">
            <w:rPr>
              <w:rFonts w:ascii="Times New Roman" w:eastAsia="Times New Roman" w:hAnsi="Times New Roman" w:cs="Times New Roman"/>
              <w:szCs w:val="22"/>
            </w:rPr>
          </w:rPrChange>
        </w:rPr>
        <w:t>he h</w:t>
      </w:r>
      <w:r w:rsidR="00E926B0" w:rsidRPr="00FF73C3">
        <w:rPr>
          <w:rFonts w:ascii="Times New Roman" w:eastAsia="Times New Roman" w:hAnsi="Times New Roman" w:cs="Times New Roman"/>
          <w:sz w:val="20"/>
          <w:szCs w:val="20"/>
          <w:rPrChange w:id="198" w:author="Abraham Isaac Jacob Gajardo Cortez (masterin)" w:date="2020-12-01T22:06:00Z">
            <w:rPr>
              <w:rFonts w:ascii="Times New Roman" w:eastAsia="Times New Roman" w:hAnsi="Times New Roman" w:cs="Times New Roman"/>
              <w:szCs w:val="22"/>
            </w:rPr>
          </w:rPrChange>
        </w:rPr>
        <w:t>istoric</w:t>
      </w:r>
      <w:del w:id="199" w:author="Andrés González Santa Cruz" w:date="2020-12-03T15:58:00Z">
        <w:r w:rsidR="00E926B0" w:rsidRPr="00FF73C3" w:rsidDel="00D41248">
          <w:rPr>
            <w:rFonts w:ascii="Times New Roman" w:eastAsia="Times New Roman" w:hAnsi="Times New Roman" w:cs="Times New Roman"/>
            <w:sz w:val="20"/>
            <w:szCs w:val="20"/>
            <w:rPrChange w:id="200" w:author="Abraham Isaac Jacob Gajardo Cortez (masterin)" w:date="2020-12-01T22:06:00Z">
              <w:rPr>
                <w:rFonts w:ascii="Times New Roman" w:eastAsia="Times New Roman" w:hAnsi="Times New Roman" w:cs="Times New Roman"/>
                <w:szCs w:val="22"/>
              </w:rPr>
            </w:rPrChange>
          </w:rPr>
          <w:delText>al</w:delText>
        </w:r>
      </w:del>
      <w:r w:rsidR="00E926B0" w:rsidRPr="00FF73C3">
        <w:rPr>
          <w:rFonts w:ascii="Times New Roman" w:eastAsia="Times New Roman" w:hAnsi="Times New Roman" w:cs="Times New Roman"/>
          <w:sz w:val="20"/>
          <w:szCs w:val="20"/>
          <w:rPrChange w:id="201" w:author="Abraham Isaac Jacob Gajardo Cortez (masterin)" w:date="2020-12-01T22:06:00Z">
            <w:rPr>
              <w:rFonts w:ascii="Times New Roman" w:eastAsia="Times New Roman" w:hAnsi="Times New Roman" w:cs="Times New Roman"/>
              <w:szCs w:val="22"/>
            </w:rPr>
          </w:rPrChange>
        </w:rPr>
        <w:t xml:space="preserve"> focal point of social protest </w:t>
      </w:r>
      <w:r w:rsidR="0063337C" w:rsidRPr="00FF73C3">
        <w:rPr>
          <w:rFonts w:ascii="Times New Roman" w:eastAsia="Times New Roman" w:hAnsi="Times New Roman" w:cs="Times New Roman"/>
          <w:sz w:val="20"/>
          <w:szCs w:val="20"/>
          <w:rPrChange w:id="202" w:author="Abraham Isaac Jacob Gajardo Cortez (masterin)" w:date="2020-12-01T22:06:00Z">
            <w:rPr>
              <w:rFonts w:ascii="Times New Roman" w:eastAsia="Times New Roman" w:hAnsi="Times New Roman" w:cs="Times New Roman"/>
              <w:szCs w:val="22"/>
            </w:rPr>
          </w:rPrChange>
        </w:rPr>
        <w:t xml:space="preserve">known </w:t>
      </w:r>
      <w:r w:rsidR="00106307" w:rsidRPr="00FF73C3">
        <w:rPr>
          <w:rFonts w:ascii="Times New Roman" w:eastAsia="Times New Roman" w:hAnsi="Times New Roman" w:cs="Times New Roman"/>
          <w:sz w:val="20"/>
          <w:szCs w:val="20"/>
          <w:rPrChange w:id="203" w:author="Abraham Isaac Jacob Gajardo Cortez (masterin)" w:date="2020-12-01T22:06:00Z">
            <w:rPr>
              <w:rFonts w:ascii="Times New Roman" w:eastAsia="Times New Roman" w:hAnsi="Times New Roman" w:cs="Times New Roman"/>
              <w:szCs w:val="22"/>
            </w:rPr>
          </w:rPrChange>
        </w:rPr>
        <w:t>as</w:t>
      </w:r>
      <w:r w:rsidR="00CA0A9D" w:rsidRPr="00FF73C3">
        <w:rPr>
          <w:rFonts w:ascii="Times New Roman" w:eastAsia="Times New Roman" w:hAnsi="Times New Roman" w:cs="Times New Roman"/>
          <w:sz w:val="20"/>
          <w:szCs w:val="20"/>
          <w:rPrChange w:id="204" w:author="Abraham Isaac Jacob Gajardo Cortez (masterin)" w:date="2020-12-01T22:06:00Z">
            <w:rPr>
              <w:rFonts w:ascii="Times New Roman" w:eastAsia="Times New Roman" w:hAnsi="Times New Roman" w:cs="Times New Roman"/>
              <w:szCs w:val="22"/>
            </w:rPr>
          </w:rPrChange>
        </w:rPr>
        <w:t xml:space="preserve"> </w:t>
      </w:r>
      <w:r w:rsidRPr="00FF73C3">
        <w:rPr>
          <w:rFonts w:ascii="Times New Roman" w:eastAsia="Times New Roman" w:hAnsi="Times New Roman" w:cs="Times New Roman"/>
          <w:sz w:val="20"/>
          <w:szCs w:val="20"/>
          <w:rPrChange w:id="205" w:author="Abraham Isaac Jacob Gajardo Cortez (masterin)" w:date="2020-12-01T22:06:00Z">
            <w:rPr>
              <w:rFonts w:ascii="Times New Roman" w:eastAsia="Times New Roman" w:hAnsi="Times New Roman" w:cs="Times New Roman"/>
              <w:szCs w:val="22"/>
            </w:rPr>
          </w:rPrChange>
        </w:rPr>
        <w:t>“</w:t>
      </w:r>
      <w:r w:rsidR="00E926B0" w:rsidRPr="00FF73C3">
        <w:rPr>
          <w:rFonts w:ascii="Times New Roman" w:eastAsia="Times New Roman" w:hAnsi="Times New Roman" w:cs="Times New Roman"/>
          <w:sz w:val="20"/>
          <w:szCs w:val="20"/>
          <w:rPrChange w:id="206" w:author="Abraham Isaac Jacob Gajardo Cortez (masterin)" w:date="2020-12-01T22:06:00Z">
            <w:rPr>
              <w:rFonts w:ascii="Times New Roman" w:eastAsia="Times New Roman" w:hAnsi="Times New Roman" w:cs="Times New Roman"/>
              <w:szCs w:val="22"/>
            </w:rPr>
          </w:rPrChange>
        </w:rPr>
        <w:t xml:space="preserve">Plaza </w:t>
      </w:r>
      <w:proofErr w:type="spellStart"/>
      <w:r w:rsidR="00E926B0" w:rsidRPr="00FF73C3">
        <w:rPr>
          <w:rFonts w:ascii="Times New Roman" w:eastAsia="Times New Roman" w:hAnsi="Times New Roman" w:cs="Times New Roman"/>
          <w:sz w:val="20"/>
          <w:szCs w:val="20"/>
          <w:rPrChange w:id="207" w:author="Abraham Isaac Jacob Gajardo Cortez (masterin)" w:date="2020-12-01T22:06:00Z">
            <w:rPr>
              <w:rFonts w:ascii="Times New Roman" w:eastAsia="Times New Roman" w:hAnsi="Times New Roman" w:cs="Times New Roman"/>
              <w:szCs w:val="22"/>
            </w:rPr>
          </w:rPrChange>
        </w:rPr>
        <w:t>Baquedano</w:t>
      </w:r>
      <w:proofErr w:type="spellEnd"/>
      <w:r w:rsidRPr="00FF73C3">
        <w:rPr>
          <w:rFonts w:ascii="Times New Roman" w:eastAsia="Times New Roman" w:hAnsi="Times New Roman" w:cs="Times New Roman"/>
          <w:sz w:val="20"/>
          <w:szCs w:val="20"/>
          <w:rPrChange w:id="208" w:author="Abraham Isaac Jacob Gajardo Cortez (masterin)" w:date="2020-12-01T22:06:00Z">
            <w:rPr>
              <w:rFonts w:ascii="Times New Roman" w:eastAsia="Times New Roman" w:hAnsi="Times New Roman" w:cs="Times New Roman"/>
              <w:szCs w:val="22"/>
            </w:rPr>
          </w:rPrChange>
        </w:rPr>
        <w:t>”, “Plaza Italia”</w:t>
      </w:r>
      <w:r w:rsidR="0063337C" w:rsidRPr="00FF73C3">
        <w:rPr>
          <w:rFonts w:ascii="Times New Roman" w:eastAsia="Times New Roman" w:hAnsi="Times New Roman" w:cs="Times New Roman"/>
          <w:sz w:val="20"/>
          <w:szCs w:val="20"/>
          <w:rPrChange w:id="209" w:author="Abraham Isaac Jacob Gajardo Cortez (masterin)" w:date="2020-12-01T22:06:00Z">
            <w:rPr>
              <w:rFonts w:ascii="Times New Roman" w:eastAsia="Times New Roman" w:hAnsi="Times New Roman" w:cs="Times New Roman"/>
              <w:szCs w:val="22"/>
            </w:rPr>
          </w:rPrChange>
        </w:rPr>
        <w:t>, and more recentl</w:t>
      </w:r>
      <w:del w:id="210" w:author="Andrés González Santa Cruz" w:date="2020-12-03T15:58:00Z">
        <w:r w:rsidR="0063337C" w:rsidRPr="00FF73C3" w:rsidDel="00D41248">
          <w:rPr>
            <w:rFonts w:ascii="Times New Roman" w:eastAsia="Times New Roman" w:hAnsi="Times New Roman" w:cs="Times New Roman"/>
            <w:sz w:val="20"/>
            <w:szCs w:val="20"/>
            <w:rPrChange w:id="211" w:author="Abraham Isaac Jacob Gajardo Cortez (masterin)" w:date="2020-12-01T22:06:00Z">
              <w:rPr>
                <w:rFonts w:ascii="Times New Roman" w:eastAsia="Times New Roman" w:hAnsi="Times New Roman" w:cs="Times New Roman"/>
                <w:szCs w:val="22"/>
              </w:rPr>
            </w:rPrChange>
          </w:rPr>
          <w:delText>h</w:delText>
        </w:r>
      </w:del>
      <w:r w:rsidR="0063337C" w:rsidRPr="00FF73C3">
        <w:rPr>
          <w:rFonts w:ascii="Times New Roman" w:eastAsia="Times New Roman" w:hAnsi="Times New Roman" w:cs="Times New Roman"/>
          <w:sz w:val="20"/>
          <w:szCs w:val="20"/>
          <w:rPrChange w:id="212" w:author="Abraham Isaac Jacob Gajardo Cortez (masterin)" w:date="2020-12-01T22:06:00Z">
            <w:rPr>
              <w:rFonts w:ascii="Times New Roman" w:eastAsia="Times New Roman" w:hAnsi="Times New Roman" w:cs="Times New Roman"/>
              <w:szCs w:val="22"/>
            </w:rPr>
          </w:rPrChange>
        </w:rPr>
        <w:t>y,</w:t>
      </w:r>
      <w:r w:rsidRPr="00FF73C3">
        <w:rPr>
          <w:rFonts w:ascii="Times New Roman" w:eastAsia="Times New Roman" w:hAnsi="Times New Roman" w:cs="Times New Roman"/>
          <w:sz w:val="20"/>
          <w:szCs w:val="20"/>
          <w:rPrChange w:id="213" w:author="Abraham Isaac Jacob Gajardo Cortez (masterin)" w:date="2020-12-01T22:06:00Z">
            <w:rPr>
              <w:rFonts w:ascii="Times New Roman" w:eastAsia="Times New Roman" w:hAnsi="Times New Roman" w:cs="Times New Roman"/>
              <w:szCs w:val="22"/>
            </w:rPr>
          </w:rPrChange>
        </w:rPr>
        <w:t xml:space="preserve"> “Plaza </w:t>
      </w:r>
      <w:proofErr w:type="spellStart"/>
      <w:r w:rsidRPr="00FF73C3">
        <w:rPr>
          <w:rFonts w:ascii="Times New Roman" w:eastAsia="Times New Roman" w:hAnsi="Times New Roman" w:cs="Times New Roman"/>
          <w:sz w:val="20"/>
          <w:szCs w:val="20"/>
          <w:rPrChange w:id="214" w:author="Abraham Isaac Jacob Gajardo Cortez (masterin)" w:date="2020-12-01T22:06:00Z">
            <w:rPr>
              <w:rFonts w:ascii="Times New Roman" w:eastAsia="Times New Roman" w:hAnsi="Times New Roman" w:cs="Times New Roman"/>
              <w:szCs w:val="22"/>
            </w:rPr>
          </w:rPrChange>
        </w:rPr>
        <w:t>dignidad</w:t>
      </w:r>
      <w:proofErr w:type="spellEnd"/>
      <w:r w:rsidRPr="00FF73C3">
        <w:rPr>
          <w:rFonts w:ascii="Times New Roman" w:eastAsia="Times New Roman" w:hAnsi="Times New Roman" w:cs="Times New Roman"/>
          <w:sz w:val="20"/>
          <w:szCs w:val="20"/>
          <w:rPrChange w:id="215" w:author="Abraham Isaac Jacob Gajardo Cortez (masterin)" w:date="2020-12-01T22:06:00Z">
            <w:rPr>
              <w:rFonts w:ascii="Times New Roman" w:eastAsia="Times New Roman" w:hAnsi="Times New Roman" w:cs="Times New Roman"/>
              <w:szCs w:val="22"/>
            </w:rPr>
          </w:rPrChange>
        </w:rPr>
        <w:t xml:space="preserve">”. </w:t>
      </w:r>
      <w:r w:rsidR="0063337C" w:rsidRPr="00FF73C3">
        <w:rPr>
          <w:rFonts w:ascii="Times New Roman" w:eastAsia="Times New Roman" w:hAnsi="Times New Roman" w:cs="Times New Roman"/>
          <w:sz w:val="20"/>
          <w:szCs w:val="20"/>
          <w:rPrChange w:id="216" w:author="Abraham Isaac Jacob Gajardo Cortez (masterin)" w:date="2020-12-01T22:06:00Z">
            <w:rPr>
              <w:rFonts w:ascii="Times New Roman" w:eastAsia="Times New Roman" w:hAnsi="Times New Roman" w:cs="Times New Roman"/>
              <w:szCs w:val="22"/>
            </w:rPr>
          </w:rPrChange>
        </w:rPr>
        <w:t>W</w:t>
      </w:r>
      <w:r w:rsidRPr="00FF73C3">
        <w:rPr>
          <w:rFonts w:ascii="Times New Roman" w:eastAsia="Times New Roman" w:hAnsi="Times New Roman" w:cs="Times New Roman"/>
          <w:sz w:val="20"/>
          <w:szCs w:val="20"/>
          <w:rPrChange w:id="217" w:author="Abraham Isaac Jacob Gajardo Cortez (masterin)" w:date="2020-12-01T22:06:00Z">
            <w:rPr>
              <w:rFonts w:ascii="Times New Roman" w:eastAsia="Times New Roman" w:hAnsi="Times New Roman" w:cs="Times New Roman"/>
              <w:szCs w:val="22"/>
            </w:rPr>
          </w:rPrChange>
        </w:rPr>
        <w:t xml:space="preserve">e included </w:t>
      </w:r>
      <w:r w:rsidR="00452C2E" w:rsidRPr="00FF73C3">
        <w:rPr>
          <w:rFonts w:ascii="Times New Roman" w:eastAsia="Times New Roman" w:hAnsi="Times New Roman" w:cs="Times New Roman"/>
          <w:sz w:val="20"/>
          <w:szCs w:val="20"/>
          <w:rPrChange w:id="218" w:author="Abraham Isaac Jacob Gajardo Cortez (masterin)" w:date="2020-12-01T22:06:00Z">
            <w:rPr>
              <w:rFonts w:ascii="Times New Roman" w:eastAsia="Times New Roman" w:hAnsi="Times New Roman" w:cs="Times New Roman"/>
              <w:szCs w:val="22"/>
            </w:rPr>
          </w:rPrChange>
        </w:rPr>
        <w:t xml:space="preserve">cases from </w:t>
      </w:r>
      <w:r w:rsidR="0040344C" w:rsidRPr="00FF73C3">
        <w:rPr>
          <w:rFonts w:ascii="Times New Roman" w:eastAsia="Times New Roman" w:hAnsi="Times New Roman" w:cs="Times New Roman"/>
          <w:sz w:val="20"/>
          <w:szCs w:val="20"/>
          <w:rPrChange w:id="219" w:author="Abraham Isaac Jacob Gajardo Cortez (masterin)" w:date="2020-12-01T22:06:00Z">
            <w:rPr>
              <w:rFonts w:ascii="Times New Roman" w:eastAsia="Times New Roman" w:hAnsi="Times New Roman" w:cs="Times New Roman"/>
              <w:szCs w:val="22"/>
            </w:rPr>
          </w:rPrChange>
        </w:rPr>
        <w:t xml:space="preserve">tertiary </w:t>
      </w:r>
      <w:r w:rsidRPr="00FF73C3">
        <w:rPr>
          <w:rFonts w:ascii="Times New Roman" w:eastAsia="Times New Roman" w:hAnsi="Times New Roman" w:cs="Times New Roman"/>
          <w:sz w:val="20"/>
          <w:szCs w:val="20"/>
          <w:rPrChange w:id="220" w:author="Abraham Isaac Jacob Gajardo Cortez (masterin)" w:date="2020-12-01T22:06:00Z">
            <w:rPr>
              <w:rFonts w:ascii="Times New Roman" w:eastAsia="Times New Roman" w:hAnsi="Times New Roman" w:cs="Times New Roman"/>
              <w:szCs w:val="22"/>
            </w:rPr>
          </w:rPrChange>
        </w:rPr>
        <w:t xml:space="preserve">public hospitals located </w:t>
      </w:r>
      <w:r w:rsidR="0040344C" w:rsidRPr="00FF73C3">
        <w:rPr>
          <w:rFonts w:ascii="Times New Roman" w:eastAsia="Times New Roman" w:hAnsi="Times New Roman" w:cs="Times New Roman"/>
          <w:sz w:val="20"/>
          <w:szCs w:val="20"/>
          <w:rPrChange w:id="221" w:author="Abraham Isaac Jacob Gajardo Cortez (masterin)" w:date="2020-12-01T22:06:00Z">
            <w:rPr>
              <w:rFonts w:ascii="Times New Roman" w:eastAsia="Times New Roman" w:hAnsi="Times New Roman" w:cs="Times New Roman"/>
              <w:szCs w:val="22"/>
            </w:rPr>
          </w:rPrChange>
        </w:rPr>
        <w:t xml:space="preserve">within 3 kilometers of this </w:t>
      </w:r>
      <w:r w:rsidR="0063337C" w:rsidRPr="00FF73C3">
        <w:rPr>
          <w:rFonts w:ascii="Times New Roman" w:eastAsia="Times New Roman" w:hAnsi="Times New Roman" w:cs="Times New Roman"/>
          <w:sz w:val="20"/>
          <w:szCs w:val="20"/>
          <w:rPrChange w:id="222" w:author="Abraham Isaac Jacob Gajardo Cortez (masterin)" w:date="2020-12-01T22:06:00Z">
            <w:rPr>
              <w:rFonts w:ascii="Times New Roman" w:eastAsia="Times New Roman" w:hAnsi="Times New Roman" w:cs="Times New Roman"/>
              <w:szCs w:val="22"/>
            </w:rPr>
          </w:rPrChange>
        </w:rPr>
        <w:t xml:space="preserve">focal </w:t>
      </w:r>
      <w:r w:rsidR="0040344C" w:rsidRPr="00FF73C3">
        <w:rPr>
          <w:rFonts w:ascii="Times New Roman" w:eastAsia="Times New Roman" w:hAnsi="Times New Roman" w:cs="Times New Roman"/>
          <w:sz w:val="20"/>
          <w:szCs w:val="20"/>
          <w:rPrChange w:id="223" w:author="Abraham Isaac Jacob Gajardo Cortez (masterin)" w:date="2020-12-01T22:06:00Z">
            <w:rPr>
              <w:rFonts w:ascii="Times New Roman" w:eastAsia="Times New Roman" w:hAnsi="Times New Roman" w:cs="Times New Roman"/>
              <w:szCs w:val="22"/>
            </w:rPr>
          </w:rPrChange>
        </w:rPr>
        <w:t>p</w:t>
      </w:r>
      <w:r w:rsidR="00106307" w:rsidRPr="00FF73C3">
        <w:rPr>
          <w:rFonts w:ascii="Times New Roman" w:eastAsia="Times New Roman" w:hAnsi="Times New Roman" w:cs="Times New Roman"/>
          <w:sz w:val="20"/>
          <w:szCs w:val="20"/>
          <w:rPrChange w:id="224" w:author="Abraham Isaac Jacob Gajardo Cortez (masterin)" w:date="2020-12-01T22:06:00Z">
            <w:rPr>
              <w:rFonts w:ascii="Times New Roman" w:eastAsia="Times New Roman" w:hAnsi="Times New Roman" w:cs="Times New Roman"/>
              <w:szCs w:val="22"/>
            </w:rPr>
          </w:rPrChange>
        </w:rPr>
        <w:t>oint</w:t>
      </w:r>
      <w:r w:rsidR="0040344C" w:rsidRPr="00FF73C3">
        <w:rPr>
          <w:rFonts w:ascii="Times New Roman" w:eastAsia="Times New Roman" w:hAnsi="Times New Roman" w:cs="Times New Roman"/>
          <w:sz w:val="20"/>
          <w:szCs w:val="20"/>
          <w:rPrChange w:id="225" w:author="Abraham Isaac Jacob Gajardo Cortez (masterin)" w:date="2020-12-01T22:06:00Z">
            <w:rPr>
              <w:rFonts w:ascii="Times New Roman" w:eastAsia="Times New Roman" w:hAnsi="Times New Roman" w:cs="Times New Roman"/>
              <w:szCs w:val="22"/>
            </w:rPr>
          </w:rPrChange>
        </w:rPr>
        <w:t xml:space="preserve"> (Hospital de </w:t>
      </w:r>
      <w:proofErr w:type="spellStart"/>
      <w:r w:rsidR="0040344C" w:rsidRPr="00FF73C3">
        <w:rPr>
          <w:rFonts w:ascii="Times New Roman" w:eastAsia="Times New Roman" w:hAnsi="Times New Roman" w:cs="Times New Roman"/>
          <w:sz w:val="20"/>
          <w:szCs w:val="20"/>
          <w:rPrChange w:id="226" w:author="Abraham Isaac Jacob Gajardo Cortez (masterin)" w:date="2020-12-01T22:06:00Z">
            <w:rPr>
              <w:rFonts w:ascii="Times New Roman" w:eastAsia="Times New Roman" w:hAnsi="Times New Roman" w:cs="Times New Roman"/>
              <w:szCs w:val="22"/>
            </w:rPr>
          </w:rPrChange>
        </w:rPr>
        <w:t>Urgencia</w:t>
      </w:r>
      <w:proofErr w:type="spellEnd"/>
      <w:r w:rsidR="0040344C" w:rsidRPr="00FF73C3">
        <w:rPr>
          <w:rFonts w:ascii="Times New Roman" w:eastAsia="Times New Roman" w:hAnsi="Times New Roman" w:cs="Times New Roman"/>
          <w:sz w:val="20"/>
          <w:szCs w:val="20"/>
          <w:rPrChange w:id="227" w:author="Abraham Isaac Jacob Gajardo Cortez (masterin)" w:date="2020-12-01T22:06:00Z">
            <w:rPr>
              <w:rFonts w:ascii="Times New Roman" w:eastAsia="Times New Roman" w:hAnsi="Times New Roman" w:cs="Times New Roman"/>
              <w:szCs w:val="22"/>
            </w:rPr>
          </w:rPrChange>
        </w:rPr>
        <w:t xml:space="preserve"> </w:t>
      </w:r>
      <w:proofErr w:type="spellStart"/>
      <w:r w:rsidR="0040344C" w:rsidRPr="00FF73C3">
        <w:rPr>
          <w:rFonts w:ascii="Times New Roman" w:eastAsia="Times New Roman" w:hAnsi="Times New Roman" w:cs="Times New Roman"/>
          <w:sz w:val="20"/>
          <w:szCs w:val="20"/>
          <w:rPrChange w:id="228" w:author="Abraham Isaac Jacob Gajardo Cortez (masterin)" w:date="2020-12-01T22:06:00Z">
            <w:rPr>
              <w:rFonts w:ascii="Times New Roman" w:eastAsia="Times New Roman" w:hAnsi="Times New Roman" w:cs="Times New Roman"/>
              <w:szCs w:val="22"/>
            </w:rPr>
          </w:rPrChange>
        </w:rPr>
        <w:t>Asistencia</w:t>
      </w:r>
      <w:proofErr w:type="spellEnd"/>
      <w:r w:rsidR="0040344C" w:rsidRPr="00FF73C3">
        <w:rPr>
          <w:rFonts w:ascii="Times New Roman" w:eastAsia="Times New Roman" w:hAnsi="Times New Roman" w:cs="Times New Roman"/>
          <w:sz w:val="20"/>
          <w:szCs w:val="20"/>
          <w:rPrChange w:id="229" w:author="Abraham Isaac Jacob Gajardo Cortez (masterin)" w:date="2020-12-01T22:06:00Z">
            <w:rPr>
              <w:rFonts w:ascii="Times New Roman" w:eastAsia="Times New Roman" w:hAnsi="Times New Roman" w:cs="Times New Roman"/>
              <w:szCs w:val="22"/>
            </w:rPr>
          </w:rPrChange>
        </w:rPr>
        <w:t xml:space="preserve"> </w:t>
      </w:r>
      <w:proofErr w:type="spellStart"/>
      <w:r w:rsidR="0040344C" w:rsidRPr="00FF73C3">
        <w:rPr>
          <w:rFonts w:ascii="Times New Roman" w:eastAsia="Times New Roman" w:hAnsi="Times New Roman" w:cs="Times New Roman"/>
          <w:sz w:val="20"/>
          <w:szCs w:val="20"/>
          <w:rPrChange w:id="230" w:author="Abraham Isaac Jacob Gajardo Cortez (masterin)" w:date="2020-12-01T22:06:00Z">
            <w:rPr>
              <w:rFonts w:ascii="Times New Roman" w:eastAsia="Times New Roman" w:hAnsi="Times New Roman" w:cs="Times New Roman"/>
              <w:szCs w:val="22"/>
            </w:rPr>
          </w:rPrChange>
        </w:rPr>
        <w:t>Pública</w:t>
      </w:r>
      <w:proofErr w:type="spellEnd"/>
      <w:r w:rsidR="0040344C" w:rsidRPr="00FF73C3">
        <w:rPr>
          <w:rFonts w:ascii="Times New Roman" w:eastAsia="Times New Roman" w:hAnsi="Times New Roman" w:cs="Times New Roman"/>
          <w:sz w:val="20"/>
          <w:szCs w:val="20"/>
          <w:rPrChange w:id="231" w:author="Abraham Isaac Jacob Gajardo Cortez (masterin)" w:date="2020-12-01T22:06:00Z">
            <w:rPr>
              <w:rFonts w:ascii="Times New Roman" w:eastAsia="Times New Roman" w:hAnsi="Times New Roman" w:cs="Times New Roman"/>
              <w:szCs w:val="22"/>
            </w:rPr>
          </w:rPrChange>
        </w:rPr>
        <w:t xml:space="preserve">, Hospital Del Salvador de Santiago, </w:t>
      </w:r>
      <w:r w:rsidR="00106307" w:rsidRPr="00FF73C3">
        <w:rPr>
          <w:rFonts w:ascii="Times New Roman" w:eastAsia="Times New Roman" w:hAnsi="Times New Roman" w:cs="Times New Roman"/>
          <w:sz w:val="20"/>
          <w:szCs w:val="20"/>
          <w:rPrChange w:id="232" w:author="Abraham Isaac Jacob Gajardo Cortez (masterin)" w:date="2020-12-01T22:06:00Z">
            <w:rPr>
              <w:rFonts w:ascii="Times New Roman" w:eastAsia="Times New Roman" w:hAnsi="Times New Roman" w:cs="Times New Roman"/>
              <w:szCs w:val="22"/>
            </w:rPr>
          </w:rPrChange>
        </w:rPr>
        <w:t xml:space="preserve">and </w:t>
      </w:r>
      <w:proofErr w:type="spellStart"/>
      <w:r w:rsidR="0040344C" w:rsidRPr="00FF73C3">
        <w:rPr>
          <w:rFonts w:ascii="Times New Roman" w:eastAsia="Times New Roman" w:hAnsi="Times New Roman" w:cs="Times New Roman"/>
          <w:sz w:val="20"/>
          <w:szCs w:val="20"/>
          <w:rPrChange w:id="233" w:author="Abraham Isaac Jacob Gajardo Cortez (masterin)" w:date="2020-12-01T22:06:00Z">
            <w:rPr>
              <w:rFonts w:ascii="Times New Roman" w:eastAsia="Times New Roman" w:hAnsi="Times New Roman" w:cs="Times New Roman"/>
              <w:szCs w:val="22"/>
            </w:rPr>
          </w:rPrChange>
        </w:rPr>
        <w:t>Complejo</w:t>
      </w:r>
      <w:proofErr w:type="spellEnd"/>
      <w:r w:rsidR="0040344C" w:rsidRPr="00FF73C3">
        <w:rPr>
          <w:rFonts w:ascii="Times New Roman" w:eastAsia="Times New Roman" w:hAnsi="Times New Roman" w:cs="Times New Roman"/>
          <w:sz w:val="20"/>
          <w:szCs w:val="20"/>
          <w:rPrChange w:id="234" w:author="Abraham Isaac Jacob Gajardo Cortez (masterin)" w:date="2020-12-01T22:06:00Z">
            <w:rPr>
              <w:rFonts w:ascii="Times New Roman" w:eastAsia="Times New Roman" w:hAnsi="Times New Roman" w:cs="Times New Roman"/>
              <w:szCs w:val="22"/>
            </w:rPr>
          </w:rPrChange>
        </w:rPr>
        <w:t xml:space="preserve"> </w:t>
      </w:r>
      <w:proofErr w:type="spellStart"/>
      <w:r w:rsidR="0040344C" w:rsidRPr="00FF73C3">
        <w:rPr>
          <w:rFonts w:ascii="Times New Roman" w:eastAsia="Times New Roman" w:hAnsi="Times New Roman" w:cs="Times New Roman"/>
          <w:sz w:val="20"/>
          <w:szCs w:val="20"/>
          <w:rPrChange w:id="235" w:author="Abraham Isaac Jacob Gajardo Cortez (masterin)" w:date="2020-12-01T22:06:00Z">
            <w:rPr>
              <w:rFonts w:ascii="Times New Roman" w:eastAsia="Times New Roman" w:hAnsi="Times New Roman" w:cs="Times New Roman"/>
              <w:szCs w:val="22"/>
            </w:rPr>
          </w:rPrChange>
        </w:rPr>
        <w:t>Hospitalario</w:t>
      </w:r>
      <w:proofErr w:type="spellEnd"/>
      <w:r w:rsidR="0040344C" w:rsidRPr="00FF73C3">
        <w:rPr>
          <w:rFonts w:ascii="Times New Roman" w:eastAsia="Times New Roman" w:hAnsi="Times New Roman" w:cs="Times New Roman"/>
          <w:sz w:val="20"/>
          <w:szCs w:val="20"/>
          <w:rPrChange w:id="236" w:author="Abraham Isaac Jacob Gajardo Cortez (masterin)" w:date="2020-12-01T22:06:00Z">
            <w:rPr>
              <w:rFonts w:ascii="Times New Roman" w:eastAsia="Times New Roman" w:hAnsi="Times New Roman" w:cs="Times New Roman"/>
              <w:szCs w:val="22"/>
            </w:rPr>
          </w:rPrChange>
        </w:rPr>
        <w:t xml:space="preserve"> San José). </w:t>
      </w:r>
      <w:r w:rsidR="00F948B9" w:rsidRPr="00FF73C3">
        <w:rPr>
          <w:rFonts w:ascii="Times New Roman" w:eastAsia="Times New Roman" w:hAnsi="Times New Roman" w:cs="Times New Roman"/>
          <w:sz w:val="20"/>
          <w:szCs w:val="20"/>
          <w:rPrChange w:id="237" w:author="Abraham Isaac Jacob Gajardo Cortez (masterin)" w:date="2020-12-01T22:06:00Z">
            <w:rPr>
              <w:rFonts w:ascii="Times New Roman" w:eastAsia="Times New Roman" w:hAnsi="Times New Roman" w:cs="Times New Roman"/>
              <w:szCs w:val="22"/>
            </w:rPr>
          </w:rPrChange>
        </w:rPr>
        <w:t xml:space="preserve">Two of these hospitals were within 1 kilometer of the </w:t>
      </w:r>
      <w:r w:rsidR="0040344C" w:rsidRPr="00FF73C3">
        <w:rPr>
          <w:rFonts w:ascii="Times New Roman" w:eastAsia="Times New Roman" w:hAnsi="Times New Roman" w:cs="Times New Roman"/>
          <w:sz w:val="20"/>
          <w:szCs w:val="20"/>
          <w:rPrChange w:id="238" w:author="Abraham Isaac Jacob Gajardo Cortez (masterin)" w:date="2020-12-01T22:06:00Z">
            <w:rPr>
              <w:rFonts w:ascii="Times New Roman" w:eastAsia="Times New Roman" w:hAnsi="Times New Roman" w:cs="Times New Roman"/>
              <w:szCs w:val="22"/>
            </w:rPr>
          </w:rPrChange>
        </w:rPr>
        <w:t>“</w:t>
      </w:r>
      <w:r w:rsidR="00F948B9" w:rsidRPr="00FF73C3">
        <w:rPr>
          <w:rFonts w:ascii="Times New Roman" w:eastAsia="Times New Roman" w:hAnsi="Times New Roman" w:cs="Times New Roman"/>
          <w:sz w:val="20"/>
          <w:szCs w:val="20"/>
          <w:rPrChange w:id="239" w:author="Abraham Isaac Jacob Gajardo Cortez (masterin)" w:date="2020-12-01T22:06:00Z">
            <w:rPr>
              <w:rFonts w:ascii="Times New Roman" w:eastAsia="Times New Roman" w:hAnsi="Times New Roman" w:cs="Times New Roman"/>
              <w:szCs w:val="22"/>
            </w:rPr>
          </w:rPrChange>
        </w:rPr>
        <w:t>Plaza</w:t>
      </w:r>
      <w:r w:rsidR="0040344C" w:rsidRPr="00FF73C3">
        <w:rPr>
          <w:rFonts w:ascii="Times New Roman" w:eastAsia="Times New Roman" w:hAnsi="Times New Roman" w:cs="Times New Roman"/>
          <w:sz w:val="20"/>
          <w:szCs w:val="20"/>
          <w:rPrChange w:id="240" w:author="Abraham Isaac Jacob Gajardo Cortez (masterin)" w:date="2020-12-01T22:06:00Z">
            <w:rPr>
              <w:rFonts w:ascii="Times New Roman" w:eastAsia="Times New Roman" w:hAnsi="Times New Roman" w:cs="Times New Roman"/>
              <w:szCs w:val="22"/>
            </w:rPr>
          </w:rPrChange>
        </w:rPr>
        <w:t xml:space="preserve">”. </w:t>
      </w:r>
    </w:p>
    <w:p w14:paraId="24D57482" w14:textId="393494C0" w:rsidR="00452C2E" w:rsidRPr="00FF73C3" w:rsidRDefault="00452C2E" w:rsidP="00F07322">
      <w:pPr>
        <w:spacing w:line="360" w:lineRule="auto"/>
        <w:jc w:val="both"/>
        <w:rPr>
          <w:rFonts w:ascii="Times New Roman" w:eastAsia="Times New Roman" w:hAnsi="Times New Roman" w:cs="Times New Roman"/>
          <w:sz w:val="20"/>
          <w:szCs w:val="20"/>
          <w:rPrChange w:id="241" w:author="Abraham Isaac Jacob Gajardo Cortez (masterin)" w:date="2020-12-01T22:06:00Z">
            <w:rPr>
              <w:rFonts w:ascii="Times New Roman" w:eastAsia="Times New Roman" w:hAnsi="Times New Roman" w:cs="Times New Roman"/>
              <w:szCs w:val="22"/>
            </w:rPr>
          </w:rPrChange>
        </w:rPr>
      </w:pPr>
    </w:p>
    <w:p w14:paraId="313B664A" w14:textId="5BA08D8C" w:rsidR="00AC6DE6" w:rsidRPr="00FF73C3" w:rsidRDefault="00AC6DE6" w:rsidP="00F07322">
      <w:pPr>
        <w:spacing w:line="360" w:lineRule="auto"/>
        <w:jc w:val="both"/>
        <w:rPr>
          <w:rFonts w:ascii="Times New Roman" w:eastAsia="Times New Roman" w:hAnsi="Times New Roman" w:cs="Times New Roman"/>
          <w:i/>
          <w:iCs/>
          <w:sz w:val="20"/>
          <w:szCs w:val="20"/>
          <w:rPrChange w:id="242" w:author="Abraham Isaac Jacob Gajardo Cortez (masterin)" w:date="2020-12-01T22:06:00Z">
            <w:rPr>
              <w:rFonts w:ascii="Times New Roman" w:eastAsia="Times New Roman" w:hAnsi="Times New Roman" w:cs="Times New Roman"/>
              <w:i/>
              <w:iCs/>
              <w:szCs w:val="22"/>
            </w:rPr>
          </w:rPrChange>
        </w:rPr>
      </w:pPr>
      <w:r w:rsidRPr="00FF73C3">
        <w:rPr>
          <w:rFonts w:ascii="Times New Roman" w:eastAsia="Times New Roman" w:hAnsi="Times New Roman" w:cs="Times New Roman"/>
          <w:i/>
          <w:iCs/>
          <w:sz w:val="20"/>
          <w:szCs w:val="20"/>
          <w:rPrChange w:id="243" w:author="Abraham Isaac Jacob Gajardo Cortez (masterin)" w:date="2020-12-01T22:06:00Z">
            <w:rPr>
              <w:rFonts w:ascii="Times New Roman" w:eastAsia="Times New Roman" w:hAnsi="Times New Roman" w:cs="Times New Roman"/>
              <w:i/>
              <w:iCs/>
              <w:szCs w:val="22"/>
            </w:rPr>
          </w:rPrChange>
        </w:rPr>
        <w:t xml:space="preserve">Data </w:t>
      </w:r>
      <w:del w:id="244" w:author="Andrés González Santa Cruz" w:date="2020-12-03T16:08:00Z">
        <w:r w:rsidRPr="00FF73C3" w:rsidDel="00D41248">
          <w:rPr>
            <w:rFonts w:ascii="Times New Roman" w:eastAsia="Times New Roman" w:hAnsi="Times New Roman" w:cs="Times New Roman"/>
            <w:i/>
            <w:iCs/>
            <w:sz w:val="20"/>
            <w:szCs w:val="20"/>
            <w:rPrChange w:id="245" w:author="Abraham Isaac Jacob Gajardo Cortez (masterin)" w:date="2020-12-01T22:06:00Z">
              <w:rPr>
                <w:rFonts w:ascii="Times New Roman" w:eastAsia="Times New Roman" w:hAnsi="Times New Roman" w:cs="Times New Roman"/>
                <w:i/>
                <w:iCs/>
                <w:szCs w:val="22"/>
              </w:rPr>
            </w:rPrChange>
          </w:rPr>
          <w:delText>adquisition</w:delText>
        </w:r>
      </w:del>
      <w:ins w:id="246" w:author="Andrés González Santa Cruz" w:date="2020-12-03T16:08:00Z">
        <w:r w:rsidR="00D41248" w:rsidRPr="00FF73C3">
          <w:rPr>
            <w:rFonts w:ascii="Times New Roman" w:eastAsia="Times New Roman" w:hAnsi="Times New Roman" w:cs="Times New Roman"/>
            <w:i/>
            <w:iCs/>
            <w:sz w:val="20"/>
            <w:szCs w:val="20"/>
            <w:rPrChange w:id="247" w:author="Abraham Isaac Jacob Gajardo Cortez (masterin)" w:date="2020-12-01T22:06:00Z">
              <w:rPr>
                <w:rFonts w:ascii="Times New Roman" w:eastAsia="Times New Roman" w:hAnsi="Times New Roman" w:cs="Times New Roman"/>
                <w:i/>
                <w:iCs/>
                <w:szCs w:val="22"/>
              </w:rPr>
            </w:rPrChange>
          </w:rPr>
          <w:t>a</w:t>
        </w:r>
        <w:r w:rsidR="00D41248">
          <w:rPr>
            <w:rFonts w:ascii="Times New Roman" w:eastAsia="Times New Roman" w:hAnsi="Times New Roman" w:cs="Times New Roman"/>
            <w:i/>
            <w:iCs/>
            <w:sz w:val="20"/>
            <w:szCs w:val="20"/>
          </w:rPr>
          <w:t>c</w:t>
        </w:r>
        <w:r w:rsidR="00D41248" w:rsidRPr="00FF73C3">
          <w:rPr>
            <w:rFonts w:ascii="Times New Roman" w:eastAsia="Times New Roman" w:hAnsi="Times New Roman" w:cs="Times New Roman"/>
            <w:i/>
            <w:iCs/>
            <w:sz w:val="20"/>
            <w:szCs w:val="20"/>
            <w:rPrChange w:id="248" w:author="Abraham Isaac Jacob Gajardo Cortez (masterin)" w:date="2020-12-01T22:06:00Z">
              <w:rPr>
                <w:rFonts w:ascii="Times New Roman" w:eastAsia="Times New Roman" w:hAnsi="Times New Roman" w:cs="Times New Roman"/>
                <w:i/>
                <w:iCs/>
                <w:szCs w:val="22"/>
              </w:rPr>
            </w:rPrChange>
          </w:rPr>
          <w:t>quisition</w:t>
        </w:r>
      </w:ins>
    </w:p>
    <w:p w14:paraId="79582E16" w14:textId="39630947" w:rsidR="00AC6DE6" w:rsidRPr="00FF73C3" w:rsidRDefault="00F07322" w:rsidP="00631755">
      <w:pPr>
        <w:spacing w:line="360" w:lineRule="auto"/>
        <w:ind w:firstLine="720"/>
        <w:jc w:val="both"/>
        <w:rPr>
          <w:rFonts w:ascii="Times New Roman" w:eastAsia="Times New Roman" w:hAnsi="Times New Roman" w:cs="Times New Roman"/>
          <w:sz w:val="20"/>
          <w:szCs w:val="20"/>
          <w:rPrChange w:id="249" w:author="Abraham Isaac Jacob Gajardo Cortez (masterin)" w:date="2020-12-01T22:06:00Z">
            <w:rPr>
              <w:rFonts w:ascii="Times New Roman" w:eastAsia="Times New Roman" w:hAnsi="Times New Roman" w:cs="Times New Roman"/>
              <w:szCs w:val="22"/>
            </w:rPr>
          </w:rPrChange>
        </w:rPr>
      </w:pPr>
      <w:r w:rsidRPr="00FF73C3">
        <w:rPr>
          <w:rFonts w:ascii="Times New Roman" w:eastAsia="Times New Roman" w:hAnsi="Times New Roman" w:cs="Times New Roman"/>
          <w:sz w:val="20"/>
          <w:szCs w:val="20"/>
          <w:rPrChange w:id="250" w:author="Abraham Isaac Jacob Gajardo Cortez (masterin)" w:date="2020-12-01T22:06:00Z">
            <w:rPr>
              <w:rFonts w:ascii="Times New Roman" w:eastAsia="Times New Roman" w:hAnsi="Times New Roman" w:cs="Times New Roman"/>
              <w:szCs w:val="22"/>
            </w:rPr>
          </w:rPrChange>
        </w:rPr>
        <w:t xml:space="preserve">The data was obtained through the Chilean Department of Health Information and Statistics, which collects daily ED consultation and hospitalization from public health centers. Information from ED medical forms </w:t>
      </w:r>
      <w:proofErr w:type="gramStart"/>
      <w:r w:rsidR="00A10F39" w:rsidRPr="00FF73C3">
        <w:rPr>
          <w:rFonts w:ascii="Times New Roman" w:eastAsia="Times New Roman" w:hAnsi="Times New Roman" w:cs="Times New Roman"/>
          <w:sz w:val="20"/>
          <w:szCs w:val="20"/>
          <w:rPrChange w:id="251" w:author="Abraham Isaac Jacob Gajardo Cortez (masterin)" w:date="2020-12-01T22:06:00Z">
            <w:rPr>
              <w:rFonts w:ascii="Times New Roman" w:eastAsia="Times New Roman" w:hAnsi="Times New Roman" w:cs="Times New Roman"/>
              <w:szCs w:val="22"/>
            </w:rPr>
          </w:rPrChange>
        </w:rPr>
        <w:t>is</w:t>
      </w:r>
      <w:proofErr w:type="gramEnd"/>
      <w:r w:rsidR="00A10F39" w:rsidRPr="00FF73C3">
        <w:rPr>
          <w:rFonts w:ascii="Times New Roman" w:eastAsia="Times New Roman" w:hAnsi="Times New Roman" w:cs="Times New Roman"/>
          <w:sz w:val="20"/>
          <w:szCs w:val="20"/>
          <w:rPrChange w:id="252" w:author="Abraham Isaac Jacob Gajardo Cortez (masterin)" w:date="2020-12-01T22:06:00Z">
            <w:rPr>
              <w:rFonts w:ascii="Times New Roman" w:eastAsia="Times New Roman" w:hAnsi="Times New Roman" w:cs="Times New Roman"/>
              <w:szCs w:val="22"/>
            </w:rPr>
          </w:rPrChange>
        </w:rPr>
        <w:t xml:space="preserve"> used to obtain the consultation date, patient’s age, ICD-10 diagnosis at ED discharge</w:t>
      </w:r>
      <w:ins w:id="253" w:author="Andrés González Santa Cruz" w:date="2020-12-03T16:08:00Z">
        <w:r w:rsidR="00D41248">
          <w:rPr>
            <w:rFonts w:ascii="Times New Roman" w:eastAsia="Times New Roman" w:hAnsi="Times New Roman" w:cs="Times New Roman"/>
            <w:sz w:val="20"/>
            <w:szCs w:val="20"/>
          </w:rPr>
          <w:t>,</w:t>
        </w:r>
      </w:ins>
      <w:r w:rsidR="00A10F39" w:rsidRPr="00FF73C3">
        <w:rPr>
          <w:rFonts w:ascii="Times New Roman" w:eastAsia="Times New Roman" w:hAnsi="Times New Roman" w:cs="Times New Roman"/>
          <w:sz w:val="20"/>
          <w:szCs w:val="20"/>
          <w:rPrChange w:id="254" w:author="Abraham Isaac Jacob Gajardo Cortez (masterin)" w:date="2020-12-01T22:06:00Z">
            <w:rPr>
              <w:rFonts w:ascii="Times New Roman" w:eastAsia="Times New Roman" w:hAnsi="Times New Roman" w:cs="Times New Roman"/>
              <w:szCs w:val="22"/>
            </w:rPr>
          </w:rPrChange>
        </w:rPr>
        <w:t xml:space="preserve"> and hospital admission needing. Data is </w:t>
      </w:r>
      <w:del w:id="255" w:author="Andrés González Santa Cruz" w:date="2020-12-03T16:08:00Z">
        <w:r w:rsidR="00A10F39" w:rsidRPr="00FF73C3" w:rsidDel="00D41248">
          <w:rPr>
            <w:rFonts w:ascii="Times New Roman" w:eastAsia="Times New Roman" w:hAnsi="Times New Roman" w:cs="Times New Roman"/>
            <w:sz w:val="20"/>
            <w:szCs w:val="20"/>
            <w:rPrChange w:id="256" w:author="Abraham Isaac Jacob Gajardo Cortez (masterin)" w:date="2020-12-01T22:06:00Z">
              <w:rPr>
                <w:rFonts w:ascii="Times New Roman" w:eastAsia="Times New Roman" w:hAnsi="Times New Roman" w:cs="Times New Roman"/>
                <w:szCs w:val="22"/>
              </w:rPr>
            </w:rPrChange>
          </w:rPr>
          <w:delText xml:space="preserve">anonimyzed </w:delText>
        </w:r>
      </w:del>
      <w:ins w:id="257" w:author="Andrés González Santa Cruz" w:date="2020-12-03T16:08:00Z">
        <w:r w:rsidR="00D41248" w:rsidRPr="00FF73C3">
          <w:rPr>
            <w:rFonts w:ascii="Times New Roman" w:eastAsia="Times New Roman" w:hAnsi="Times New Roman" w:cs="Times New Roman"/>
            <w:sz w:val="20"/>
            <w:szCs w:val="20"/>
            <w:rPrChange w:id="258" w:author="Abraham Isaac Jacob Gajardo Cortez (masterin)" w:date="2020-12-01T22:06:00Z">
              <w:rPr>
                <w:rFonts w:ascii="Times New Roman" w:eastAsia="Times New Roman" w:hAnsi="Times New Roman" w:cs="Times New Roman"/>
                <w:szCs w:val="22"/>
              </w:rPr>
            </w:rPrChange>
          </w:rPr>
          <w:t>anon</w:t>
        </w:r>
        <w:r w:rsidR="00D41248">
          <w:rPr>
            <w:rFonts w:ascii="Times New Roman" w:eastAsia="Times New Roman" w:hAnsi="Times New Roman" w:cs="Times New Roman"/>
            <w:sz w:val="20"/>
            <w:szCs w:val="20"/>
          </w:rPr>
          <w:t>ymi</w:t>
        </w:r>
        <w:r w:rsidR="00D41248" w:rsidRPr="00FF73C3">
          <w:rPr>
            <w:rFonts w:ascii="Times New Roman" w:eastAsia="Times New Roman" w:hAnsi="Times New Roman" w:cs="Times New Roman"/>
            <w:sz w:val="20"/>
            <w:szCs w:val="20"/>
            <w:rPrChange w:id="259" w:author="Abraham Isaac Jacob Gajardo Cortez (masterin)" w:date="2020-12-01T22:06:00Z">
              <w:rPr>
                <w:rFonts w:ascii="Times New Roman" w:eastAsia="Times New Roman" w:hAnsi="Times New Roman" w:cs="Times New Roman"/>
                <w:szCs w:val="22"/>
              </w:rPr>
            </w:rPrChange>
          </w:rPr>
          <w:t xml:space="preserve">zed </w:t>
        </w:r>
      </w:ins>
      <w:r w:rsidR="00A10F39" w:rsidRPr="00FF73C3">
        <w:rPr>
          <w:rFonts w:ascii="Times New Roman" w:eastAsia="Times New Roman" w:hAnsi="Times New Roman" w:cs="Times New Roman"/>
          <w:sz w:val="20"/>
          <w:szCs w:val="20"/>
          <w:rPrChange w:id="260" w:author="Abraham Isaac Jacob Gajardo Cortez (masterin)" w:date="2020-12-01T22:06:00Z">
            <w:rPr>
              <w:rFonts w:ascii="Times New Roman" w:eastAsia="Times New Roman" w:hAnsi="Times New Roman" w:cs="Times New Roman"/>
              <w:szCs w:val="22"/>
            </w:rPr>
          </w:rPrChange>
        </w:rPr>
        <w:t xml:space="preserve">and tabulated by each center and reported to </w:t>
      </w:r>
      <w:ins w:id="261" w:author="Andrés González Santa Cruz" w:date="2020-12-03T16:08:00Z">
        <w:r w:rsidR="00D41248">
          <w:rPr>
            <w:rFonts w:ascii="Times New Roman" w:eastAsia="Times New Roman" w:hAnsi="Times New Roman" w:cs="Times New Roman"/>
            <w:sz w:val="20"/>
            <w:szCs w:val="20"/>
          </w:rPr>
          <w:t xml:space="preserve">the </w:t>
        </w:r>
      </w:ins>
      <w:r w:rsidR="00A10F39" w:rsidRPr="00FF73C3">
        <w:rPr>
          <w:rFonts w:ascii="Times New Roman" w:eastAsia="Times New Roman" w:hAnsi="Times New Roman" w:cs="Times New Roman"/>
          <w:sz w:val="20"/>
          <w:szCs w:val="20"/>
          <w:rPrChange w:id="262" w:author="Abraham Isaac Jacob Gajardo Cortez (masterin)" w:date="2020-12-01T22:06:00Z">
            <w:rPr>
              <w:rFonts w:ascii="Times New Roman" w:eastAsia="Times New Roman" w:hAnsi="Times New Roman" w:cs="Times New Roman"/>
              <w:szCs w:val="22"/>
            </w:rPr>
          </w:rPrChange>
        </w:rPr>
        <w:t xml:space="preserve">Ministry of Health. The dataset is freely available on </w:t>
      </w:r>
      <w:ins w:id="263" w:author="Andrés González Santa Cruz" w:date="2020-12-03T16:08:00Z">
        <w:r w:rsidR="00D41248">
          <w:rPr>
            <w:rFonts w:ascii="Times New Roman" w:eastAsia="Times New Roman" w:hAnsi="Times New Roman" w:cs="Times New Roman"/>
            <w:sz w:val="20"/>
            <w:szCs w:val="20"/>
          </w:rPr>
          <w:t xml:space="preserve">the </w:t>
        </w:r>
      </w:ins>
      <w:r w:rsidR="00A10F39" w:rsidRPr="00FF73C3">
        <w:rPr>
          <w:rFonts w:ascii="Times New Roman" w:eastAsia="Times New Roman" w:hAnsi="Times New Roman" w:cs="Times New Roman"/>
          <w:sz w:val="20"/>
          <w:szCs w:val="20"/>
          <w:rPrChange w:id="264" w:author="Abraham Isaac Jacob Gajardo Cortez (masterin)" w:date="2020-12-01T22:06:00Z">
            <w:rPr>
              <w:rFonts w:ascii="Times New Roman" w:eastAsia="Times New Roman" w:hAnsi="Times New Roman" w:cs="Times New Roman"/>
              <w:szCs w:val="22"/>
            </w:rPr>
          </w:rPrChange>
        </w:rPr>
        <w:t>web (http://www.deis.cl).</w:t>
      </w:r>
    </w:p>
    <w:p w14:paraId="3271CFE9" w14:textId="77777777" w:rsidR="002E2795" w:rsidRPr="00FF73C3" w:rsidRDefault="002E2795" w:rsidP="00F07322">
      <w:pPr>
        <w:spacing w:line="360" w:lineRule="auto"/>
        <w:jc w:val="both"/>
        <w:rPr>
          <w:rFonts w:ascii="Times New Roman" w:eastAsia="Times New Roman" w:hAnsi="Times New Roman" w:cs="Times New Roman"/>
          <w:sz w:val="20"/>
          <w:szCs w:val="20"/>
          <w:rPrChange w:id="265" w:author="Abraham Isaac Jacob Gajardo Cortez (masterin)" w:date="2020-12-01T22:06:00Z">
            <w:rPr>
              <w:rFonts w:ascii="Times New Roman" w:eastAsia="Times New Roman" w:hAnsi="Times New Roman" w:cs="Times New Roman"/>
              <w:szCs w:val="22"/>
            </w:rPr>
          </w:rPrChange>
        </w:rPr>
      </w:pPr>
    </w:p>
    <w:p w14:paraId="4FDAEE6E" w14:textId="75860B70" w:rsidR="00452C2E" w:rsidRPr="00FF73C3" w:rsidRDefault="00452C2E" w:rsidP="00F07322">
      <w:pPr>
        <w:spacing w:line="360" w:lineRule="auto"/>
        <w:jc w:val="both"/>
        <w:rPr>
          <w:rFonts w:ascii="Times New Roman" w:eastAsia="Times New Roman" w:hAnsi="Times New Roman" w:cs="Times New Roman"/>
          <w:i/>
          <w:iCs/>
          <w:sz w:val="20"/>
          <w:szCs w:val="20"/>
          <w:rPrChange w:id="266" w:author="Abraham Isaac Jacob Gajardo Cortez (masterin)" w:date="2020-12-01T22:06:00Z">
            <w:rPr>
              <w:rFonts w:ascii="Times New Roman" w:eastAsia="Times New Roman" w:hAnsi="Times New Roman" w:cs="Times New Roman"/>
              <w:i/>
              <w:iCs/>
              <w:szCs w:val="22"/>
            </w:rPr>
          </w:rPrChange>
        </w:rPr>
      </w:pPr>
      <w:r w:rsidRPr="00FF73C3">
        <w:rPr>
          <w:rFonts w:ascii="Times New Roman" w:eastAsia="Times New Roman" w:hAnsi="Times New Roman" w:cs="Times New Roman"/>
          <w:i/>
          <w:iCs/>
          <w:sz w:val="20"/>
          <w:szCs w:val="20"/>
          <w:rPrChange w:id="267" w:author="Abraham Isaac Jacob Gajardo Cortez (masterin)" w:date="2020-12-01T22:06:00Z">
            <w:rPr>
              <w:rFonts w:ascii="Times New Roman" w:eastAsia="Times New Roman" w:hAnsi="Times New Roman" w:cs="Times New Roman"/>
              <w:i/>
              <w:iCs/>
              <w:szCs w:val="22"/>
            </w:rPr>
          </w:rPrChange>
        </w:rPr>
        <w:t>Exposure</w:t>
      </w:r>
      <w:r w:rsidR="002E2795" w:rsidRPr="00FF73C3">
        <w:rPr>
          <w:rFonts w:ascii="Times New Roman" w:eastAsia="Times New Roman" w:hAnsi="Times New Roman" w:cs="Times New Roman"/>
          <w:i/>
          <w:iCs/>
          <w:sz w:val="20"/>
          <w:szCs w:val="20"/>
          <w:rPrChange w:id="268" w:author="Abraham Isaac Jacob Gajardo Cortez (masterin)" w:date="2020-12-01T22:06:00Z">
            <w:rPr>
              <w:rFonts w:ascii="Times New Roman" w:eastAsia="Times New Roman" w:hAnsi="Times New Roman" w:cs="Times New Roman"/>
              <w:i/>
              <w:iCs/>
              <w:szCs w:val="22"/>
            </w:rPr>
          </w:rPrChange>
        </w:rPr>
        <w:t>, outcomes and covariates</w:t>
      </w:r>
    </w:p>
    <w:p w14:paraId="6591BACE" w14:textId="743D0D8C" w:rsidR="00122D50" w:rsidRPr="00FF73C3" w:rsidRDefault="00452C2E" w:rsidP="00F07322">
      <w:pPr>
        <w:spacing w:line="360" w:lineRule="auto"/>
        <w:ind w:firstLine="720"/>
        <w:jc w:val="both"/>
        <w:rPr>
          <w:rFonts w:ascii="Times New Roman" w:eastAsia="Times New Roman" w:hAnsi="Times New Roman" w:cs="Times New Roman"/>
          <w:sz w:val="20"/>
          <w:szCs w:val="20"/>
          <w:rPrChange w:id="269" w:author="Abraham Isaac Jacob Gajardo Cortez (masterin)" w:date="2020-12-01T22:06:00Z">
            <w:rPr>
              <w:rFonts w:ascii="Times New Roman" w:eastAsia="Times New Roman" w:hAnsi="Times New Roman" w:cs="Times New Roman"/>
              <w:szCs w:val="22"/>
            </w:rPr>
          </w:rPrChange>
        </w:rPr>
      </w:pPr>
      <w:r w:rsidRPr="00FF73C3">
        <w:rPr>
          <w:rFonts w:ascii="Times New Roman" w:eastAsia="Times New Roman" w:hAnsi="Times New Roman" w:cs="Times New Roman"/>
          <w:sz w:val="20"/>
          <w:szCs w:val="20"/>
          <w:rPrChange w:id="270" w:author="Abraham Isaac Jacob Gajardo Cortez (masterin)" w:date="2020-12-01T22:06:00Z">
            <w:rPr>
              <w:rFonts w:ascii="Times New Roman" w:eastAsia="Times New Roman" w:hAnsi="Times New Roman" w:cs="Times New Roman"/>
              <w:szCs w:val="22"/>
            </w:rPr>
          </w:rPrChange>
        </w:rPr>
        <w:t>T</w:t>
      </w:r>
      <w:r w:rsidR="00283F6C" w:rsidRPr="00FF73C3">
        <w:rPr>
          <w:rFonts w:ascii="Times New Roman" w:eastAsia="Times New Roman" w:hAnsi="Times New Roman" w:cs="Times New Roman"/>
          <w:sz w:val="20"/>
          <w:szCs w:val="20"/>
          <w:rPrChange w:id="271" w:author="Abraham Isaac Jacob Gajardo Cortez (masterin)" w:date="2020-12-01T22:06:00Z">
            <w:rPr>
              <w:rFonts w:ascii="Times New Roman" w:eastAsia="Times New Roman" w:hAnsi="Times New Roman" w:cs="Times New Roman"/>
              <w:szCs w:val="22"/>
            </w:rPr>
          </w:rPrChange>
        </w:rPr>
        <w:t xml:space="preserve">he exposure period </w:t>
      </w:r>
      <w:r w:rsidRPr="00FF73C3">
        <w:rPr>
          <w:rFonts w:ascii="Times New Roman" w:eastAsia="Times New Roman" w:hAnsi="Times New Roman" w:cs="Times New Roman"/>
          <w:sz w:val="20"/>
          <w:szCs w:val="20"/>
          <w:rPrChange w:id="272" w:author="Abraham Isaac Jacob Gajardo Cortez (masterin)" w:date="2020-12-01T22:06:00Z">
            <w:rPr>
              <w:rFonts w:ascii="Times New Roman" w:eastAsia="Times New Roman" w:hAnsi="Times New Roman" w:cs="Times New Roman"/>
              <w:szCs w:val="22"/>
            </w:rPr>
          </w:rPrChange>
        </w:rPr>
        <w:t xml:space="preserve">was defined </w:t>
      </w:r>
      <w:r w:rsidR="00CA0A9D" w:rsidRPr="00FF73C3">
        <w:rPr>
          <w:rFonts w:ascii="Times New Roman" w:eastAsia="Times New Roman" w:hAnsi="Times New Roman" w:cs="Times New Roman"/>
          <w:sz w:val="20"/>
          <w:szCs w:val="20"/>
          <w:rPrChange w:id="273" w:author="Abraham Isaac Jacob Gajardo Cortez (masterin)" w:date="2020-12-01T22:06:00Z">
            <w:rPr>
              <w:rFonts w:ascii="Times New Roman" w:eastAsia="Times New Roman" w:hAnsi="Times New Roman" w:cs="Times New Roman"/>
              <w:szCs w:val="22"/>
            </w:rPr>
          </w:rPrChange>
        </w:rPr>
        <w:t>as</w:t>
      </w:r>
      <w:r w:rsidR="00283F6C" w:rsidRPr="00FF73C3">
        <w:rPr>
          <w:rFonts w:ascii="Times New Roman" w:eastAsia="Times New Roman" w:hAnsi="Times New Roman" w:cs="Times New Roman"/>
          <w:sz w:val="20"/>
          <w:szCs w:val="20"/>
          <w:rPrChange w:id="274" w:author="Abraham Isaac Jacob Gajardo Cortez (masterin)" w:date="2020-12-01T22:06:00Z">
            <w:rPr>
              <w:rFonts w:ascii="Times New Roman" w:eastAsia="Times New Roman" w:hAnsi="Times New Roman" w:cs="Times New Roman"/>
              <w:szCs w:val="22"/>
            </w:rPr>
          </w:rPrChange>
        </w:rPr>
        <w:t xml:space="preserve"> the onset of social protests on October 18 </w:t>
      </w:r>
      <w:r w:rsidR="00CA0A9D" w:rsidRPr="00FF73C3">
        <w:rPr>
          <w:rFonts w:ascii="Times New Roman" w:eastAsia="Times New Roman" w:hAnsi="Times New Roman" w:cs="Times New Roman"/>
          <w:sz w:val="20"/>
          <w:szCs w:val="20"/>
          <w:rPrChange w:id="275" w:author="Abraham Isaac Jacob Gajardo Cortez (masterin)" w:date="2020-12-01T22:06:00Z">
            <w:rPr>
              <w:rFonts w:ascii="Times New Roman" w:eastAsia="Times New Roman" w:hAnsi="Times New Roman" w:cs="Times New Roman"/>
              <w:szCs w:val="22"/>
            </w:rPr>
          </w:rPrChange>
        </w:rPr>
        <w:t xml:space="preserve">to </w:t>
      </w:r>
      <w:r w:rsidR="00283F6C" w:rsidRPr="00FF73C3">
        <w:rPr>
          <w:rFonts w:ascii="Times New Roman" w:eastAsia="Times New Roman" w:hAnsi="Times New Roman" w:cs="Times New Roman"/>
          <w:sz w:val="20"/>
          <w:szCs w:val="20"/>
          <w:rPrChange w:id="276" w:author="Abraham Isaac Jacob Gajardo Cortez (masterin)" w:date="2020-12-01T22:06:00Z">
            <w:rPr>
              <w:rFonts w:ascii="Times New Roman" w:eastAsia="Times New Roman" w:hAnsi="Times New Roman" w:cs="Times New Roman"/>
              <w:szCs w:val="22"/>
            </w:rPr>
          </w:rPrChange>
        </w:rPr>
        <w:t>December 31</w:t>
      </w:r>
      <w:r w:rsidR="00631755" w:rsidRPr="00FF73C3">
        <w:rPr>
          <w:rFonts w:ascii="Times New Roman" w:eastAsia="Times New Roman" w:hAnsi="Times New Roman" w:cs="Times New Roman"/>
          <w:sz w:val="20"/>
          <w:szCs w:val="20"/>
          <w:rPrChange w:id="277" w:author="Abraham Isaac Jacob Gajardo Cortez (masterin)" w:date="2020-12-01T22:06:00Z">
            <w:rPr>
              <w:rFonts w:ascii="Times New Roman" w:eastAsia="Times New Roman" w:hAnsi="Times New Roman" w:cs="Times New Roman"/>
              <w:szCs w:val="22"/>
            </w:rPr>
          </w:rPrChange>
        </w:rPr>
        <w:t xml:space="preserve">, </w:t>
      </w:r>
      <w:r w:rsidR="00283F6C" w:rsidRPr="00FF73C3">
        <w:rPr>
          <w:rFonts w:ascii="Times New Roman" w:eastAsia="Times New Roman" w:hAnsi="Times New Roman" w:cs="Times New Roman"/>
          <w:sz w:val="20"/>
          <w:szCs w:val="20"/>
          <w:rPrChange w:id="278" w:author="Abraham Isaac Jacob Gajardo Cortez (masterin)" w:date="2020-12-01T22:06:00Z">
            <w:rPr>
              <w:rFonts w:ascii="Times New Roman" w:eastAsia="Times New Roman" w:hAnsi="Times New Roman" w:cs="Times New Roman"/>
              <w:szCs w:val="22"/>
            </w:rPr>
          </w:rPrChange>
        </w:rPr>
        <w:t xml:space="preserve">2019. </w:t>
      </w:r>
      <w:r w:rsidR="00DD58F6" w:rsidRPr="00FF73C3">
        <w:rPr>
          <w:rFonts w:ascii="Times New Roman" w:eastAsia="Times New Roman" w:hAnsi="Times New Roman" w:cs="Times New Roman"/>
          <w:sz w:val="20"/>
          <w:szCs w:val="20"/>
          <w:rPrChange w:id="279" w:author="Abraham Isaac Jacob Gajardo Cortez (masterin)" w:date="2020-12-01T22:06:00Z">
            <w:rPr>
              <w:rFonts w:ascii="Times New Roman" w:eastAsia="Times New Roman" w:hAnsi="Times New Roman" w:cs="Times New Roman"/>
              <w:szCs w:val="22"/>
            </w:rPr>
          </w:rPrChange>
        </w:rPr>
        <w:t>Because of the format of the data, we set the exposure period from October 21</w:t>
      </w:r>
      <w:r w:rsidR="00631755" w:rsidRPr="00FF73C3">
        <w:rPr>
          <w:rFonts w:ascii="Times New Roman" w:eastAsia="Times New Roman" w:hAnsi="Times New Roman" w:cs="Times New Roman"/>
          <w:sz w:val="20"/>
          <w:szCs w:val="20"/>
          <w:rPrChange w:id="280" w:author="Abraham Isaac Jacob Gajardo Cortez (masterin)" w:date="2020-12-01T22:06:00Z">
            <w:rPr>
              <w:rFonts w:ascii="Times New Roman" w:eastAsia="Times New Roman" w:hAnsi="Times New Roman" w:cs="Times New Roman"/>
              <w:szCs w:val="22"/>
            </w:rPr>
          </w:rPrChange>
        </w:rPr>
        <w:t xml:space="preserve">, </w:t>
      </w:r>
      <w:r w:rsidR="00DD58F6" w:rsidRPr="00FF73C3">
        <w:rPr>
          <w:rFonts w:ascii="Times New Roman" w:eastAsia="Times New Roman" w:hAnsi="Times New Roman" w:cs="Times New Roman"/>
          <w:sz w:val="20"/>
          <w:szCs w:val="20"/>
          <w:rPrChange w:id="281" w:author="Abraham Isaac Jacob Gajardo Cortez (masterin)" w:date="2020-12-01T22:06:00Z">
            <w:rPr>
              <w:rFonts w:ascii="Times New Roman" w:eastAsia="Times New Roman" w:hAnsi="Times New Roman" w:cs="Times New Roman"/>
              <w:szCs w:val="22"/>
            </w:rPr>
          </w:rPrChange>
        </w:rPr>
        <w:t>2019</w:t>
      </w:r>
      <w:r w:rsidR="002E2795" w:rsidRPr="00FF73C3">
        <w:rPr>
          <w:rFonts w:ascii="Times New Roman" w:eastAsia="Times New Roman" w:hAnsi="Times New Roman" w:cs="Times New Roman"/>
          <w:sz w:val="20"/>
          <w:szCs w:val="20"/>
          <w:rPrChange w:id="282" w:author="Abraham Isaac Jacob Gajardo Cortez (masterin)" w:date="2020-12-01T22:06:00Z">
            <w:rPr>
              <w:rFonts w:ascii="Times New Roman" w:eastAsia="Times New Roman" w:hAnsi="Times New Roman" w:cs="Times New Roman"/>
              <w:szCs w:val="22"/>
            </w:rPr>
          </w:rPrChange>
        </w:rPr>
        <w:t xml:space="preserve"> </w:t>
      </w:r>
      <w:r w:rsidR="00DD58F6" w:rsidRPr="00FF73C3">
        <w:rPr>
          <w:rFonts w:ascii="Times New Roman" w:eastAsia="Times New Roman" w:hAnsi="Times New Roman" w:cs="Times New Roman"/>
          <w:sz w:val="20"/>
          <w:szCs w:val="20"/>
          <w:rPrChange w:id="283" w:author="Abraham Isaac Jacob Gajardo Cortez (masterin)" w:date="2020-12-01T22:06:00Z">
            <w:rPr>
              <w:rFonts w:ascii="Times New Roman" w:eastAsia="Times New Roman" w:hAnsi="Times New Roman" w:cs="Times New Roman"/>
              <w:szCs w:val="22"/>
            </w:rPr>
          </w:rPrChange>
        </w:rPr>
        <w:t xml:space="preserve">(week number 43, according to ISO-8601). </w:t>
      </w:r>
      <w:r w:rsidR="00283F6C" w:rsidRPr="00FF73C3">
        <w:rPr>
          <w:rFonts w:ascii="Times New Roman" w:eastAsia="Times New Roman" w:hAnsi="Times New Roman" w:cs="Times New Roman"/>
          <w:sz w:val="20"/>
          <w:szCs w:val="20"/>
          <w:rPrChange w:id="284" w:author="Abraham Isaac Jacob Gajardo Cortez (masterin)" w:date="2020-12-01T22:06:00Z">
            <w:rPr>
              <w:rFonts w:ascii="Times New Roman" w:eastAsia="Times New Roman" w:hAnsi="Times New Roman" w:cs="Times New Roman"/>
              <w:szCs w:val="22"/>
            </w:rPr>
          </w:rPrChange>
        </w:rPr>
        <w:t xml:space="preserve">The pre-exposure period was </w:t>
      </w:r>
      <w:r w:rsidR="00967B06" w:rsidRPr="00FF73C3">
        <w:rPr>
          <w:rFonts w:ascii="Times New Roman" w:eastAsia="Times New Roman" w:hAnsi="Times New Roman" w:cs="Times New Roman"/>
          <w:sz w:val="20"/>
          <w:szCs w:val="20"/>
          <w:rPrChange w:id="285" w:author="Abraham Isaac Jacob Gajardo Cortez (masterin)" w:date="2020-12-01T22:06:00Z">
            <w:rPr>
              <w:rFonts w:ascii="Times New Roman" w:eastAsia="Times New Roman" w:hAnsi="Times New Roman" w:cs="Times New Roman"/>
              <w:szCs w:val="22"/>
            </w:rPr>
          </w:rPrChange>
        </w:rPr>
        <w:t xml:space="preserve">from January 2015 to </w:t>
      </w:r>
      <w:r w:rsidR="00283F6C" w:rsidRPr="00FF73C3">
        <w:rPr>
          <w:rFonts w:ascii="Times New Roman" w:eastAsia="Times New Roman" w:hAnsi="Times New Roman" w:cs="Times New Roman"/>
          <w:sz w:val="20"/>
          <w:szCs w:val="20"/>
          <w:rPrChange w:id="286" w:author="Abraham Isaac Jacob Gajardo Cortez (masterin)" w:date="2020-12-01T22:06:00Z">
            <w:rPr>
              <w:rFonts w:ascii="Times New Roman" w:eastAsia="Times New Roman" w:hAnsi="Times New Roman" w:cs="Times New Roman"/>
              <w:szCs w:val="22"/>
            </w:rPr>
          </w:rPrChange>
        </w:rPr>
        <w:t xml:space="preserve">October </w:t>
      </w:r>
      <w:r w:rsidR="003146D9" w:rsidRPr="00FF73C3">
        <w:rPr>
          <w:rFonts w:ascii="Times New Roman" w:eastAsia="Times New Roman" w:hAnsi="Times New Roman" w:cs="Times New Roman"/>
          <w:sz w:val="20"/>
          <w:szCs w:val="20"/>
          <w:rPrChange w:id="287" w:author="Abraham Isaac Jacob Gajardo Cortez (masterin)" w:date="2020-12-01T22:06:00Z">
            <w:rPr>
              <w:rFonts w:ascii="Times New Roman" w:eastAsia="Times New Roman" w:hAnsi="Times New Roman" w:cs="Times New Roman"/>
              <w:szCs w:val="22"/>
            </w:rPr>
          </w:rPrChange>
        </w:rPr>
        <w:t>20</w:t>
      </w:r>
      <w:r w:rsidR="002E2795" w:rsidRPr="00FF73C3">
        <w:rPr>
          <w:rFonts w:ascii="Times New Roman" w:eastAsia="Times New Roman" w:hAnsi="Times New Roman" w:cs="Times New Roman"/>
          <w:sz w:val="20"/>
          <w:szCs w:val="20"/>
          <w:rPrChange w:id="288" w:author="Abraham Isaac Jacob Gajardo Cortez (masterin)" w:date="2020-12-01T22:06:00Z">
            <w:rPr>
              <w:rFonts w:ascii="Times New Roman" w:eastAsia="Times New Roman" w:hAnsi="Times New Roman" w:cs="Times New Roman"/>
              <w:szCs w:val="22"/>
            </w:rPr>
          </w:rPrChange>
        </w:rPr>
        <w:t>, 2019</w:t>
      </w:r>
      <w:r w:rsidR="00283F6C" w:rsidRPr="00FF73C3">
        <w:rPr>
          <w:rFonts w:ascii="Times New Roman" w:eastAsia="Times New Roman" w:hAnsi="Times New Roman" w:cs="Times New Roman"/>
          <w:sz w:val="20"/>
          <w:szCs w:val="20"/>
          <w:rPrChange w:id="289" w:author="Abraham Isaac Jacob Gajardo Cortez (masterin)" w:date="2020-12-01T22:06:00Z">
            <w:rPr>
              <w:rFonts w:ascii="Times New Roman" w:eastAsia="Times New Roman" w:hAnsi="Times New Roman" w:cs="Times New Roman"/>
              <w:szCs w:val="22"/>
            </w:rPr>
          </w:rPrChange>
        </w:rPr>
        <w:t xml:space="preserve">. </w:t>
      </w:r>
      <w:del w:id="290" w:author="Andrés González Santa Cruz" w:date="2020-12-05T12:48:00Z">
        <w:r w:rsidRPr="00FF73C3" w:rsidDel="002A2497">
          <w:rPr>
            <w:rFonts w:ascii="Times New Roman" w:eastAsia="Times New Roman" w:hAnsi="Times New Roman" w:cs="Times New Roman"/>
            <w:sz w:val="20"/>
            <w:szCs w:val="20"/>
            <w:rPrChange w:id="291" w:author="Abraham Isaac Jacob Gajardo Cortez (masterin)" w:date="2020-12-01T22:06:00Z">
              <w:rPr>
                <w:rFonts w:ascii="Times New Roman" w:eastAsia="Times New Roman" w:hAnsi="Times New Roman" w:cs="Times New Roman"/>
                <w:szCs w:val="22"/>
              </w:rPr>
            </w:rPrChange>
          </w:rPr>
          <w:delText>We also</w:delText>
        </w:r>
        <w:r w:rsidR="00741EB9" w:rsidRPr="00FF73C3" w:rsidDel="002A2497">
          <w:rPr>
            <w:rFonts w:ascii="Times New Roman" w:eastAsia="Times New Roman" w:hAnsi="Times New Roman" w:cs="Times New Roman"/>
            <w:sz w:val="20"/>
            <w:szCs w:val="20"/>
            <w:rPrChange w:id="292" w:author="Abraham Isaac Jacob Gajardo Cortez (masterin)" w:date="2020-12-01T22:06:00Z">
              <w:rPr>
                <w:rFonts w:ascii="Times New Roman" w:eastAsia="Times New Roman" w:hAnsi="Times New Roman" w:cs="Times New Roman"/>
                <w:szCs w:val="22"/>
              </w:rPr>
            </w:rPrChange>
          </w:rPr>
          <w:delText xml:space="preserve"> explored</w:delText>
        </w:r>
        <w:r w:rsidRPr="00FF73C3" w:rsidDel="002A2497">
          <w:rPr>
            <w:rFonts w:ascii="Times New Roman" w:eastAsia="Times New Roman" w:hAnsi="Times New Roman" w:cs="Times New Roman"/>
            <w:sz w:val="20"/>
            <w:szCs w:val="20"/>
            <w:rPrChange w:id="293" w:author="Abraham Isaac Jacob Gajardo Cortez (masterin)" w:date="2020-12-01T22:06:00Z">
              <w:rPr>
                <w:rFonts w:ascii="Times New Roman" w:eastAsia="Times New Roman" w:hAnsi="Times New Roman" w:cs="Times New Roman"/>
                <w:szCs w:val="22"/>
              </w:rPr>
            </w:rPrChange>
          </w:rPr>
          <w:delText xml:space="preserve"> the exposure</w:delText>
        </w:r>
        <w:r w:rsidR="00CA0A9D" w:rsidRPr="00FF73C3" w:rsidDel="002A2497">
          <w:rPr>
            <w:rFonts w:ascii="Times New Roman" w:eastAsia="Times New Roman" w:hAnsi="Times New Roman" w:cs="Times New Roman"/>
            <w:sz w:val="20"/>
            <w:szCs w:val="20"/>
            <w:rPrChange w:id="294" w:author="Abraham Isaac Jacob Gajardo Cortez (masterin)" w:date="2020-12-01T22:06:00Z">
              <w:rPr>
                <w:rFonts w:ascii="Times New Roman" w:eastAsia="Times New Roman" w:hAnsi="Times New Roman" w:cs="Times New Roman"/>
                <w:szCs w:val="22"/>
              </w:rPr>
            </w:rPrChange>
          </w:rPr>
          <w:delText xml:space="preserve"> level</w:delText>
        </w:r>
        <w:r w:rsidRPr="00FF73C3" w:rsidDel="002A2497">
          <w:rPr>
            <w:rFonts w:ascii="Times New Roman" w:eastAsia="Times New Roman" w:hAnsi="Times New Roman" w:cs="Times New Roman"/>
            <w:sz w:val="20"/>
            <w:szCs w:val="20"/>
            <w:rPrChange w:id="295" w:author="Abraham Isaac Jacob Gajardo Cortez (masterin)" w:date="2020-12-01T22:06:00Z">
              <w:rPr>
                <w:rFonts w:ascii="Times New Roman" w:eastAsia="Times New Roman" w:hAnsi="Times New Roman" w:cs="Times New Roman"/>
                <w:szCs w:val="22"/>
              </w:rPr>
            </w:rPrChange>
          </w:rPr>
          <w:delText xml:space="preserve"> </w:delText>
        </w:r>
        <w:r w:rsidR="00CA0A9D" w:rsidRPr="00FF73C3" w:rsidDel="002A2497">
          <w:rPr>
            <w:rFonts w:ascii="Times New Roman" w:eastAsia="Times New Roman" w:hAnsi="Times New Roman" w:cs="Times New Roman"/>
            <w:sz w:val="20"/>
            <w:szCs w:val="20"/>
            <w:rPrChange w:id="296" w:author="Abraham Isaac Jacob Gajardo Cortez (masterin)" w:date="2020-12-01T22:06:00Z">
              <w:rPr>
                <w:rFonts w:ascii="Times New Roman" w:eastAsia="Times New Roman" w:hAnsi="Times New Roman" w:cs="Times New Roman"/>
                <w:szCs w:val="22"/>
              </w:rPr>
            </w:rPrChange>
          </w:rPr>
          <w:delText>of</w:delText>
        </w:r>
        <w:r w:rsidRPr="00FF73C3" w:rsidDel="002A2497">
          <w:rPr>
            <w:rFonts w:ascii="Times New Roman" w:eastAsia="Times New Roman" w:hAnsi="Times New Roman" w:cs="Times New Roman"/>
            <w:sz w:val="20"/>
            <w:szCs w:val="20"/>
            <w:rPrChange w:id="297" w:author="Abraham Isaac Jacob Gajardo Cortez (masterin)" w:date="2020-12-01T22:06:00Z">
              <w:rPr>
                <w:rFonts w:ascii="Times New Roman" w:eastAsia="Times New Roman" w:hAnsi="Times New Roman" w:cs="Times New Roman"/>
                <w:szCs w:val="22"/>
              </w:rPr>
            </w:rPrChange>
          </w:rPr>
          <w:delText xml:space="preserve"> social protest: </w:delText>
        </w:r>
        <w:r w:rsidR="004129C6" w:rsidRPr="00FF73C3" w:rsidDel="002A2497">
          <w:rPr>
            <w:rFonts w:ascii="Times New Roman" w:eastAsia="Times New Roman" w:hAnsi="Times New Roman" w:cs="Times New Roman"/>
            <w:sz w:val="20"/>
            <w:szCs w:val="20"/>
            <w:rPrChange w:id="298" w:author="Abraham Isaac Jacob Gajardo Cortez (masterin)" w:date="2020-12-01T22:06:00Z">
              <w:rPr>
                <w:rFonts w:ascii="Times New Roman" w:eastAsia="Times New Roman" w:hAnsi="Times New Roman" w:cs="Times New Roman"/>
                <w:szCs w:val="22"/>
              </w:rPr>
            </w:rPrChange>
          </w:rPr>
          <w:delText>d</w:delText>
        </w:r>
        <w:r w:rsidRPr="00FF73C3" w:rsidDel="002A2497">
          <w:rPr>
            <w:rFonts w:ascii="Times New Roman" w:eastAsia="Times New Roman" w:hAnsi="Times New Roman" w:cs="Times New Roman"/>
            <w:sz w:val="20"/>
            <w:szCs w:val="20"/>
            <w:rPrChange w:id="299" w:author="Abraham Isaac Jacob Gajardo Cortez (masterin)" w:date="2020-12-01T22:06:00Z">
              <w:rPr>
                <w:rFonts w:ascii="Times New Roman" w:eastAsia="Times New Roman" w:hAnsi="Times New Roman" w:cs="Times New Roman"/>
                <w:szCs w:val="22"/>
              </w:rPr>
            </w:rPrChange>
          </w:rPr>
          <w:delText>ays</w:delText>
        </w:r>
        <w:r w:rsidR="00CA0A9D" w:rsidRPr="00FF73C3" w:rsidDel="002A2497">
          <w:rPr>
            <w:rFonts w:ascii="Times New Roman" w:eastAsia="Times New Roman" w:hAnsi="Times New Roman" w:cs="Times New Roman"/>
            <w:sz w:val="20"/>
            <w:szCs w:val="20"/>
            <w:rPrChange w:id="300" w:author="Abraham Isaac Jacob Gajardo Cortez (masterin)" w:date="2020-12-01T22:06:00Z">
              <w:rPr>
                <w:rFonts w:ascii="Times New Roman" w:eastAsia="Times New Roman" w:hAnsi="Times New Roman" w:cs="Times New Roman"/>
                <w:szCs w:val="22"/>
              </w:rPr>
            </w:rPrChange>
          </w:rPr>
          <w:delText xml:space="preserve"> </w:delText>
        </w:r>
        <w:r w:rsidRPr="00FF73C3" w:rsidDel="002A2497">
          <w:rPr>
            <w:rFonts w:ascii="Times New Roman" w:eastAsia="Times New Roman" w:hAnsi="Times New Roman" w:cs="Times New Roman"/>
            <w:sz w:val="20"/>
            <w:szCs w:val="20"/>
            <w:rPrChange w:id="301" w:author="Abraham Isaac Jacob Gajardo Cortez (masterin)" w:date="2020-12-01T22:06:00Z">
              <w:rPr>
                <w:rFonts w:ascii="Times New Roman" w:eastAsia="Times New Roman" w:hAnsi="Times New Roman" w:cs="Times New Roman"/>
                <w:szCs w:val="22"/>
              </w:rPr>
            </w:rPrChange>
          </w:rPr>
          <w:delText xml:space="preserve">with </w:delText>
        </w:r>
        <w:r w:rsidR="00CA0A9D" w:rsidRPr="00FF73C3" w:rsidDel="002A2497">
          <w:rPr>
            <w:rFonts w:ascii="Times New Roman" w:eastAsia="Times New Roman" w:hAnsi="Times New Roman" w:cs="Times New Roman"/>
            <w:sz w:val="20"/>
            <w:szCs w:val="20"/>
            <w:rPrChange w:id="302" w:author="Abraham Isaac Jacob Gajardo Cortez (masterin)" w:date="2020-12-01T22:06:00Z">
              <w:rPr>
                <w:rFonts w:ascii="Times New Roman" w:eastAsia="Times New Roman" w:hAnsi="Times New Roman" w:cs="Times New Roman"/>
                <w:szCs w:val="22"/>
              </w:rPr>
            </w:rPrChange>
          </w:rPr>
          <w:delText>larger</w:delText>
        </w:r>
        <w:r w:rsidRPr="00FF73C3" w:rsidDel="002A2497">
          <w:rPr>
            <w:rFonts w:ascii="Times New Roman" w:eastAsia="Times New Roman" w:hAnsi="Times New Roman" w:cs="Times New Roman"/>
            <w:sz w:val="20"/>
            <w:szCs w:val="20"/>
            <w:rPrChange w:id="303" w:author="Abraham Isaac Jacob Gajardo Cortez (masterin)" w:date="2020-12-01T22:06:00Z">
              <w:rPr>
                <w:rFonts w:ascii="Times New Roman" w:eastAsia="Times New Roman" w:hAnsi="Times New Roman" w:cs="Times New Roman"/>
                <w:szCs w:val="22"/>
              </w:rPr>
            </w:rPrChange>
          </w:rPr>
          <w:delText xml:space="preserve"> social unrest </w:delText>
        </w:r>
        <w:r w:rsidR="00122D50" w:rsidRPr="00FF73C3" w:rsidDel="002A2497">
          <w:rPr>
            <w:rFonts w:ascii="Times New Roman" w:eastAsia="Times New Roman" w:hAnsi="Times New Roman" w:cs="Times New Roman"/>
            <w:sz w:val="20"/>
            <w:szCs w:val="20"/>
            <w:rPrChange w:id="304" w:author="Abraham Isaac Jacob Gajardo Cortez (masterin)" w:date="2020-12-01T22:06:00Z">
              <w:rPr>
                <w:rFonts w:ascii="Times New Roman" w:eastAsia="Times New Roman" w:hAnsi="Times New Roman" w:cs="Times New Roman"/>
                <w:szCs w:val="22"/>
              </w:rPr>
            </w:rPrChange>
          </w:rPr>
          <w:delText>were identified through media and government reports</w:delText>
        </w:r>
        <w:r w:rsidR="00767FCC" w:rsidRPr="00FF73C3" w:rsidDel="002A2497">
          <w:rPr>
            <w:rFonts w:ascii="Times New Roman" w:eastAsia="Times New Roman" w:hAnsi="Times New Roman" w:cs="Times New Roman"/>
            <w:sz w:val="20"/>
            <w:szCs w:val="20"/>
            <w:rPrChange w:id="305" w:author="Abraham Isaac Jacob Gajardo Cortez (masterin)" w:date="2020-12-01T22:06:00Z">
              <w:rPr>
                <w:rFonts w:ascii="Times New Roman" w:eastAsia="Times New Roman" w:hAnsi="Times New Roman" w:cs="Times New Roman"/>
                <w:szCs w:val="22"/>
              </w:rPr>
            </w:rPrChange>
          </w:rPr>
          <w:delText xml:space="preserve"> </w:delText>
        </w:r>
        <w:r w:rsidRPr="00FF73C3" w:rsidDel="002A2497">
          <w:rPr>
            <w:rFonts w:ascii="Times New Roman" w:eastAsia="Times New Roman" w:hAnsi="Times New Roman" w:cs="Times New Roman"/>
            <w:sz w:val="20"/>
            <w:szCs w:val="20"/>
            <w:rPrChange w:id="306" w:author="Abraham Isaac Jacob Gajardo Cortez (masterin)" w:date="2020-12-01T22:06:00Z">
              <w:rPr>
                <w:rFonts w:ascii="Times New Roman" w:eastAsia="Times New Roman" w:hAnsi="Times New Roman" w:cs="Times New Roman"/>
                <w:szCs w:val="22"/>
              </w:rPr>
            </w:rPrChange>
          </w:rPr>
          <w:delText>(</w:delText>
        </w:r>
        <w:r w:rsidR="00283F6C" w:rsidRPr="00FF73C3" w:rsidDel="002A2497">
          <w:rPr>
            <w:rFonts w:ascii="Times New Roman" w:eastAsia="Times New Roman" w:hAnsi="Times New Roman" w:cs="Times New Roman"/>
            <w:sz w:val="20"/>
            <w:szCs w:val="20"/>
            <w:rPrChange w:id="307" w:author="Abraham Isaac Jacob Gajardo Cortez (masterin)" w:date="2020-12-01T22:06:00Z">
              <w:rPr>
                <w:rFonts w:ascii="Times New Roman" w:eastAsia="Times New Roman" w:hAnsi="Times New Roman" w:cs="Times New Roman"/>
                <w:szCs w:val="22"/>
              </w:rPr>
            </w:rPrChange>
          </w:rPr>
          <w:delText>supplemental material</w:delText>
        </w:r>
        <w:r w:rsidRPr="00FF73C3" w:rsidDel="002A2497">
          <w:rPr>
            <w:rFonts w:ascii="Times New Roman" w:eastAsia="Times New Roman" w:hAnsi="Times New Roman" w:cs="Times New Roman"/>
            <w:sz w:val="20"/>
            <w:szCs w:val="20"/>
            <w:rPrChange w:id="308" w:author="Abraham Isaac Jacob Gajardo Cortez (masterin)" w:date="2020-12-01T22:06:00Z">
              <w:rPr>
                <w:rFonts w:ascii="Times New Roman" w:eastAsia="Times New Roman" w:hAnsi="Times New Roman" w:cs="Times New Roman"/>
                <w:szCs w:val="22"/>
              </w:rPr>
            </w:rPrChange>
          </w:rPr>
          <w:delText>) and</w:delText>
        </w:r>
        <w:r w:rsidR="00CA0A9D" w:rsidRPr="00FF73C3" w:rsidDel="002A2497">
          <w:rPr>
            <w:rFonts w:ascii="Times New Roman" w:eastAsia="Times New Roman" w:hAnsi="Times New Roman" w:cs="Times New Roman"/>
            <w:sz w:val="20"/>
            <w:szCs w:val="20"/>
            <w:rPrChange w:id="309" w:author="Abraham Isaac Jacob Gajardo Cortez (masterin)" w:date="2020-12-01T22:06:00Z">
              <w:rPr>
                <w:rFonts w:ascii="Times New Roman" w:eastAsia="Times New Roman" w:hAnsi="Times New Roman" w:cs="Times New Roman"/>
                <w:szCs w:val="22"/>
              </w:rPr>
            </w:rPrChange>
          </w:rPr>
          <w:delText xml:space="preserve"> then</w:delText>
        </w:r>
        <w:r w:rsidRPr="00FF73C3" w:rsidDel="002A2497">
          <w:rPr>
            <w:rFonts w:ascii="Times New Roman" w:eastAsia="Times New Roman" w:hAnsi="Times New Roman" w:cs="Times New Roman"/>
            <w:sz w:val="20"/>
            <w:szCs w:val="20"/>
            <w:rPrChange w:id="310" w:author="Abraham Isaac Jacob Gajardo Cortez (masterin)" w:date="2020-12-01T22:06:00Z">
              <w:rPr>
                <w:rFonts w:ascii="Times New Roman" w:eastAsia="Times New Roman" w:hAnsi="Times New Roman" w:cs="Times New Roman"/>
                <w:szCs w:val="22"/>
              </w:rPr>
            </w:rPrChange>
          </w:rPr>
          <w:delText xml:space="preserve"> compared </w:delText>
        </w:r>
        <w:r w:rsidR="00CA0A9D" w:rsidRPr="00FF73C3" w:rsidDel="002A2497">
          <w:rPr>
            <w:rFonts w:ascii="Times New Roman" w:eastAsia="Times New Roman" w:hAnsi="Times New Roman" w:cs="Times New Roman"/>
            <w:sz w:val="20"/>
            <w:szCs w:val="20"/>
            <w:rPrChange w:id="311" w:author="Abraham Isaac Jacob Gajardo Cortez (masterin)" w:date="2020-12-01T22:06:00Z">
              <w:rPr>
                <w:rFonts w:ascii="Times New Roman" w:eastAsia="Times New Roman" w:hAnsi="Times New Roman" w:cs="Times New Roman"/>
                <w:szCs w:val="22"/>
              </w:rPr>
            </w:rPrChange>
          </w:rPr>
          <w:delText>to</w:delText>
        </w:r>
        <w:r w:rsidRPr="00FF73C3" w:rsidDel="002A2497">
          <w:rPr>
            <w:rFonts w:ascii="Times New Roman" w:eastAsia="Times New Roman" w:hAnsi="Times New Roman" w:cs="Times New Roman"/>
            <w:sz w:val="20"/>
            <w:szCs w:val="20"/>
            <w:rPrChange w:id="312" w:author="Abraham Isaac Jacob Gajardo Cortez (masterin)" w:date="2020-12-01T22:06:00Z">
              <w:rPr>
                <w:rFonts w:ascii="Times New Roman" w:eastAsia="Times New Roman" w:hAnsi="Times New Roman" w:cs="Times New Roman"/>
                <w:szCs w:val="22"/>
              </w:rPr>
            </w:rPrChange>
          </w:rPr>
          <w:delText xml:space="preserve"> other </w:delText>
        </w:r>
        <w:commentRangeStart w:id="313"/>
        <w:r w:rsidRPr="00FF73C3" w:rsidDel="002A2497">
          <w:rPr>
            <w:rFonts w:ascii="Times New Roman" w:eastAsia="Times New Roman" w:hAnsi="Times New Roman" w:cs="Times New Roman"/>
            <w:sz w:val="20"/>
            <w:szCs w:val="20"/>
            <w:rPrChange w:id="314" w:author="Abraham Isaac Jacob Gajardo Cortez (masterin)" w:date="2020-12-01T22:06:00Z">
              <w:rPr>
                <w:rFonts w:ascii="Times New Roman" w:eastAsia="Times New Roman" w:hAnsi="Times New Roman" w:cs="Times New Roman"/>
                <w:szCs w:val="22"/>
              </w:rPr>
            </w:rPrChange>
          </w:rPr>
          <w:delText>days</w:delText>
        </w:r>
      </w:del>
      <w:commentRangeEnd w:id="313"/>
      <w:r w:rsidR="002A2497">
        <w:rPr>
          <w:rStyle w:val="Refdecomentario"/>
        </w:rPr>
        <w:commentReference w:id="313"/>
      </w:r>
      <w:del w:id="315" w:author="Andrés González Santa Cruz" w:date="2020-12-05T12:48:00Z">
        <w:r w:rsidR="004129C6" w:rsidRPr="00FF73C3" w:rsidDel="002A2497">
          <w:rPr>
            <w:rFonts w:ascii="Times New Roman" w:eastAsia="Times New Roman" w:hAnsi="Times New Roman" w:cs="Times New Roman"/>
            <w:sz w:val="20"/>
            <w:szCs w:val="20"/>
            <w:rPrChange w:id="316" w:author="Abraham Isaac Jacob Gajardo Cortez (masterin)" w:date="2020-12-01T22:06:00Z">
              <w:rPr>
                <w:rFonts w:ascii="Times New Roman" w:eastAsia="Times New Roman" w:hAnsi="Times New Roman" w:cs="Times New Roman"/>
                <w:szCs w:val="22"/>
              </w:rPr>
            </w:rPrChange>
          </w:rPr>
          <w:delText>.</w:delText>
        </w:r>
      </w:del>
    </w:p>
    <w:p w14:paraId="01350249" w14:textId="77777777" w:rsidR="00452C2E" w:rsidRPr="00FF73C3" w:rsidRDefault="00452C2E" w:rsidP="00F07322">
      <w:pPr>
        <w:spacing w:before="120" w:line="360" w:lineRule="auto"/>
        <w:jc w:val="both"/>
        <w:rPr>
          <w:rFonts w:ascii="Times New Roman" w:eastAsia="Times New Roman" w:hAnsi="Times New Roman" w:cs="Times New Roman"/>
          <w:b/>
          <w:iCs/>
          <w:sz w:val="20"/>
          <w:szCs w:val="20"/>
          <w:rPrChange w:id="317" w:author="Abraham Isaac Jacob Gajardo Cortez (masterin)" w:date="2020-12-01T22:06:00Z">
            <w:rPr>
              <w:rFonts w:ascii="Times New Roman" w:eastAsia="Times New Roman" w:hAnsi="Times New Roman" w:cs="Times New Roman"/>
              <w:b/>
              <w:iCs/>
              <w:szCs w:val="22"/>
            </w:rPr>
          </w:rPrChange>
        </w:rPr>
      </w:pPr>
    </w:p>
    <w:p w14:paraId="1C4696B5" w14:textId="524B654E" w:rsidR="0039530A" w:rsidRPr="00FF73C3" w:rsidRDefault="002E2795" w:rsidP="00631755">
      <w:pPr>
        <w:spacing w:before="120" w:line="360" w:lineRule="auto"/>
        <w:ind w:firstLine="720"/>
        <w:jc w:val="both"/>
        <w:rPr>
          <w:rFonts w:ascii="Times New Roman" w:eastAsia="Times New Roman" w:hAnsi="Times New Roman" w:cs="Times New Roman"/>
          <w:sz w:val="20"/>
          <w:szCs w:val="20"/>
          <w:rPrChange w:id="318" w:author="Abraham Isaac Jacob Gajardo Cortez (masterin)" w:date="2020-12-01T22:06:00Z">
            <w:rPr>
              <w:rFonts w:ascii="Times New Roman" w:eastAsia="Times New Roman" w:hAnsi="Times New Roman" w:cs="Times New Roman"/>
              <w:szCs w:val="22"/>
            </w:rPr>
          </w:rPrChange>
        </w:rPr>
      </w:pPr>
      <w:r w:rsidRPr="00FF73C3">
        <w:rPr>
          <w:rFonts w:ascii="Times New Roman" w:eastAsia="Times New Roman" w:hAnsi="Times New Roman" w:cs="Times New Roman"/>
          <w:bCs/>
          <w:iCs/>
          <w:sz w:val="20"/>
          <w:szCs w:val="20"/>
          <w:rPrChange w:id="319" w:author="Abraham Isaac Jacob Gajardo Cortez (masterin)" w:date="2020-12-01T22:06:00Z">
            <w:rPr>
              <w:rFonts w:ascii="Times New Roman" w:eastAsia="Times New Roman" w:hAnsi="Times New Roman" w:cs="Times New Roman"/>
              <w:bCs/>
              <w:iCs/>
              <w:szCs w:val="22"/>
            </w:rPr>
          </w:rPrChange>
        </w:rPr>
        <w:t>We used two primary out</w:t>
      </w:r>
      <w:ins w:id="320" w:author="Andrés González Santa Cruz" w:date="2020-12-05T12:36:00Z">
        <w:r w:rsidR="002A2497">
          <w:rPr>
            <w:rFonts w:ascii="Times New Roman" w:eastAsia="Times New Roman" w:hAnsi="Times New Roman" w:cs="Times New Roman"/>
            <w:bCs/>
            <w:iCs/>
            <w:sz w:val="20"/>
            <w:szCs w:val="20"/>
          </w:rPr>
          <w:t>c</w:t>
        </w:r>
      </w:ins>
      <w:r w:rsidRPr="00FF73C3">
        <w:rPr>
          <w:rFonts w:ascii="Times New Roman" w:eastAsia="Times New Roman" w:hAnsi="Times New Roman" w:cs="Times New Roman"/>
          <w:bCs/>
          <w:iCs/>
          <w:sz w:val="20"/>
          <w:szCs w:val="20"/>
          <w:rPrChange w:id="321" w:author="Abraham Isaac Jacob Gajardo Cortez (masterin)" w:date="2020-12-01T22:06:00Z">
            <w:rPr>
              <w:rFonts w:ascii="Times New Roman" w:eastAsia="Times New Roman" w:hAnsi="Times New Roman" w:cs="Times New Roman"/>
              <w:bCs/>
              <w:iCs/>
              <w:szCs w:val="22"/>
            </w:rPr>
          </w:rPrChange>
        </w:rPr>
        <w:t xml:space="preserve">omes. </w:t>
      </w:r>
      <w:r w:rsidR="00967B06" w:rsidRPr="00FF73C3">
        <w:rPr>
          <w:rFonts w:ascii="Times New Roman" w:eastAsia="Times New Roman" w:hAnsi="Times New Roman" w:cs="Times New Roman"/>
          <w:sz w:val="20"/>
          <w:szCs w:val="20"/>
          <w:rPrChange w:id="322" w:author="Abraham Isaac Jacob Gajardo Cortez (masterin)" w:date="2020-12-01T22:06:00Z">
            <w:rPr>
              <w:rFonts w:ascii="Times New Roman" w:eastAsia="Times New Roman" w:hAnsi="Times New Roman" w:cs="Times New Roman"/>
              <w:szCs w:val="22"/>
            </w:rPr>
          </w:rPrChange>
        </w:rPr>
        <w:t>H</w:t>
      </w:r>
      <w:r w:rsidR="0039530A" w:rsidRPr="00FF73C3">
        <w:rPr>
          <w:rFonts w:ascii="Times New Roman" w:eastAsia="Times New Roman" w:hAnsi="Times New Roman" w:cs="Times New Roman"/>
          <w:sz w:val="20"/>
          <w:szCs w:val="20"/>
          <w:rPrChange w:id="323" w:author="Abraham Isaac Jacob Gajardo Cortez (masterin)" w:date="2020-12-01T22:06:00Z">
            <w:rPr>
              <w:rFonts w:ascii="Times New Roman" w:eastAsia="Times New Roman" w:hAnsi="Times New Roman" w:cs="Times New Roman"/>
              <w:szCs w:val="22"/>
            </w:rPr>
          </w:rPrChange>
        </w:rPr>
        <w:t>ealth services utilization</w:t>
      </w:r>
      <w:r w:rsidR="00967B06" w:rsidRPr="00FF73C3">
        <w:rPr>
          <w:rFonts w:ascii="Times New Roman" w:eastAsia="Times New Roman" w:hAnsi="Times New Roman" w:cs="Times New Roman"/>
          <w:sz w:val="20"/>
          <w:szCs w:val="20"/>
          <w:rPrChange w:id="324" w:author="Abraham Isaac Jacob Gajardo Cortez (masterin)" w:date="2020-12-01T22:06:00Z">
            <w:rPr>
              <w:rFonts w:ascii="Times New Roman" w:eastAsia="Times New Roman" w:hAnsi="Times New Roman" w:cs="Times New Roman"/>
              <w:szCs w:val="22"/>
            </w:rPr>
          </w:rPrChange>
        </w:rPr>
        <w:t xml:space="preserve"> was measured as the weekly </w:t>
      </w:r>
      <w:r w:rsidR="0039530A" w:rsidRPr="00FF73C3">
        <w:rPr>
          <w:rFonts w:ascii="Times New Roman" w:eastAsia="Times New Roman" w:hAnsi="Times New Roman" w:cs="Times New Roman"/>
          <w:sz w:val="20"/>
          <w:szCs w:val="20"/>
          <w:rPrChange w:id="325" w:author="Abraham Isaac Jacob Gajardo Cortez (masterin)" w:date="2020-12-01T22:06:00Z">
            <w:rPr>
              <w:rFonts w:ascii="Times New Roman" w:eastAsia="Times New Roman" w:hAnsi="Times New Roman" w:cs="Times New Roman"/>
              <w:szCs w:val="22"/>
            </w:rPr>
          </w:rPrChange>
        </w:rPr>
        <w:t>count</w:t>
      </w:r>
      <w:r w:rsidR="00967B06" w:rsidRPr="00FF73C3">
        <w:rPr>
          <w:rFonts w:ascii="Times New Roman" w:eastAsia="Times New Roman" w:hAnsi="Times New Roman" w:cs="Times New Roman"/>
          <w:sz w:val="20"/>
          <w:szCs w:val="20"/>
          <w:rPrChange w:id="326" w:author="Abraham Isaac Jacob Gajardo Cortez (masterin)" w:date="2020-12-01T22:06:00Z">
            <w:rPr>
              <w:rFonts w:ascii="Times New Roman" w:eastAsia="Times New Roman" w:hAnsi="Times New Roman" w:cs="Times New Roman"/>
              <w:szCs w:val="22"/>
            </w:rPr>
          </w:rPrChange>
        </w:rPr>
        <w:t xml:space="preserve">s of </w:t>
      </w:r>
      <w:r w:rsidR="0039530A" w:rsidRPr="00FF73C3">
        <w:rPr>
          <w:rFonts w:ascii="Times New Roman" w:eastAsia="Times New Roman" w:hAnsi="Times New Roman" w:cs="Times New Roman"/>
          <w:sz w:val="20"/>
          <w:szCs w:val="20"/>
          <w:rPrChange w:id="327" w:author="Abraham Isaac Jacob Gajardo Cortez (masterin)" w:date="2020-12-01T22:06:00Z">
            <w:rPr>
              <w:rFonts w:ascii="Times New Roman" w:eastAsia="Times New Roman" w:hAnsi="Times New Roman" w:cs="Times New Roman"/>
              <w:szCs w:val="22"/>
            </w:rPr>
          </w:rPrChange>
        </w:rPr>
        <w:t xml:space="preserve">ED consultations and </w:t>
      </w:r>
      <w:r w:rsidR="00CA0A9D" w:rsidRPr="00FF73C3">
        <w:rPr>
          <w:rFonts w:ascii="Times New Roman" w:eastAsia="Times New Roman" w:hAnsi="Times New Roman" w:cs="Times New Roman"/>
          <w:sz w:val="20"/>
          <w:szCs w:val="20"/>
          <w:rPrChange w:id="328" w:author="Abraham Isaac Jacob Gajardo Cortez (masterin)" w:date="2020-12-01T22:06:00Z">
            <w:rPr>
              <w:rFonts w:ascii="Times New Roman" w:eastAsia="Times New Roman" w:hAnsi="Times New Roman" w:cs="Times New Roman"/>
              <w:szCs w:val="22"/>
            </w:rPr>
          </w:rPrChange>
        </w:rPr>
        <w:t>hospitalizations</w:t>
      </w:r>
      <w:r w:rsidR="0039530A" w:rsidRPr="00FF73C3">
        <w:rPr>
          <w:rFonts w:ascii="Times New Roman" w:eastAsia="Times New Roman" w:hAnsi="Times New Roman" w:cs="Times New Roman"/>
          <w:sz w:val="20"/>
          <w:szCs w:val="20"/>
          <w:rPrChange w:id="329" w:author="Abraham Isaac Jacob Gajardo Cortez (masterin)" w:date="2020-12-01T22:06:00Z">
            <w:rPr>
              <w:rFonts w:ascii="Times New Roman" w:eastAsia="Times New Roman" w:hAnsi="Times New Roman" w:cs="Times New Roman"/>
              <w:szCs w:val="22"/>
            </w:rPr>
          </w:rPrChange>
        </w:rPr>
        <w:t xml:space="preserve"> for trauma</w:t>
      </w:r>
      <w:r w:rsidR="00967B06" w:rsidRPr="00FF73C3">
        <w:rPr>
          <w:rFonts w:ascii="Times New Roman" w:eastAsia="Times New Roman" w:hAnsi="Times New Roman" w:cs="Times New Roman"/>
          <w:sz w:val="20"/>
          <w:szCs w:val="20"/>
          <w:rPrChange w:id="330" w:author="Abraham Isaac Jacob Gajardo Cortez (masterin)" w:date="2020-12-01T22:06:00Z">
            <w:rPr>
              <w:rFonts w:ascii="Times New Roman" w:eastAsia="Times New Roman" w:hAnsi="Times New Roman" w:cs="Times New Roman"/>
              <w:szCs w:val="22"/>
            </w:rPr>
          </w:rPrChange>
        </w:rPr>
        <w:t xml:space="preserve"> and </w:t>
      </w:r>
      <w:r w:rsidR="0039530A" w:rsidRPr="00FF73C3">
        <w:rPr>
          <w:rFonts w:ascii="Times New Roman" w:eastAsia="Times New Roman" w:hAnsi="Times New Roman" w:cs="Times New Roman"/>
          <w:sz w:val="20"/>
          <w:szCs w:val="20"/>
          <w:rPrChange w:id="331" w:author="Abraham Isaac Jacob Gajardo Cortez (masterin)" w:date="2020-12-01T22:06:00Z">
            <w:rPr>
              <w:rFonts w:ascii="Times New Roman" w:eastAsia="Times New Roman" w:hAnsi="Times New Roman" w:cs="Times New Roman"/>
              <w:szCs w:val="22"/>
            </w:rPr>
          </w:rPrChange>
        </w:rPr>
        <w:t>respiratory</w:t>
      </w:r>
      <w:r w:rsidR="00967B06" w:rsidRPr="00FF73C3">
        <w:rPr>
          <w:rFonts w:ascii="Times New Roman" w:eastAsia="Times New Roman" w:hAnsi="Times New Roman" w:cs="Times New Roman"/>
          <w:sz w:val="20"/>
          <w:szCs w:val="20"/>
          <w:rPrChange w:id="332" w:author="Abraham Isaac Jacob Gajardo Cortez (masterin)" w:date="2020-12-01T22:06:00Z">
            <w:rPr>
              <w:rFonts w:ascii="Times New Roman" w:eastAsia="Times New Roman" w:hAnsi="Times New Roman" w:cs="Times New Roman"/>
              <w:szCs w:val="22"/>
            </w:rPr>
          </w:rPrChange>
        </w:rPr>
        <w:t xml:space="preserve"> causes</w:t>
      </w:r>
      <w:r w:rsidR="0039530A" w:rsidRPr="00FF73C3">
        <w:rPr>
          <w:rFonts w:ascii="Times New Roman" w:eastAsia="Times New Roman" w:hAnsi="Times New Roman" w:cs="Times New Roman"/>
          <w:sz w:val="20"/>
          <w:szCs w:val="20"/>
          <w:rPrChange w:id="333" w:author="Abraham Isaac Jacob Gajardo Cortez (masterin)" w:date="2020-12-01T22:06:00Z">
            <w:rPr>
              <w:rFonts w:ascii="Times New Roman" w:eastAsia="Times New Roman" w:hAnsi="Times New Roman" w:cs="Times New Roman"/>
              <w:szCs w:val="22"/>
            </w:rPr>
          </w:rPrChange>
        </w:rPr>
        <w:t>.</w:t>
      </w:r>
      <w:r w:rsidR="00CA0A9D" w:rsidRPr="00FF73C3">
        <w:rPr>
          <w:rFonts w:ascii="Times New Roman" w:eastAsia="Times New Roman" w:hAnsi="Times New Roman" w:cs="Times New Roman"/>
          <w:sz w:val="20"/>
          <w:szCs w:val="20"/>
          <w:rPrChange w:id="334" w:author="Abraham Isaac Jacob Gajardo Cortez (masterin)" w:date="2020-12-01T22:06:00Z">
            <w:rPr>
              <w:rFonts w:ascii="Times New Roman" w:eastAsia="Times New Roman" w:hAnsi="Times New Roman" w:cs="Times New Roman"/>
              <w:szCs w:val="22"/>
            </w:rPr>
          </w:rPrChange>
        </w:rPr>
        <w:t xml:space="preserve"> </w:t>
      </w:r>
      <w:r w:rsidR="00967B06" w:rsidRPr="00FF73C3">
        <w:rPr>
          <w:rFonts w:ascii="Times New Roman" w:eastAsia="Times New Roman" w:hAnsi="Times New Roman" w:cs="Times New Roman"/>
          <w:sz w:val="20"/>
          <w:szCs w:val="20"/>
          <w:rPrChange w:id="335" w:author="Abraham Isaac Jacob Gajardo Cortez (masterin)" w:date="2020-12-01T22:06:00Z">
            <w:rPr>
              <w:rFonts w:ascii="Times New Roman" w:eastAsia="Times New Roman" w:hAnsi="Times New Roman" w:cs="Times New Roman"/>
              <w:szCs w:val="22"/>
            </w:rPr>
          </w:rPrChange>
        </w:rPr>
        <w:t>We also looked at the rate of hospitalizations for each cause among people admitted for the same causes per 1,000.</w:t>
      </w:r>
    </w:p>
    <w:p w14:paraId="3623E4E8" w14:textId="1A116C34" w:rsidR="00D25B6B" w:rsidRPr="00FF73C3" w:rsidRDefault="00D25B6B" w:rsidP="00F07322">
      <w:pPr>
        <w:spacing w:before="120" w:line="360" w:lineRule="auto"/>
        <w:jc w:val="both"/>
        <w:rPr>
          <w:rFonts w:ascii="Times New Roman" w:eastAsia="Times New Roman" w:hAnsi="Times New Roman" w:cs="Times New Roman"/>
          <w:sz w:val="20"/>
          <w:szCs w:val="20"/>
          <w:rPrChange w:id="336" w:author="Abraham Isaac Jacob Gajardo Cortez (masterin)" w:date="2020-12-01T22:06:00Z">
            <w:rPr>
              <w:rFonts w:ascii="Times New Roman" w:eastAsia="Times New Roman" w:hAnsi="Times New Roman" w:cs="Times New Roman"/>
              <w:szCs w:val="22"/>
            </w:rPr>
          </w:rPrChange>
        </w:rPr>
      </w:pPr>
    </w:p>
    <w:p w14:paraId="457C7E68" w14:textId="0103B021" w:rsidR="003146D9" w:rsidRPr="00FF73C3" w:rsidRDefault="002E2795" w:rsidP="00631755">
      <w:pPr>
        <w:spacing w:before="120" w:line="360" w:lineRule="auto"/>
        <w:ind w:firstLine="720"/>
        <w:jc w:val="both"/>
        <w:rPr>
          <w:rFonts w:ascii="Times New Roman" w:eastAsia="Times New Roman" w:hAnsi="Times New Roman" w:cs="Times New Roman"/>
          <w:sz w:val="20"/>
          <w:szCs w:val="20"/>
          <w:rPrChange w:id="337" w:author="Abraham Isaac Jacob Gajardo Cortez (masterin)" w:date="2020-12-01T22:06:00Z">
            <w:rPr>
              <w:rFonts w:ascii="Times New Roman" w:eastAsia="Times New Roman" w:hAnsi="Times New Roman" w:cs="Times New Roman"/>
              <w:szCs w:val="22"/>
            </w:rPr>
          </w:rPrChange>
        </w:rPr>
      </w:pPr>
      <w:r w:rsidRPr="00FF73C3">
        <w:rPr>
          <w:rFonts w:ascii="Times New Roman" w:eastAsia="Times New Roman" w:hAnsi="Times New Roman" w:cs="Times New Roman"/>
          <w:sz w:val="20"/>
          <w:szCs w:val="20"/>
          <w:rPrChange w:id="338" w:author="Abraham Isaac Jacob Gajardo Cortez (masterin)" w:date="2020-12-01T22:06:00Z">
            <w:rPr>
              <w:rFonts w:ascii="Times New Roman" w:eastAsia="Times New Roman" w:hAnsi="Times New Roman" w:cs="Times New Roman"/>
              <w:szCs w:val="22"/>
            </w:rPr>
          </w:rPrChange>
        </w:rPr>
        <w:t>Also, w</w:t>
      </w:r>
      <w:r w:rsidR="00E86F15" w:rsidRPr="00FF73C3">
        <w:rPr>
          <w:rFonts w:ascii="Times New Roman" w:eastAsia="Times New Roman" w:hAnsi="Times New Roman" w:cs="Times New Roman"/>
          <w:sz w:val="20"/>
          <w:szCs w:val="20"/>
          <w:rPrChange w:id="339" w:author="Abraham Isaac Jacob Gajardo Cortez (masterin)" w:date="2020-12-01T22:06:00Z">
            <w:rPr>
              <w:rFonts w:ascii="Times New Roman" w:eastAsia="Times New Roman" w:hAnsi="Times New Roman" w:cs="Times New Roman"/>
              <w:szCs w:val="22"/>
            </w:rPr>
          </w:rPrChange>
        </w:rPr>
        <w:t>e included the circulatory system causes as a control</w:t>
      </w:r>
      <w:r w:rsidR="005E4D3F" w:rsidRPr="00FF73C3">
        <w:rPr>
          <w:rFonts w:ascii="Times New Roman" w:eastAsia="Times New Roman" w:hAnsi="Times New Roman" w:cs="Times New Roman"/>
          <w:sz w:val="20"/>
          <w:szCs w:val="20"/>
          <w:rPrChange w:id="340" w:author="Abraham Isaac Jacob Gajardo Cortez (masterin)" w:date="2020-12-01T22:06:00Z">
            <w:rPr>
              <w:rFonts w:ascii="Times New Roman" w:eastAsia="Times New Roman" w:hAnsi="Times New Roman" w:cs="Times New Roman"/>
              <w:szCs w:val="22"/>
            </w:rPr>
          </w:rPrChange>
        </w:rPr>
        <w:t xml:space="preserve"> trend</w:t>
      </w:r>
      <w:r w:rsidR="00E86F15" w:rsidRPr="00FF73C3">
        <w:rPr>
          <w:rFonts w:ascii="Times New Roman" w:eastAsia="Times New Roman" w:hAnsi="Times New Roman" w:cs="Times New Roman"/>
          <w:sz w:val="20"/>
          <w:szCs w:val="20"/>
          <w:rPrChange w:id="341" w:author="Abraham Isaac Jacob Gajardo Cortez (masterin)" w:date="2020-12-01T22:06:00Z">
            <w:rPr>
              <w:rFonts w:ascii="Times New Roman" w:eastAsia="Times New Roman" w:hAnsi="Times New Roman" w:cs="Times New Roman"/>
              <w:szCs w:val="22"/>
            </w:rPr>
          </w:rPrChange>
        </w:rPr>
        <w:t xml:space="preserve">, </w:t>
      </w:r>
      <w:r w:rsidR="005E4D3F" w:rsidRPr="00FF73C3">
        <w:rPr>
          <w:rFonts w:ascii="Times New Roman" w:eastAsia="Times New Roman" w:hAnsi="Times New Roman" w:cs="Times New Roman"/>
          <w:sz w:val="20"/>
          <w:szCs w:val="20"/>
          <w:rPrChange w:id="342" w:author="Abraham Isaac Jacob Gajardo Cortez (masterin)" w:date="2020-12-01T22:06:00Z">
            <w:rPr>
              <w:rFonts w:ascii="Times New Roman" w:eastAsia="Times New Roman" w:hAnsi="Times New Roman" w:cs="Times New Roman"/>
              <w:szCs w:val="22"/>
            </w:rPr>
          </w:rPrChange>
        </w:rPr>
        <w:t xml:space="preserve">assuming that most of these </w:t>
      </w:r>
      <w:r w:rsidR="004129C6" w:rsidRPr="00FF73C3">
        <w:rPr>
          <w:rFonts w:ascii="Times New Roman" w:eastAsia="Times New Roman" w:hAnsi="Times New Roman" w:cs="Times New Roman"/>
          <w:sz w:val="20"/>
          <w:szCs w:val="20"/>
          <w:rPrChange w:id="343" w:author="Abraham Isaac Jacob Gajardo Cortez (masterin)" w:date="2020-12-01T22:06:00Z">
            <w:rPr>
              <w:rFonts w:ascii="Times New Roman" w:eastAsia="Times New Roman" w:hAnsi="Times New Roman" w:cs="Times New Roman"/>
              <w:szCs w:val="22"/>
            </w:rPr>
          </w:rPrChange>
        </w:rPr>
        <w:t>ED admissions</w:t>
      </w:r>
      <w:r w:rsidR="005E4D3F" w:rsidRPr="00FF73C3">
        <w:rPr>
          <w:rFonts w:ascii="Times New Roman" w:eastAsia="Times New Roman" w:hAnsi="Times New Roman" w:cs="Times New Roman"/>
          <w:sz w:val="20"/>
          <w:szCs w:val="20"/>
          <w:rPrChange w:id="344" w:author="Abraham Isaac Jacob Gajardo Cortez (masterin)" w:date="2020-12-01T22:06:00Z">
            <w:rPr>
              <w:rFonts w:ascii="Times New Roman" w:eastAsia="Times New Roman" w:hAnsi="Times New Roman" w:cs="Times New Roman"/>
              <w:szCs w:val="22"/>
            </w:rPr>
          </w:rPrChange>
        </w:rPr>
        <w:t xml:space="preserve"> were not directly related to </w:t>
      </w:r>
      <w:r w:rsidR="008F199D" w:rsidRPr="00FF73C3">
        <w:rPr>
          <w:rFonts w:ascii="Times New Roman" w:eastAsia="Times New Roman" w:hAnsi="Times New Roman" w:cs="Times New Roman"/>
          <w:sz w:val="20"/>
          <w:szCs w:val="20"/>
          <w:rPrChange w:id="345" w:author="Abraham Isaac Jacob Gajardo Cortez (masterin)" w:date="2020-12-01T22:06:00Z">
            <w:rPr>
              <w:rFonts w:ascii="Times New Roman" w:eastAsia="Times New Roman" w:hAnsi="Times New Roman" w:cs="Times New Roman"/>
              <w:szCs w:val="22"/>
            </w:rPr>
          </w:rPrChange>
        </w:rPr>
        <w:t xml:space="preserve">most of the immediate consequences to health in users. This </w:t>
      </w:r>
      <w:r w:rsidRPr="00FF73C3">
        <w:rPr>
          <w:rFonts w:ascii="Times New Roman" w:eastAsia="Times New Roman" w:hAnsi="Times New Roman" w:cs="Times New Roman"/>
          <w:sz w:val="20"/>
          <w:szCs w:val="20"/>
          <w:rPrChange w:id="346" w:author="Abraham Isaac Jacob Gajardo Cortez (masterin)" w:date="2020-12-01T22:06:00Z">
            <w:rPr>
              <w:rFonts w:ascii="Times New Roman" w:eastAsia="Times New Roman" w:hAnsi="Times New Roman" w:cs="Times New Roman"/>
              <w:szCs w:val="22"/>
            </w:rPr>
          </w:rPrChange>
        </w:rPr>
        <w:t xml:space="preserve">covariate </w:t>
      </w:r>
      <w:r w:rsidR="008F199D" w:rsidRPr="00FF73C3">
        <w:rPr>
          <w:rFonts w:ascii="Times New Roman" w:eastAsia="Times New Roman" w:hAnsi="Times New Roman" w:cs="Times New Roman"/>
          <w:sz w:val="20"/>
          <w:szCs w:val="20"/>
          <w:rPrChange w:id="347" w:author="Abraham Isaac Jacob Gajardo Cortez (masterin)" w:date="2020-12-01T22:06:00Z">
            <w:rPr>
              <w:rFonts w:ascii="Times New Roman" w:eastAsia="Times New Roman" w:hAnsi="Times New Roman" w:cs="Times New Roman"/>
              <w:szCs w:val="22"/>
            </w:rPr>
          </w:rPrChange>
        </w:rPr>
        <w:t>isolate</w:t>
      </w:r>
      <w:r w:rsidRPr="00FF73C3">
        <w:rPr>
          <w:rFonts w:ascii="Times New Roman" w:eastAsia="Times New Roman" w:hAnsi="Times New Roman" w:cs="Times New Roman"/>
          <w:sz w:val="20"/>
          <w:szCs w:val="20"/>
          <w:rPrChange w:id="348" w:author="Abraham Isaac Jacob Gajardo Cortez (masterin)" w:date="2020-12-01T22:06:00Z">
            <w:rPr>
              <w:rFonts w:ascii="Times New Roman" w:eastAsia="Times New Roman" w:hAnsi="Times New Roman" w:cs="Times New Roman"/>
              <w:szCs w:val="22"/>
            </w:rPr>
          </w:rPrChange>
        </w:rPr>
        <w:t>s the</w:t>
      </w:r>
      <w:r w:rsidR="008F199D" w:rsidRPr="00FF73C3">
        <w:rPr>
          <w:rFonts w:ascii="Times New Roman" w:eastAsia="Times New Roman" w:hAnsi="Times New Roman" w:cs="Times New Roman"/>
          <w:sz w:val="20"/>
          <w:szCs w:val="20"/>
          <w:rPrChange w:id="349" w:author="Abraham Isaac Jacob Gajardo Cortez (masterin)" w:date="2020-12-01T22:06:00Z">
            <w:rPr>
              <w:rFonts w:ascii="Times New Roman" w:eastAsia="Times New Roman" w:hAnsi="Times New Roman" w:cs="Times New Roman"/>
              <w:szCs w:val="22"/>
            </w:rPr>
          </w:rPrChange>
        </w:rPr>
        <w:t xml:space="preserve"> effects related to confounding changes due to difficulties to access to health facilities.</w:t>
      </w:r>
    </w:p>
    <w:p w14:paraId="614D0F21" w14:textId="77777777" w:rsidR="0040344C" w:rsidRPr="00FF73C3" w:rsidRDefault="0040344C" w:rsidP="00F07322">
      <w:pPr>
        <w:spacing w:line="360" w:lineRule="auto"/>
        <w:jc w:val="both"/>
        <w:rPr>
          <w:rFonts w:ascii="Times New Roman" w:eastAsia="Times New Roman" w:hAnsi="Times New Roman" w:cs="Times New Roman"/>
          <w:sz w:val="20"/>
          <w:szCs w:val="20"/>
          <w:rPrChange w:id="350" w:author="Abraham Isaac Jacob Gajardo Cortez (masterin)" w:date="2020-12-01T22:06:00Z">
            <w:rPr>
              <w:rFonts w:ascii="Times New Roman" w:eastAsia="Times New Roman" w:hAnsi="Times New Roman" w:cs="Times New Roman"/>
              <w:szCs w:val="22"/>
            </w:rPr>
          </w:rPrChange>
        </w:rPr>
      </w:pPr>
    </w:p>
    <w:p w14:paraId="48507FA1" w14:textId="5D094674" w:rsidR="0042387A" w:rsidRPr="00FF73C3" w:rsidRDefault="004129C6" w:rsidP="00F07322">
      <w:pPr>
        <w:spacing w:line="360" w:lineRule="auto"/>
        <w:jc w:val="both"/>
        <w:rPr>
          <w:rFonts w:ascii="Times New Roman" w:eastAsia="Times New Roman" w:hAnsi="Times New Roman" w:cs="Times New Roman"/>
          <w:bCs/>
          <w:i/>
          <w:iCs/>
          <w:sz w:val="20"/>
          <w:szCs w:val="20"/>
          <w:rPrChange w:id="351" w:author="Abraham Isaac Jacob Gajardo Cortez (masterin)" w:date="2020-12-01T22:06:00Z">
            <w:rPr>
              <w:rFonts w:ascii="Times New Roman" w:eastAsia="Times New Roman" w:hAnsi="Times New Roman" w:cs="Times New Roman"/>
              <w:bCs/>
              <w:i/>
              <w:iCs/>
              <w:szCs w:val="22"/>
            </w:rPr>
          </w:rPrChange>
        </w:rPr>
      </w:pPr>
      <w:r w:rsidRPr="00FF73C3">
        <w:rPr>
          <w:rFonts w:ascii="Times New Roman" w:eastAsia="Times New Roman" w:hAnsi="Times New Roman" w:cs="Times New Roman"/>
          <w:bCs/>
          <w:i/>
          <w:iCs/>
          <w:sz w:val="20"/>
          <w:szCs w:val="20"/>
          <w:rPrChange w:id="352" w:author="Abraham Isaac Jacob Gajardo Cortez (masterin)" w:date="2020-12-01T22:06:00Z">
            <w:rPr>
              <w:rFonts w:ascii="Times New Roman" w:eastAsia="Times New Roman" w:hAnsi="Times New Roman" w:cs="Times New Roman"/>
              <w:bCs/>
              <w:i/>
              <w:iCs/>
              <w:szCs w:val="22"/>
            </w:rPr>
          </w:rPrChange>
        </w:rPr>
        <w:t>Statistics</w:t>
      </w:r>
    </w:p>
    <w:p w14:paraId="64A568DA" w14:textId="5014D49F" w:rsidR="005E4D3F" w:rsidRPr="00FF73C3" w:rsidRDefault="00410253" w:rsidP="00F07322">
      <w:pPr>
        <w:spacing w:line="360" w:lineRule="auto"/>
        <w:ind w:firstLine="720"/>
        <w:jc w:val="both"/>
        <w:rPr>
          <w:rFonts w:ascii="Times New Roman" w:eastAsia="Times New Roman" w:hAnsi="Times New Roman" w:cs="Times New Roman"/>
          <w:iCs/>
          <w:sz w:val="20"/>
          <w:szCs w:val="20"/>
          <w:rPrChange w:id="353" w:author="Abraham Isaac Jacob Gajardo Cortez (masterin)" w:date="2020-12-01T22:06:00Z">
            <w:rPr>
              <w:rFonts w:ascii="Times New Roman" w:eastAsia="Times New Roman" w:hAnsi="Times New Roman" w:cs="Times New Roman"/>
              <w:iCs/>
              <w:szCs w:val="22"/>
            </w:rPr>
          </w:rPrChange>
        </w:rPr>
      </w:pPr>
      <w:r w:rsidRPr="00FF73C3">
        <w:rPr>
          <w:rFonts w:ascii="Times New Roman" w:eastAsia="Times New Roman" w:hAnsi="Times New Roman" w:cs="Times New Roman"/>
          <w:iCs/>
          <w:sz w:val="20"/>
          <w:szCs w:val="20"/>
          <w:rPrChange w:id="354" w:author="Abraham Isaac Jacob Gajardo Cortez (masterin)" w:date="2020-12-01T22:06:00Z">
            <w:rPr>
              <w:rFonts w:ascii="Times New Roman" w:eastAsia="Times New Roman" w:hAnsi="Times New Roman" w:cs="Times New Roman"/>
              <w:iCs/>
              <w:szCs w:val="22"/>
            </w:rPr>
          </w:rPrChange>
        </w:rPr>
        <w:t xml:space="preserve">To evaluate the </w:t>
      </w:r>
      <w:r w:rsidR="00967B06" w:rsidRPr="00FF73C3">
        <w:rPr>
          <w:rFonts w:ascii="Times New Roman" w:eastAsia="Times New Roman" w:hAnsi="Times New Roman" w:cs="Times New Roman"/>
          <w:iCs/>
          <w:sz w:val="20"/>
          <w:szCs w:val="20"/>
          <w:rPrChange w:id="355" w:author="Abraham Isaac Jacob Gajardo Cortez (masterin)" w:date="2020-12-01T22:06:00Z">
            <w:rPr>
              <w:rFonts w:ascii="Times New Roman" w:eastAsia="Times New Roman" w:hAnsi="Times New Roman" w:cs="Times New Roman"/>
              <w:iCs/>
              <w:szCs w:val="22"/>
            </w:rPr>
          </w:rPrChange>
        </w:rPr>
        <w:t>effect</w:t>
      </w:r>
      <w:r w:rsidRPr="00FF73C3">
        <w:rPr>
          <w:rFonts w:ascii="Times New Roman" w:eastAsia="Times New Roman" w:hAnsi="Times New Roman" w:cs="Times New Roman"/>
          <w:iCs/>
          <w:sz w:val="20"/>
          <w:szCs w:val="20"/>
          <w:rPrChange w:id="356" w:author="Abraham Isaac Jacob Gajardo Cortez (masterin)" w:date="2020-12-01T22:06:00Z">
            <w:rPr>
              <w:rFonts w:ascii="Times New Roman" w:eastAsia="Times New Roman" w:hAnsi="Times New Roman" w:cs="Times New Roman"/>
              <w:iCs/>
              <w:szCs w:val="22"/>
            </w:rPr>
          </w:rPrChange>
        </w:rPr>
        <w:t xml:space="preserve"> of social protest</w:t>
      </w:r>
      <w:r w:rsidR="008F0875" w:rsidRPr="00FF73C3">
        <w:rPr>
          <w:rFonts w:ascii="Times New Roman" w:eastAsia="Times New Roman" w:hAnsi="Times New Roman" w:cs="Times New Roman"/>
          <w:iCs/>
          <w:sz w:val="20"/>
          <w:szCs w:val="20"/>
          <w:rPrChange w:id="357" w:author="Abraham Isaac Jacob Gajardo Cortez (masterin)" w:date="2020-12-01T22:06:00Z">
            <w:rPr>
              <w:rFonts w:ascii="Times New Roman" w:eastAsia="Times New Roman" w:hAnsi="Times New Roman" w:cs="Times New Roman"/>
              <w:iCs/>
              <w:szCs w:val="22"/>
            </w:rPr>
          </w:rPrChange>
        </w:rPr>
        <w:t>s</w:t>
      </w:r>
      <w:r w:rsidRPr="00FF73C3">
        <w:rPr>
          <w:rFonts w:ascii="Times New Roman" w:eastAsia="Times New Roman" w:hAnsi="Times New Roman" w:cs="Times New Roman"/>
          <w:iCs/>
          <w:sz w:val="20"/>
          <w:szCs w:val="20"/>
          <w:rPrChange w:id="358" w:author="Abraham Isaac Jacob Gajardo Cortez (masterin)" w:date="2020-12-01T22:06:00Z">
            <w:rPr>
              <w:rFonts w:ascii="Times New Roman" w:eastAsia="Times New Roman" w:hAnsi="Times New Roman" w:cs="Times New Roman"/>
              <w:iCs/>
              <w:szCs w:val="22"/>
            </w:rPr>
          </w:rPrChange>
        </w:rPr>
        <w:t xml:space="preserve"> </w:t>
      </w:r>
      <w:r w:rsidR="00967B06" w:rsidRPr="00FF73C3">
        <w:rPr>
          <w:rFonts w:ascii="Times New Roman" w:eastAsia="Times New Roman" w:hAnsi="Times New Roman" w:cs="Times New Roman"/>
          <w:iCs/>
          <w:sz w:val="20"/>
          <w:szCs w:val="20"/>
          <w:rPrChange w:id="359" w:author="Abraham Isaac Jacob Gajardo Cortez (masterin)" w:date="2020-12-01T22:06:00Z">
            <w:rPr>
              <w:rFonts w:ascii="Times New Roman" w:eastAsia="Times New Roman" w:hAnsi="Times New Roman" w:cs="Times New Roman"/>
              <w:iCs/>
              <w:szCs w:val="22"/>
            </w:rPr>
          </w:rPrChange>
        </w:rPr>
        <w:t>on E</w:t>
      </w:r>
      <w:r w:rsidR="004129C6" w:rsidRPr="00FF73C3">
        <w:rPr>
          <w:rFonts w:ascii="Times New Roman" w:eastAsia="Times New Roman" w:hAnsi="Times New Roman" w:cs="Times New Roman"/>
          <w:iCs/>
          <w:sz w:val="20"/>
          <w:szCs w:val="20"/>
          <w:rPrChange w:id="360" w:author="Abraham Isaac Jacob Gajardo Cortez (masterin)" w:date="2020-12-01T22:06:00Z">
            <w:rPr>
              <w:rFonts w:ascii="Times New Roman" w:eastAsia="Times New Roman" w:hAnsi="Times New Roman" w:cs="Times New Roman"/>
              <w:iCs/>
              <w:szCs w:val="22"/>
            </w:rPr>
          </w:rPrChange>
        </w:rPr>
        <w:t>D</w:t>
      </w:r>
      <w:r w:rsidR="00967B06" w:rsidRPr="00FF73C3">
        <w:rPr>
          <w:rFonts w:ascii="Times New Roman" w:eastAsia="Times New Roman" w:hAnsi="Times New Roman" w:cs="Times New Roman"/>
          <w:iCs/>
          <w:sz w:val="20"/>
          <w:szCs w:val="20"/>
          <w:rPrChange w:id="361" w:author="Abraham Isaac Jacob Gajardo Cortez (masterin)" w:date="2020-12-01T22:06:00Z">
            <w:rPr>
              <w:rFonts w:ascii="Times New Roman" w:eastAsia="Times New Roman" w:hAnsi="Times New Roman" w:cs="Times New Roman"/>
              <w:iCs/>
              <w:szCs w:val="22"/>
            </w:rPr>
          </w:rPrChange>
        </w:rPr>
        <w:t xml:space="preserve"> service utilization</w:t>
      </w:r>
      <w:ins w:id="362" w:author="Andrés González Santa Cruz" w:date="2020-12-03T15:59:00Z">
        <w:r w:rsidR="00D41248">
          <w:rPr>
            <w:rFonts w:ascii="Times New Roman" w:eastAsia="Times New Roman" w:hAnsi="Times New Roman" w:cs="Times New Roman"/>
            <w:iCs/>
            <w:sz w:val="20"/>
            <w:szCs w:val="20"/>
          </w:rPr>
          <w:t>,</w:t>
        </w:r>
      </w:ins>
      <w:r w:rsidR="00967B06" w:rsidRPr="00FF73C3">
        <w:rPr>
          <w:rFonts w:ascii="Times New Roman" w:eastAsia="Times New Roman" w:hAnsi="Times New Roman" w:cs="Times New Roman"/>
          <w:iCs/>
          <w:sz w:val="20"/>
          <w:szCs w:val="20"/>
          <w:rPrChange w:id="363" w:author="Abraham Isaac Jacob Gajardo Cortez (masterin)" w:date="2020-12-01T22:06:00Z">
            <w:rPr>
              <w:rFonts w:ascii="Times New Roman" w:eastAsia="Times New Roman" w:hAnsi="Times New Roman" w:cs="Times New Roman"/>
              <w:iCs/>
              <w:szCs w:val="22"/>
            </w:rPr>
          </w:rPrChange>
        </w:rPr>
        <w:t xml:space="preserve"> </w:t>
      </w:r>
      <w:r w:rsidR="00617F1F" w:rsidRPr="00FF73C3">
        <w:rPr>
          <w:rFonts w:ascii="Times New Roman" w:eastAsia="Times New Roman" w:hAnsi="Times New Roman" w:cs="Times New Roman"/>
          <w:iCs/>
          <w:sz w:val="20"/>
          <w:szCs w:val="20"/>
          <w:rPrChange w:id="364" w:author="Abraham Isaac Jacob Gajardo Cortez (masterin)" w:date="2020-12-01T22:06:00Z">
            <w:rPr>
              <w:rFonts w:ascii="Times New Roman" w:eastAsia="Times New Roman" w:hAnsi="Times New Roman" w:cs="Times New Roman"/>
              <w:iCs/>
              <w:szCs w:val="22"/>
            </w:rPr>
          </w:rPrChange>
        </w:rPr>
        <w:t>we used</w:t>
      </w:r>
      <w:r w:rsidR="00D131FE" w:rsidRPr="00FF73C3">
        <w:rPr>
          <w:rFonts w:ascii="Times New Roman" w:eastAsia="Times New Roman" w:hAnsi="Times New Roman" w:cs="Times New Roman"/>
          <w:iCs/>
          <w:sz w:val="20"/>
          <w:szCs w:val="20"/>
          <w:rPrChange w:id="365" w:author="Abraham Isaac Jacob Gajardo Cortez (masterin)" w:date="2020-12-01T22:06:00Z">
            <w:rPr>
              <w:rFonts w:ascii="Times New Roman" w:eastAsia="Times New Roman" w:hAnsi="Times New Roman" w:cs="Times New Roman"/>
              <w:iCs/>
              <w:szCs w:val="22"/>
            </w:rPr>
          </w:rPrChange>
        </w:rPr>
        <w:t xml:space="preserve"> </w:t>
      </w:r>
      <w:r w:rsidR="00C343E8" w:rsidRPr="00FF73C3">
        <w:rPr>
          <w:rFonts w:ascii="Times New Roman" w:eastAsia="Times New Roman" w:hAnsi="Times New Roman" w:cs="Times New Roman"/>
          <w:iCs/>
          <w:sz w:val="20"/>
          <w:szCs w:val="20"/>
          <w:rPrChange w:id="366" w:author="Abraham Isaac Jacob Gajardo Cortez (masterin)" w:date="2020-12-01T22:06:00Z">
            <w:rPr>
              <w:rFonts w:ascii="Times New Roman" w:eastAsia="Times New Roman" w:hAnsi="Times New Roman" w:cs="Times New Roman"/>
              <w:iCs/>
              <w:szCs w:val="22"/>
            </w:rPr>
          </w:rPrChange>
        </w:rPr>
        <w:t xml:space="preserve">Bayesian structural time series </w:t>
      </w:r>
      <w:r w:rsidR="000C2729" w:rsidRPr="00FF73C3">
        <w:rPr>
          <w:rFonts w:ascii="Times New Roman" w:eastAsia="Times New Roman" w:hAnsi="Times New Roman" w:cs="Times New Roman"/>
          <w:iCs/>
          <w:sz w:val="20"/>
          <w:szCs w:val="20"/>
          <w:rPrChange w:id="367" w:author="Abraham Isaac Jacob Gajardo Cortez (masterin)" w:date="2020-12-01T22:06:00Z">
            <w:rPr>
              <w:rFonts w:ascii="Times New Roman" w:eastAsia="Times New Roman" w:hAnsi="Times New Roman" w:cs="Times New Roman"/>
              <w:iCs/>
              <w:szCs w:val="22"/>
            </w:rPr>
          </w:rPrChange>
        </w:rPr>
        <w:t>(</w:t>
      </w:r>
      <w:r w:rsidR="000C2729" w:rsidRPr="00FF73C3">
        <w:rPr>
          <w:rFonts w:ascii="Times New Roman" w:eastAsia="Times New Roman" w:hAnsi="Times New Roman" w:cs="Times New Roman"/>
          <w:i/>
          <w:sz w:val="20"/>
          <w:szCs w:val="20"/>
          <w:rPrChange w:id="368" w:author="Abraham Isaac Jacob Gajardo Cortez (masterin)" w:date="2020-12-01T22:06:00Z">
            <w:rPr>
              <w:rFonts w:ascii="Times New Roman" w:eastAsia="Times New Roman" w:hAnsi="Times New Roman" w:cs="Times New Roman"/>
              <w:i/>
              <w:szCs w:val="22"/>
            </w:rPr>
          </w:rPrChange>
        </w:rPr>
        <w:t>BSTS</w:t>
      </w:r>
      <w:r w:rsidR="000C2729" w:rsidRPr="00FF73C3">
        <w:rPr>
          <w:rFonts w:ascii="Times New Roman" w:eastAsia="Times New Roman" w:hAnsi="Times New Roman" w:cs="Times New Roman"/>
          <w:iCs/>
          <w:sz w:val="20"/>
          <w:szCs w:val="20"/>
          <w:rPrChange w:id="369" w:author="Abraham Isaac Jacob Gajardo Cortez (masterin)" w:date="2020-12-01T22:06:00Z">
            <w:rPr>
              <w:rFonts w:ascii="Times New Roman" w:eastAsia="Times New Roman" w:hAnsi="Times New Roman" w:cs="Times New Roman"/>
              <w:iCs/>
              <w:szCs w:val="22"/>
            </w:rPr>
          </w:rPrChange>
        </w:rPr>
        <w:t xml:space="preserve">) </w:t>
      </w:r>
      <w:r w:rsidR="00EA1E94" w:rsidRPr="00FF73C3">
        <w:rPr>
          <w:rFonts w:ascii="Times New Roman" w:eastAsia="Times New Roman" w:hAnsi="Times New Roman" w:cs="Times New Roman"/>
          <w:iCs/>
          <w:sz w:val="20"/>
          <w:szCs w:val="20"/>
          <w:rPrChange w:id="370" w:author="Abraham Isaac Jacob Gajardo Cortez (masterin)" w:date="2020-12-01T22:06:00Z">
            <w:rPr>
              <w:rFonts w:ascii="Times New Roman" w:eastAsia="Times New Roman" w:hAnsi="Times New Roman" w:cs="Times New Roman"/>
              <w:iCs/>
              <w:szCs w:val="22"/>
            </w:rPr>
          </w:rPrChange>
        </w:rPr>
        <w:t>models</w:t>
      </w:r>
      <w:r w:rsidR="00C343E8" w:rsidRPr="00FF73C3">
        <w:rPr>
          <w:rFonts w:ascii="Times New Roman" w:eastAsia="Times New Roman" w:hAnsi="Times New Roman" w:cs="Times New Roman"/>
          <w:iCs/>
          <w:sz w:val="20"/>
          <w:szCs w:val="20"/>
          <w:rPrChange w:id="371" w:author="Abraham Isaac Jacob Gajardo Cortez (masterin)" w:date="2020-12-01T22:06:00Z">
            <w:rPr>
              <w:rFonts w:ascii="Times New Roman" w:eastAsia="Times New Roman" w:hAnsi="Times New Roman" w:cs="Times New Roman"/>
              <w:iCs/>
              <w:szCs w:val="22"/>
            </w:rPr>
          </w:rPrChange>
        </w:rPr>
        <w:t xml:space="preserve"> </w:t>
      </w:r>
      <w:r w:rsidR="00D131FE" w:rsidRPr="00FF73C3">
        <w:rPr>
          <w:rFonts w:ascii="Times New Roman" w:eastAsia="Times New Roman" w:hAnsi="Times New Roman" w:cs="Times New Roman"/>
          <w:iCs/>
          <w:sz w:val="20"/>
          <w:szCs w:val="20"/>
          <w:highlight w:val="yellow"/>
          <w:rPrChange w:id="372" w:author="Abraham Isaac Jacob Gajardo Cortez (masterin)" w:date="2020-12-01T22:06:00Z">
            <w:rPr>
              <w:rFonts w:ascii="Times New Roman" w:eastAsia="Times New Roman" w:hAnsi="Times New Roman" w:cs="Times New Roman"/>
              <w:iCs/>
              <w:szCs w:val="22"/>
              <w:highlight w:val="yellow"/>
            </w:rPr>
          </w:rPrChange>
        </w:rPr>
        <w:t>{Scott, 2014 #7}</w:t>
      </w:r>
      <w:r w:rsidR="00D131FE" w:rsidRPr="00FF73C3">
        <w:rPr>
          <w:rFonts w:ascii="Times New Roman" w:eastAsia="Times New Roman" w:hAnsi="Times New Roman" w:cs="Times New Roman"/>
          <w:iCs/>
          <w:sz w:val="20"/>
          <w:szCs w:val="20"/>
          <w:rPrChange w:id="373" w:author="Abraham Isaac Jacob Gajardo Cortez (masterin)" w:date="2020-12-01T22:06:00Z">
            <w:rPr>
              <w:rFonts w:ascii="Times New Roman" w:eastAsia="Times New Roman" w:hAnsi="Times New Roman" w:cs="Times New Roman"/>
              <w:iCs/>
              <w:szCs w:val="22"/>
            </w:rPr>
          </w:rPrChange>
        </w:rPr>
        <w:t xml:space="preserve"> </w:t>
      </w:r>
      <w:r w:rsidR="00C343E8" w:rsidRPr="00FF73C3">
        <w:rPr>
          <w:rFonts w:ascii="Times New Roman" w:eastAsia="Times New Roman" w:hAnsi="Times New Roman" w:cs="Times New Roman"/>
          <w:iCs/>
          <w:sz w:val="20"/>
          <w:szCs w:val="20"/>
          <w:rPrChange w:id="374" w:author="Abraham Isaac Jacob Gajardo Cortez (masterin)" w:date="2020-12-01T22:06:00Z">
            <w:rPr>
              <w:rFonts w:ascii="Times New Roman" w:eastAsia="Times New Roman" w:hAnsi="Times New Roman" w:cs="Times New Roman"/>
              <w:iCs/>
              <w:szCs w:val="22"/>
            </w:rPr>
          </w:rPrChange>
        </w:rPr>
        <w:t xml:space="preserve">implemented using the </w:t>
      </w:r>
      <w:proofErr w:type="spellStart"/>
      <w:r w:rsidR="00C343E8" w:rsidRPr="00FF73C3">
        <w:rPr>
          <w:rFonts w:ascii="Times New Roman" w:eastAsia="Times New Roman" w:hAnsi="Times New Roman" w:cs="Times New Roman"/>
          <w:i/>
          <w:sz w:val="20"/>
          <w:szCs w:val="20"/>
          <w:rPrChange w:id="375" w:author="Abraham Isaac Jacob Gajardo Cortez (masterin)" w:date="2020-12-01T22:06:00Z">
            <w:rPr>
              <w:rFonts w:ascii="Times New Roman" w:eastAsia="Times New Roman" w:hAnsi="Times New Roman" w:cs="Times New Roman"/>
              <w:i/>
              <w:szCs w:val="22"/>
            </w:rPr>
          </w:rPrChange>
        </w:rPr>
        <w:t>CausalImpact</w:t>
      </w:r>
      <w:proofErr w:type="spellEnd"/>
      <w:r w:rsidR="00C343E8" w:rsidRPr="00FF73C3">
        <w:rPr>
          <w:rFonts w:ascii="Times New Roman" w:eastAsia="Times New Roman" w:hAnsi="Times New Roman" w:cs="Times New Roman"/>
          <w:i/>
          <w:sz w:val="20"/>
          <w:szCs w:val="20"/>
          <w:rPrChange w:id="376" w:author="Abraham Isaac Jacob Gajardo Cortez (masterin)" w:date="2020-12-01T22:06:00Z">
            <w:rPr>
              <w:rFonts w:ascii="Times New Roman" w:eastAsia="Times New Roman" w:hAnsi="Times New Roman" w:cs="Times New Roman"/>
              <w:i/>
              <w:szCs w:val="22"/>
            </w:rPr>
          </w:rPrChange>
        </w:rPr>
        <w:t xml:space="preserve"> </w:t>
      </w:r>
      <w:r w:rsidR="00C343E8" w:rsidRPr="00FF73C3">
        <w:rPr>
          <w:rFonts w:ascii="Times New Roman" w:eastAsia="Times New Roman" w:hAnsi="Times New Roman" w:cs="Times New Roman"/>
          <w:iCs/>
          <w:sz w:val="20"/>
          <w:szCs w:val="20"/>
          <w:rPrChange w:id="377" w:author="Abraham Isaac Jacob Gajardo Cortez (masterin)" w:date="2020-12-01T22:06:00Z">
            <w:rPr>
              <w:rFonts w:ascii="Times New Roman" w:eastAsia="Times New Roman" w:hAnsi="Times New Roman" w:cs="Times New Roman"/>
              <w:iCs/>
              <w:szCs w:val="22"/>
            </w:rPr>
          </w:rPrChange>
        </w:rPr>
        <w:t>R package</w:t>
      </w:r>
      <w:r w:rsidR="00D131FE" w:rsidRPr="00FF73C3">
        <w:rPr>
          <w:sz w:val="20"/>
          <w:szCs w:val="21"/>
          <w:rPrChange w:id="378" w:author="Abraham Isaac Jacob Gajardo Cortez (masterin)" w:date="2020-12-01T22:06:00Z">
            <w:rPr/>
          </w:rPrChange>
        </w:rPr>
        <w:t xml:space="preserve"> </w:t>
      </w:r>
      <w:r w:rsidR="00D131FE" w:rsidRPr="00FF73C3">
        <w:rPr>
          <w:rFonts w:ascii="Times New Roman" w:eastAsia="Times New Roman" w:hAnsi="Times New Roman" w:cs="Times New Roman"/>
          <w:iCs/>
          <w:sz w:val="20"/>
          <w:szCs w:val="20"/>
          <w:highlight w:val="yellow"/>
          <w:rPrChange w:id="379" w:author="Abraham Isaac Jacob Gajardo Cortez (masterin)" w:date="2020-12-01T22:06:00Z">
            <w:rPr>
              <w:rFonts w:ascii="Times New Roman" w:eastAsia="Times New Roman" w:hAnsi="Times New Roman" w:cs="Times New Roman"/>
              <w:iCs/>
              <w:szCs w:val="22"/>
              <w:highlight w:val="yellow"/>
            </w:rPr>
          </w:rPrChange>
        </w:rPr>
        <w:t>{</w:t>
      </w:r>
      <w:proofErr w:type="spellStart"/>
      <w:r w:rsidR="00D131FE" w:rsidRPr="00FF73C3">
        <w:rPr>
          <w:rFonts w:ascii="Times New Roman" w:eastAsia="Times New Roman" w:hAnsi="Times New Roman" w:cs="Times New Roman"/>
          <w:iCs/>
          <w:sz w:val="20"/>
          <w:szCs w:val="20"/>
          <w:highlight w:val="yellow"/>
          <w:rPrChange w:id="380" w:author="Abraham Isaac Jacob Gajardo Cortez (masterin)" w:date="2020-12-01T22:06:00Z">
            <w:rPr>
              <w:rFonts w:ascii="Times New Roman" w:eastAsia="Times New Roman" w:hAnsi="Times New Roman" w:cs="Times New Roman"/>
              <w:iCs/>
              <w:szCs w:val="22"/>
              <w:highlight w:val="yellow"/>
            </w:rPr>
          </w:rPrChange>
        </w:rPr>
        <w:t>Brodersen</w:t>
      </w:r>
      <w:proofErr w:type="spellEnd"/>
      <w:r w:rsidR="00D131FE" w:rsidRPr="00FF73C3">
        <w:rPr>
          <w:rFonts w:ascii="Times New Roman" w:eastAsia="Times New Roman" w:hAnsi="Times New Roman" w:cs="Times New Roman"/>
          <w:iCs/>
          <w:sz w:val="20"/>
          <w:szCs w:val="20"/>
          <w:highlight w:val="yellow"/>
          <w:rPrChange w:id="381" w:author="Abraham Isaac Jacob Gajardo Cortez (masterin)" w:date="2020-12-01T22:06:00Z">
            <w:rPr>
              <w:rFonts w:ascii="Times New Roman" w:eastAsia="Times New Roman" w:hAnsi="Times New Roman" w:cs="Times New Roman"/>
              <w:iCs/>
              <w:szCs w:val="22"/>
              <w:highlight w:val="yellow"/>
            </w:rPr>
          </w:rPrChange>
        </w:rPr>
        <w:t>, 2015 #6}</w:t>
      </w:r>
      <w:r w:rsidR="00C343E8" w:rsidRPr="00FF73C3">
        <w:rPr>
          <w:rFonts w:ascii="Times New Roman" w:eastAsia="Times New Roman" w:hAnsi="Times New Roman" w:cs="Times New Roman"/>
          <w:iCs/>
          <w:sz w:val="20"/>
          <w:szCs w:val="20"/>
          <w:highlight w:val="yellow"/>
          <w:rPrChange w:id="382" w:author="Abraham Isaac Jacob Gajardo Cortez (masterin)" w:date="2020-12-01T22:06:00Z">
            <w:rPr>
              <w:rFonts w:ascii="Times New Roman" w:eastAsia="Times New Roman" w:hAnsi="Times New Roman" w:cs="Times New Roman"/>
              <w:iCs/>
              <w:szCs w:val="22"/>
              <w:highlight w:val="yellow"/>
            </w:rPr>
          </w:rPrChange>
        </w:rPr>
        <w:t>.</w:t>
      </w:r>
      <w:r w:rsidR="00C343E8" w:rsidRPr="00FF73C3">
        <w:rPr>
          <w:rFonts w:ascii="Times New Roman" w:eastAsia="Times New Roman" w:hAnsi="Times New Roman" w:cs="Times New Roman"/>
          <w:iCs/>
          <w:sz w:val="20"/>
          <w:szCs w:val="20"/>
          <w:rPrChange w:id="383" w:author="Abraham Isaac Jacob Gajardo Cortez (masterin)" w:date="2020-12-01T22:06:00Z">
            <w:rPr>
              <w:rFonts w:ascii="Times New Roman" w:eastAsia="Times New Roman" w:hAnsi="Times New Roman" w:cs="Times New Roman"/>
              <w:iCs/>
              <w:szCs w:val="22"/>
            </w:rPr>
          </w:rPrChange>
        </w:rPr>
        <w:t xml:space="preserve"> </w:t>
      </w:r>
      <w:r w:rsidR="0014594A" w:rsidRPr="00FF73C3">
        <w:rPr>
          <w:rFonts w:ascii="Times New Roman" w:eastAsia="Times New Roman" w:hAnsi="Times New Roman" w:cs="Times New Roman"/>
          <w:iCs/>
          <w:sz w:val="20"/>
          <w:szCs w:val="20"/>
          <w:rPrChange w:id="384" w:author="Abraham Isaac Jacob Gajardo Cortez (masterin)" w:date="2020-12-01T22:06:00Z">
            <w:rPr>
              <w:rFonts w:ascii="Times New Roman" w:eastAsia="Times New Roman" w:hAnsi="Times New Roman" w:cs="Times New Roman"/>
              <w:iCs/>
              <w:szCs w:val="22"/>
            </w:rPr>
          </w:rPrChange>
        </w:rPr>
        <w:t xml:space="preserve">This </w:t>
      </w:r>
      <w:r w:rsidR="00C343E8" w:rsidRPr="00FF73C3">
        <w:rPr>
          <w:rFonts w:ascii="Times New Roman" w:eastAsia="Times New Roman" w:hAnsi="Times New Roman" w:cs="Times New Roman"/>
          <w:iCs/>
          <w:sz w:val="20"/>
          <w:szCs w:val="20"/>
          <w:rPrChange w:id="385" w:author="Abraham Isaac Jacob Gajardo Cortez (masterin)" w:date="2020-12-01T22:06:00Z">
            <w:rPr>
              <w:rFonts w:ascii="Times New Roman" w:eastAsia="Times New Roman" w:hAnsi="Times New Roman" w:cs="Times New Roman"/>
              <w:iCs/>
              <w:szCs w:val="22"/>
            </w:rPr>
          </w:rPrChange>
        </w:rPr>
        <w:t xml:space="preserve">approach </w:t>
      </w:r>
      <w:r w:rsidR="00967B06" w:rsidRPr="00FF73C3">
        <w:rPr>
          <w:rFonts w:ascii="Times New Roman" w:eastAsia="Times New Roman" w:hAnsi="Times New Roman" w:cs="Times New Roman"/>
          <w:iCs/>
          <w:sz w:val="20"/>
          <w:szCs w:val="20"/>
          <w:rPrChange w:id="386" w:author="Abraham Isaac Jacob Gajardo Cortez (masterin)" w:date="2020-12-01T22:06:00Z">
            <w:rPr>
              <w:rFonts w:ascii="Times New Roman" w:eastAsia="Times New Roman" w:hAnsi="Times New Roman" w:cs="Times New Roman"/>
              <w:iCs/>
              <w:szCs w:val="22"/>
            </w:rPr>
          </w:rPrChange>
        </w:rPr>
        <w:t>compares</w:t>
      </w:r>
      <w:r w:rsidR="0014594A" w:rsidRPr="00FF73C3">
        <w:rPr>
          <w:rFonts w:ascii="Times New Roman" w:eastAsia="Times New Roman" w:hAnsi="Times New Roman" w:cs="Times New Roman"/>
          <w:iCs/>
          <w:sz w:val="20"/>
          <w:szCs w:val="20"/>
          <w:rPrChange w:id="387" w:author="Abraham Isaac Jacob Gajardo Cortez (masterin)" w:date="2020-12-01T22:06:00Z">
            <w:rPr>
              <w:rFonts w:ascii="Times New Roman" w:eastAsia="Times New Roman" w:hAnsi="Times New Roman" w:cs="Times New Roman"/>
              <w:iCs/>
              <w:szCs w:val="22"/>
            </w:rPr>
          </w:rPrChange>
        </w:rPr>
        <w:t xml:space="preserve"> the </w:t>
      </w:r>
      <w:r w:rsidR="00967B06" w:rsidRPr="00FF73C3">
        <w:rPr>
          <w:rFonts w:ascii="Times New Roman" w:eastAsia="Times New Roman" w:hAnsi="Times New Roman" w:cs="Times New Roman"/>
          <w:iCs/>
          <w:sz w:val="20"/>
          <w:szCs w:val="20"/>
          <w:rPrChange w:id="388" w:author="Abraham Isaac Jacob Gajardo Cortez (masterin)" w:date="2020-12-01T22:06:00Z">
            <w:rPr>
              <w:rFonts w:ascii="Times New Roman" w:eastAsia="Times New Roman" w:hAnsi="Times New Roman" w:cs="Times New Roman"/>
              <w:iCs/>
              <w:szCs w:val="22"/>
            </w:rPr>
          </w:rPrChange>
        </w:rPr>
        <w:t>observed</w:t>
      </w:r>
      <w:r w:rsidR="0014594A" w:rsidRPr="00FF73C3">
        <w:rPr>
          <w:rFonts w:ascii="Times New Roman" w:eastAsia="Times New Roman" w:hAnsi="Times New Roman" w:cs="Times New Roman"/>
          <w:iCs/>
          <w:sz w:val="20"/>
          <w:szCs w:val="20"/>
          <w:rPrChange w:id="389" w:author="Abraham Isaac Jacob Gajardo Cortez (masterin)" w:date="2020-12-01T22:06:00Z">
            <w:rPr>
              <w:rFonts w:ascii="Times New Roman" w:eastAsia="Times New Roman" w:hAnsi="Times New Roman" w:cs="Times New Roman"/>
              <w:iCs/>
              <w:szCs w:val="22"/>
            </w:rPr>
          </w:rPrChange>
        </w:rPr>
        <w:t xml:space="preserve"> </w:t>
      </w:r>
      <w:r w:rsidR="00967B06" w:rsidRPr="00FF73C3">
        <w:rPr>
          <w:rFonts w:ascii="Times New Roman" w:eastAsia="Times New Roman" w:hAnsi="Times New Roman" w:cs="Times New Roman"/>
          <w:iCs/>
          <w:sz w:val="20"/>
          <w:szCs w:val="20"/>
          <w:rPrChange w:id="390" w:author="Abraham Isaac Jacob Gajardo Cortez (masterin)" w:date="2020-12-01T22:06:00Z">
            <w:rPr>
              <w:rFonts w:ascii="Times New Roman" w:eastAsia="Times New Roman" w:hAnsi="Times New Roman" w:cs="Times New Roman"/>
              <w:iCs/>
              <w:szCs w:val="22"/>
            </w:rPr>
          </w:rPrChange>
        </w:rPr>
        <w:t>trend</w:t>
      </w:r>
      <w:r w:rsidR="0014594A" w:rsidRPr="00FF73C3">
        <w:rPr>
          <w:rFonts w:ascii="Times New Roman" w:eastAsia="Times New Roman" w:hAnsi="Times New Roman" w:cs="Times New Roman"/>
          <w:iCs/>
          <w:sz w:val="20"/>
          <w:szCs w:val="20"/>
          <w:rPrChange w:id="391" w:author="Abraham Isaac Jacob Gajardo Cortez (masterin)" w:date="2020-12-01T22:06:00Z">
            <w:rPr>
              <w:rFonts w:ascii="Times New Roman" w:eastAsia="Times New Roman" w:hAnsi="Times New Roman" w:cs="Times New Roman"/>
              <w:iCs/>
              <w:szCs w:val="22"/>
            </w:rPr>
          </w:rPrChange>
        </w:rPr>
        <w:t xml:space="preserve"> </w:t>
      </w:r>
      <w:r w:rsidR="00F770E5" w:rsidRPr="00FF73C3">
        <w:rPr>
          <w:rFonts w:ascii="Times New Roman" w:eastAsia="Times New Roman" w:hAnsi="Times New Roman" w:cs="Times New Roman"/>
          <w:iCs/>
          <w:sz w:val="20"/>
          <w:szCs w:val="20"/>
          <w:rPrChange w:id="392" w:author="Abraham Isaac Jacob Gajardo Cortez (masterin)" w:date="2020-12-01T22:06:00Z">
            <w:rPr>
              <w:rFonts w:ascii="Times New Roman" w:eastAsia="Times New Roman" w:hAnsi="Times New Roman" w:cs="Times New Roman"/>
              <w:iCs/>
              <w:szCs w:val="22"/>
            </w:rPr>
          </w:rPrChange>
        </w:rPr>
        <w:t xml:space="preserve">of consultations and hospitalizations </w:t>
      </w:r>
      <w:r w:rsidR="009D02C8" w:rsidRPr="00FF73C3">
        <w:rPr>
          <w:rFonts w:ascii="Times New Roman" w:eastAsia="Times New Roman" w:hAnsi="Times New Roman" w:cs="Times New Roman"/>
          <w:iCs/>
          <w:sz w:val="20"/>
          <w:szCs w:val="20"/>
          <w:rPrChange w:id="393" w:author="Abraham Isaac Jacob Gajardo Cortez (masterin)" w:date="2020-12-01T22:06:00Z">
            <w:rPr>
              <w:rFonts w:ascii="Times New Roman" w:eastAsia="Times New Roman" w:hAnsi="Times New Roman" w:cs="Times New Roman"/>
              <w:iCs/>
              <w:szCs w:val="22"/>
            </w:rPr>
          </w:rPrChange>
        </w:rPr>
        <w:t xml:space="preserve">after the event, with </w:t>
      </w:r>
      <w:r w:rsidR="00967B06" w:rsidRPr="00FF73C3">
        <w:rPr>
          <w:rFonts w:ascii="Times New Roman" w:eastAsia="Times New Roman" w:hAnsi="Times New Roman" w:cs="Times New Roman"/>
          <w:iCs/>
          <w:sz w:val="20"/>
          <w:szCs w:val="20"/>
          <w:rPrChange w:id="394" w:author="Abraham Isaac Jacob Gajardo Cortez (masterin)" w:date="2020-12-01T22:06:00Z">
            <w:rPr>
              <w:rFonts w:ascii="Times New Roman" w:eastAsia="Times New Roman" w:hAnsi="Times New Roman" w:cs="Times New Roman"/>
              <w:iCs/>
              <w:szCs w:val="22"/>
            </w:rPr>
          </w:rPrChange>
        </w:rPr>
        <w:t>an</w:t>
      </w:r>
      <w:r w:rsidR="009D02C8" w:rsidRPr="00FF73C3">
        <w:rPr>
          <w:rFonts w:ascii="Times New Roman" w:eastAsia="Times New Roman" w:hAnsi="Times New Roman" w:cs="Times New Roman"/>
          <w:iCs/>
          <w:sz w:val="20"/>
          <w:szCs w:val="20"/>
          <w:rPrChange w:id="395" w:author="Abraham Isaac Jacob Gajardo Cortez (masterin)" w:date="2020-12-01T22:06:00Z">
            <w:rPr>
              <w:rFonts w:ascii="Times New Roman" w:eastAsia="Times New Roman" w:hAnsi="Times New Roman" w:cs="Times New Roman"/>
              <w:iCs/>
              <w:szCs w:val="22"/>
            </w:rPr>
          </w:rPrChange>
        </w:rPr>
        <w:t xml:space="preserve"> estimated average </w:t>
      </w:r>
      <w:r w:rsidR="00967B06" w:rsidRPr="00FF73C3">
        <w:rPr>
          <w:rFonts w:ascii="Times New Roman" w:eastAsia="Times New Roman" w:hAnsi="Times New Roman" w:cs="Times New Roman"/>
          <w:iCs/>
          <w:sz w:val="20"/>
          <w:szCs w:val="20"/>
          <w:rPrChange w:id="396" w:author="Abraham Isaac Jacob Gajardo Cortez (masterin)" w:date="2020-12-01T22:06:00Z">
            <w:rPr>
              <w:rFonts w:ascii="Times New Roman" w:eastAsia="Times New Roman" w:hAnsi="Times New Roman" w:cs="Times New Roman"/>
              <w:iCs/>
              <w:szCs w:val="22"/>
            </w:rPr>
          </w:rPrChange>
        </w:rPr>
        <w:t xml:space="preserve">trend under </w:t>
      </w:r>
      <w:proofErr w:type="gramStart"/>
      <w:r w:rsidR="00967B06" w:rsidRPr="00FF73C3">
        <w:rPr>
          <w:rFonts w:ascii="Times New Roman" w:eastAsia="Times New Roman" w:hAnsi="Times New Roman" w:cs="Times New Roman"/>
          <w:iCs/>
          <w:sz w:val="20"/>
          <w:szCs w:val="20"/>
          <w:rPrChange w:id="397" w:author="Abraham Isaac Jacob Gajardo Cortez (masterin)" w:date="2020-12-01T22:06:00Z">
            <w:rPr>
              <w:rFonts w:ascii="Times New Roman" w:eastAsia="Times New Roman" w:hAnsi="Times New Roman" w:cs="Times New Roman"/>
              <w:iCs/>
              <w:szCs w:val="22"/>
            </w:rPr>
          </w:rPrChange>
        </w:rPr>
        <w:t>an</w:t>
      </w:r>
      <w:proofErr w:type="gramEnd"/>
      <w:r w:rsidR="009D02C8" w:rsidRPr="00FF73C3">
        <w:rPr>
          <w:rFonts w:ascii="Times New Roman" w:eastAsia="Times New Roman" w:hAnsi="Times New Roman" w:cs="Times New Roman"/>
          <w:iCs/>
          <w:sz w:val="20"/>
          <w:szCs w:val="20"/>
          <w:rPrChange w:id="398" w:author="Abraham Isaac Jacob Gajardo Cortez (masterin)" w:date="2020-12-01T22:06:00Z">
            <w:rPr>
              <w:rFonts w:ascii="Times New Roman" w:eastAsia="Times New Roman" w:hAnsi="Times New Roman" w:cs="Times New Roman"/>
              <w:iCs/>
              <w:szCs w:val="22"/>
            </w:rPr>
          </w:rPrChange>
        </w:rPr>
        <w:t xml:space="preserve"> hypothetical scenario in which </w:t>
      </w:r>
      <w:r w:rsidR="00F770E5" w:rsidRPr="00FF73C3">
        <w:rPr>
          <w:rFonts w:ascii="Times New Roman" w:eastAsia="Times New Roman" w:hAnsi="Times New Roman" w:cs="Times New Roman"/>
          <w:iCs/>
          <w:sz w:val="20"/>
          <w:szCs w:val="20"/>
          <w:rPrChange w:id="399" w:author="Abraham Isaac Jacob Gajardo Cortez (masterin)" w:date="2020-12-01T22:06:00Z">
            <w:rPr>
              <w:rFonts w:ascii="Times New Roman" w:eastAsia="Times New Roman" w:hAnsi="Times New Roman" w:cs="Times New Roman"/>
              <w:iCs/>
              <w:szCs w:val="22"/>
            </w:rPr>
          </w:rPrChange>
        </w:rPr>
        <w:t xml:space="preserve">social protests </w:t>
      </w:r>
      <w:r w:rsidR="00C343E8" w:rsidRPr="00FF73C3">
        <w:rPr>
          <w:rFonts w:ascii="Times New Roman" w:eastAsia="Times New Roman" w:hAnsi="Times New Roman" w:cs="Times New Roman"/>
          <w:iCs/>
          <w:sz w:val="20"/>
          <w:szCs w:val="20"/>
          <w:rPrChange w:id="400" w:author="Abraham Isaac Jacob Gajardo Cortez (masterin)" w:date="2020-12-01T22:06:00Z">
            <w:rPr>
              <w:rFonts w:ascii="Times New Roman" w:eastAsia="Times New Roman" w:hAnsi="Times New Roman" w:cs="Times New Roman"/>
              <w:iCs/>
              <w:szCs w:val="22"/>
            </w:rPr>
          </w:rPrChange>
        </w:rPr>
        <w:t>did not occur</w:t>
      </w:r>
      <w:r w:rsidR="00452739" w:rsidRPr="00FF73C3">
        <w:rPr>
          <w:rFonts w:ascii="Times New Roman" w:eastAsia="Times New Roman" w:hAnsi="Times New Roman" w:cs="Times New Roman"/>
          <w:iCs/>
          <w:sz w:val="20"/>
          <w:szCs w:val="20"/>
          <w:rPrChange w:id="401" w:author="Abraham Isaac Jacob Gajardo Cortez (masterin)" w:date="2020-12-01T22:06:00Z">
            <w:rPr>
              <w:rFonts w:ascii="Times New Roman" w:eastAsia="Times New Roman" w:hAnsi="Times New Roman" w:cs="Times New Roman"/>
              <w:iCs/>
              <w:szCs w:val="22"/>
            </w:rPr>
          </w:rPrChange>
        </w:rPr>
        <w:t xml:space="preserve"> </w:t>
      </w:r>
      <w:r w:rsidR="00967B06" w:rsidRPr="00FF73C3">
        <w:rPr>
          <w:rFonts w:ascii="Times New Roman" w:eastAsia="Times New Roman" w:hAnsi="Times New Roman" w:cs="Times New Roman"/>
          <w:iCs/>
          <w:sz w:val="20"/>
          <w:szCs w:val="20"/>
          <w:rPrChange w:id="402" w:author="Abraham Isaac Jacob Gajardo Cortez (masterin)" w:date="2020-12-01T22:06:00Z">
            <w:rPr>
              <w:rFonts w:ascii="Times New Roman" w:eastAsia="Times New Roman" w:hAnsi="Times New Roman" w:cs="Times New Roman"/>
              <w:iCs/>
              <w:szCs w:val="22"/>
            </w:rPr>
          </w:rPrChange>
        </w:rPr>
        <w:t>(i.e., th</w:t>
      </w:r>
      <w:r w:rsidR="00452739" w:rsidRPr="00FF73C3">
        <w:rPr>
          <w:rFonts w:ascii="Times New Roman" w:eastAsia="Times New Roman" w:hAnsi="Times New Roman" w:cs="Times New Roman"/>
          <w:iCs/>
          <w:sz w:val="20"/>
          <w:szCs w:val="20"/>
          <w:rPrChange w:id="403" w:author="Abraham Isaac Jacob Gajardo Cortez (masterin)" w:date="2020-12-01T22:06:00Z">
            <w:rPr>
              <w:rFonts w:ascii="Times New Roman" w:eastAsia="Times New Roman" w:hAnsi="Times New Roman" w:cs="Times New Roman"/>
              <w:iCs/>
              <w:szCs w:val="22"/>
            </w:rPr>
          </w:rPrChange>
        </w:rPr>
        <w:t>e counterfactual</w:t>
      </w:r>
      <w:r w:rsidR="00967B06" w:rsidRPr="00FF73C3">
        <w:rPr>
          <w:rFonts w:ascii="Times New Roman" w:eastAsia="Times New Roman" w:hAnsi="Times New Roman" w:cs="Times New Roman"/>
          <w:iCs/>
          <w:sz w:val="20"/>
          <w:szCs w:val="20"/>
          <w:rPrChange w:id="404" w:author="Abraham Isaac Jacob Gajardo Cortez (masterin)" w:date="2020-12-01T22:06:00Z">
            <w:rPr>
              <w:rFonts w:ascii="Times New Roman" w:eastAsia="Times New Roman" w:hAnsi="Times New Roman" w:cs="Times New Roman"/>
              <w:iCs/>
              <w:szCs w:val="22"/>
            </w:rPr>
          </w:rPrChange>
        </w:rPr>
        <w:t>)</w:t>
      </w:r>
      <w:r w:rsidR="00BA648B" w:rsidRPr="00FF73C3">
        <w:rPr>
          <w:sz w:val="20"/>
          <w:szCs w:val="21"/>
          <w:rPrChange w:id="405" w:author="Abraham Isaac Jacob Gajardo Cortez (masterin)" w:date="2020-12-01T22:06:00Z">
            <w:rPr/>
          </w:rPrChange>
        </w:rPr>
        <w:t xml:space="preserve"> </w:t>
      </w:r>
      <w:r w:rsidR="00BA648B" w:rsidRPr="00FF73C3">
        <w:rPr>
          <w:rFonts w:ascii="Times New Roman" w:eastAsia="Times New Roman" w:hAnsi="Times New Roman" w:cs="Times New Roman"/>
          <w:iCs/>
          <w:sz w:val="20"/>
          <w:szCs w:val="20"/>
          <w:highlight w:val="yellow"/>
          <w:rPrChange w:id="406" w:author="Abraham Isaac Jacob Gajardo Cortez (masterin)" w:date="2020-12-01T22:06:00Z">
            <w:rPr>
              <w:rFonts w:ascii="Times New Roman" w:eastAsia="Times New Roman" w:hAnsi="Times New Roman" w:cs="Times New Roman"/>
              <w:iCs/>
              <w:szCs w:val="22"/>
              <w:highlight w:val="yellow"/>
            </w:rPr>
          </w:rPrChange>
        </w:rPr>
        <w:t>{Pinilla, 2018 #4}</w:t>
      </w:r>
      <w:r w:rsidR="009D02C8" w:rsidRPr="00FF73C3">
        <w:rPr>
          <w:rFonts w:ascii="Times New Roman" w:eastAsia="Times New Roman" w:hAnsi="Times New Roman" w:cs="Times New Roman"/>
          <w:iCs/>
          <w:sz w:val="20"/>
          <w:szCs w:val="20"/>
          <w:rPrChange w:id="407" w:author="Abraham Isaac Jacob Gajardo Cortez (masterin)" w:date="2020-12-01T22:06:00Z">
            <w:rPr>
              <w:rFonts w:ascii="Times New Roman" w:eastAsia="Times New Roman" w:hAnsi="Times New Roman" w:cs="Times New Roman"/>
              <w:iCs/>
              <w:szCs w:val="22"/>
            </w:rPr>
          </w:rPrChange>
        </w:rPr>
        <w:t>.</w:t>
      </w:r>
      <w:r w:rsidR="00452739" w:rsidRPr="00FF73C3">
        <w:rPr>
          <w:rFonts w:ascii="Times New Roman" w:eastAsia="Times New Roman" w:hAnsi="Times New Roman" w:cs="Times New Roman"/>
          <w:iCs/>
          <w:sz w:val="20"/>
          <w:szCs w:val="20"/>
          <w:rPrChange w:id="408" w:author="Abraham Isaac Jacob Gajardo Cortez (masterin)" w:date="2020-12-01T22:06:00Z">
            <w:rPr>
              <w:rFonts w:ascii="Times New Roman" w:eastAsia="Times New Roman" w:hAnsi="Times New Roman" w:cs="Times New Roman"/>
              <w:iCs/>
              <w:szCs w:val="22"/>
            </w:rPr>
          </w:rPrChange>
        </w:rPr>
        <w:t xml:space="preserve"> </w:t>
      </w:r>
      <w:r w:rsidR="006E272C" w:rsidRPr="00FF73C3">
        <w:rPr>
          <w:rFonts w:ascii="Times New Roman" w:eastAsia="Times New Roman" w:hAnsi="Times New Roman" w:cs="Times New Roman"/>
          <w:iCs/>
          <w:sz w:val="20"/>
          <w:szCs w:val="20"/>
          <w:rPrChange w:id="409" w:author="Abraham Isaac Jacob Gajardo Cortez (masterin)" w:date="2020-12-01T22:06:00Z">
            <w:rPr>
              <w:rFonts w:ascii="Times New Roman" w:eastAsia="Times New Roman" w:hAnsi="Times New Roman" w:cs="Times New Roman"/>
              <w:iCs/>
              <w:szCs w:val="22"/>
            </w:rPr>
          </w:rPrChange>
        </w:rPr>
        <w:t xml:space="preserve">The estimated effect is </w:t>
      </w:r>
      <w:r w:rsidR="00967B06" w:rsidRPr="00FF73C3">
        <w:rPr>
          <w:rFonts w:ascii="Times New Roman" w:eastAsia="Times New Roman" w:hAnsi="Times New Roman" w:cs="Times New Roman"/>
          <w:iCs/>
          <w:sz w:val="20"/>
          <w:szCs w:val="20"/>
          <w:rPrChange w:id="410" w:author="Abraham Isaac Jacob Gajardo Cortez (masterin)" w:date="2020-12-01T22:06:00Z">
            <w:rPr>
              <w:rFonts w:ascii="Times New Roman" w:eastAsia="Times New Roman" w:hAnsi="Times New Roman" w:cs="Times New Roman"/>
              <w:iCs/>
              <w:szCs w:val="22"/>
            </w:rPr>
          </w:rPrChange>
        </w:rPr>
        <w:t xml:space="preserve">then </w:t>
      </w:r>
      <w:r w:rsidR="006E272C" w:rsidRPr="00FF73C3">
        <w:rPr>
          <w:rFonts w:ascii="Times New Roman" w:eastAsia="Times New Roman" w:hAnsi="Times New Roman" w:cs="Times New Roman"/>
          <w:iCs/>
          <w:sz w:val="20"/>
          <w:szCs w:val="20"/>
          <w:rPrChange w:id="411" w:author="Abraham Isaac Jacob Gajardo Cortez (masterin)" w:date="2020-12-01T22:06:00Z">
            <w:rPr>
              <w:rFonts w:ascii="Times New Roman" w:eastAsia="Times New Roman" w:hAnsi="Times New Roman" w:cs="Times New Roman"/>
              <w:iCs/>
              <w:szCs w:val="22"/>
            </w:rPr>
          </w:rPrChange>
        </w:rPr>
        <w:t xml:space="preserve">the </w:t>
      </w:r>
      <w:r w:rsidR="00EA1E94" w:rsidRPr="00FF73C3">
        <w:rPr>
          <w:rFonts w:ascii="Times New Roman" w:eastAsia="Times New Roman" w:hAnsi="Times New Roman" w:cs="Times New Roman"/>
          <w:iCs/>
          <w:sz w:val="20"/>
          <w:szCs w:val="20"/>
          <w:rPrChange w:id="412" w:author="Abraham Isaac Jacob Gajardo Cortez (masterin)" w:date="2020-12-01T22:06:00Z">
            <w:rPr>
              <w:rFonts w:ascii="Times New Roman" w:eastAsia="Times New Roman" w:hAnsi="Times New Roman" w:cs="Times New Roman"/>
              <w:iCs/>
              <w:szCs w:val="22"/>
            </w:rPr>
          </w:rPrChange>
        </w:rPr>
        <w:t xml:space="preserve">difference between </w:t>
      </w:r>
      <w:r w:rsidR="006E272C" w:rsidRPr="00FF73C3">
        <w:rPr>
          <w:rFonts w:ascii="Times New Roman" w:eastAsia="Times New Roman" w:hAnsi="Times New Roman" w:cs="Times New Roman"/>
          <w:iCs/>
          <w:sz w:val="20"/>
          <w:szCs w:val="20"/>
          <w:rPrChange w:id="413" w:author="Abraham Isaac Jacob Gajardo Cortez (masterin)" w:date="2020-12-01T22:06:00Z">
            <w:rPr>
              <w:rFonts w:ascii="Times New Roman" w:eastAsia="Times New Roman" w:hAnsi="Times New Roman" w:cs="Times New Roman"/>
              <w:iCs/>
              <w:szCs w:val="22"/>
            </w:rPr>
          </w:rPrChange>
        </w:rPr>
        <w:t>the counterfactual and the observed number of consultations and hospitalizations after the social protest of October 18</w:t>
      </w:r>
      <w:r w:rsidR="000C2729" w:rsidRPr="00FF73C3">
        <w:rPr>
          <w:rFonts w:ascii="Times New Roman" w:eastAsia="Times New Roman" w:hAnsi="Times New Roman" w:cs="Times New Roman"/>
          <w:iCs/>
          <w:sz w:val="20"/>
          <w:szCs w:val="20"/>
          <w:rPrChange w:id="414" w:author="Abraham Isaac Jacob Gajardo Cortez (masterin)" w:date="2020-12-01T22:06:00Z">
            <w:rPr>
              <w:rFonts w:ascii="Times New Roman" w:eastAsia="Times New Roman" w:hAnsi="Times New Roman" w:cs="Times New Roman"/>
              <w:iCs/>
              <w:szCs w:val="22"/>
            </w:rPr>
          </w:rPrChange>
        </w:rPr>
        <w:t>, 2019</w:t>
      </w:r>
      <w:r w:rsidR="006E272C" w:rsidRPr="00FF73C3">
        <w:rPr>
          <w:rFonts w:ascii="Times New Roman" w:eastAsia="Times New Roman" w:hAnsi="Times New Roman" w:cs="Times New Roman"/>
          <w:iCs/>
          <w:sz w:val="20"/>
          <w:szCs w:val="20"/>
          <w:rPrChange w:id="415" w:author="Abraham Isaac Jacob Gajardo Cortez (masterin)" w:date="2020-12-01T22:06:00Z">
            <w:rPr>
              <w:rFonts w:ascii="Times New Roman" w:eastAsia="Times New Roman" w:hAnsi="Times New Roman" w:cs="Times New Roman"/>
              <w:iCs/>
              <w:szCs w:val="22"/>
            </w:rPr>
          </w:rPrChange>
        </w:rPr>
        <w:t>.</w:t>
      </w:r>
      <w:r w:rsidR="005E4D3F" w:rsidRPr="00FF73C3">
        <w:rPr>
          <w:rFonts w:ascii="Times New Roman" w:eastAsia="Times New Roman" w:hAnsi="Times New Roman" w:cs="Times New Roman"/>
          <w:iCs/>
          <w:sz w:val="20"/>
          <w:szCs w:val="20"/>
          <w:rPrChange w:id="416" w:author="Abraham Isaac Jacob Gajardo Cortez (masterin)" w:date="2020-12-01T22:06:00Z">
            <w:rPr>
              <w:rFonts w:ascii="Times New Roman" w:eastAsia="Times New Roman" w:hAnsi="Times New Roman" w:cs="Times New Roman"/>
              <w:iCs/>
              <w:szCs w:val="22"/>
            </w:rPr>
          </w:rPrChange>
        </w:rPr>
        <w:t xml:space="preserve"> </w:t>
      </w:r>
    </w:p>
    <w:p w14:paraId="158FE7A9" w14:textId="04FD70EE" w:rsidR="00CC5CC4" w:rsidRPr="00FF73C3" w:rsidRDefault="00CC5CC4" w:rsidP="00F07322">
      <w:pPr>
        <w:spacing w:line="360" w:lineRule="auto"/>
        <w:ind w:firstLine="720"/>
        <w:jc w:val="both"/>
        <w:rPr>
          <w:rFonts w:ascii="Times New Roman" w:eastAsia="Times New Roman" w:hAnsi="Times New Roman" w:cs="Times New Roman"/>
          <w:iCs/>
          <w:sz w:val="20"/>
          <w:szCs w:val="20"/>
          <w:rPrChange w:id="417" w:author="Abraham Isaac Jacob Gajardo Cortez (masterin)" w:date="2020-12-01T22:06:00Z">
            <w:rPr>
              <w:rFonts w:ascii="Times New Roman" w:eastAsia="Times New Roman" w:hAnsi="Times New Roman" w:cs="Times New Roman"/>
              <w:iCs/>
              <w:szCs w:val="22"/>
            </w:rPr>
          </w:rPrChange>
        </w:rPr>
      </w:pPr>
      <w:r w:rsidRPr="00FF73C3">
        <w:rPr>
          <w:rFonts w:ascii="Times New Roman" w:eastAsia="Times New Roman" w:hAnsi="Times New Roman" w:cs="Times New Roman"/>
          <w:iCs/>
          <w:sz w:val="20"/>
          <w:szCs w:val="20"/>
          <w:rPrChange w:id="418" w:author="Abraham Isaac Jacob Gajardo Cortez (masterin)" w:date="2020-12-01T22:06:00Z">
            <w:rPr>
              <w:rFonts w:ascii="Times New Roman" w:eastAsia="Times New Roman" w:hAnsi="Times New Roman" w:cs="Times New Roman"/>
              <w:iCs/>
              <w:szCs w:val="22"/>
            </w:rPr>
          </w:rPrChange>
        </w:rPr>
        <w:t>T</w:t>
      </w:r>
      <w:r w:rsidR="00EA1E94" w:rsidRPr="00FF73C3">
        <w:rPr>
          <w:rFonts w:ascii="Times New Roman" w:eastAsia="Times New Roman" w:hAnsi="Times New Roman" w:cs="Times New Roman"/>
          <w:iCs/>
          <w:sz w:val="20"/>
          <w:szCs w:val="20"/>
          <w:rPrChange w:id="419" w:author="Abraham Isaac Jacob Gajardo Cortez (masterin)" w:date="2020-12-01T22:06:00Z">
            <w:rPr>
              <w:rFonts w:ascii="Times New Roman" w:eastAsia="Times New Roman" w:hAnsi="Times New Roman" w:cs="Times New Roman"/>
              <w:iCs/>
              <w:szCs w:val="22"/>
            </w:rPr>
          </w:rPrChange>
        </w:rPr>
        <w:t xml:space="preserve">his method </w:t>
      </w:r>
      <w:r w:rsidR="000C2729" w:rsidRPr="00FF73C3">
        <w:rPr>
          <w:rFonts w:ascii="Times New Roman" w:eastAsia="Times New Roman" w:hAnsi="Times New Roman" w:cs="Times New Roman"/>
          <w:iCs/>
          <w:sz w:val="20"/>
          <w:szCs w:val="20"/>
          <w:rPrChange w:id="420" w:author="Abraham Isaac Jacob Gajardo Cortez (masterin)" w:date="2020-12-01T22:06:00Z">
            <w:rPr>
              <w:rFonts w:ascii="Times New Roman" w:eastAsia="Times New Roman" w:hAnsi="Times New Roman" w:cs="Times New Roman"/>
              <w:iCs/>
              <w:szCs w:val="22"/>
            </w:rPr>
          </w:rPrChange>
        </w:rPr>
        <w:t>allows flexib</w:t>
      </w:r>
      <w:r w:rsidR="008F0875" w:rsidRPr="00FF73C3">
        <w:rPr>
          <w:rFonts w:ascii="Times New Roman" w:eastAsia="Times New Roman" w:hAnsi="Times New Roman" w:cs="Times New Roman"/>
          <w:iCs/>
          <w:sz w:val="20"/>
          <w:szCs w:val="20"/>
          <w:rPrChange w:id="421" w:author="Abraham Isaac Jacob Gajardo Cortez (masterin)" w:date="2020-12-01T22:06:00Z">
            <w:rPr>
              <w:rFonts w:ascii="Times New Roman" w:eastAsia="Times New Roman" w:hAnsi="Times New Roman" w:cs="Times New Roman"/>
              <w:iCs/>
              <w:szCs w:val="22"/>
            </w:rPr>
          </w:rPrChange>
        </w:rPr>
        <w:t>i</w:t>
      </w:r>
      <w:r w:rsidR="000C2729" w:rsidRPr="00FF73C3">
        <w:rPr>
          <w:rFonts w:ascii="Times New Roman" w:eastAsia="Times New Roman" w:hAnsi="Times New Roman" w:cs="Times New Roman"/>
          <w:iCs/>
          <w:sz w:val="20"/>
          <w:szCs w:val="20"/>
          <w:rPrChange w:id="422" w:author="Abraham Isaac Jacob Gajardo Cortez (masterin)" w:date="2020-12-01T22:06:00Z">
            <w:rPr>
              <w:rFonts w:ascii="Times New Roman" w:eastAsia="Times New Roman" w:hAnsi="Times New Roman" w:cs="Times New Roman"/>
              <w:iCs/>
              <w:szCs w:val="22"/>
            </w:rPr>
          </w:rPrChange>
        </w:rPr>
        <w:t>l</w:t>
      </w:r>
      <w:r w:rsidR="008F0875" w:rsidRPr="00FF73C3">
        <w:rPr>
          <w:rFonts w:ascii="Times New Roman" w:eastAsia="Times New Roman" w:hAnsi="Times New Roman" w:cs="Times New Roman"/>
          <w:iCs/>
          <w:sz w:val="20"/>
          <w:szCs w:val="20"/>
          <w:rPrChange w:id="423" w:author="Abraham Isaac Jacob Gajardo Cortez (masterin)" w:date="2020-12-01T22:06:00Z">
            <w:rPr>
              <w:rFonts w:ascii="Times New Roman" w:eastAsia="Times New Roman" w:hAnsi="Times New Roman" w:cs="Times New Roman"/>
              <w:iCs/>
              <w:szCs w:val="22"/>
            </w:rPr>
          </w:rPrChange>
        </w:rPr>
        <w:t>it</w:t>
      </w:r>
      <w:r w:rsidR="000C2729" w:rsidRPr="00FF73C3">
        <w:rPr>
          <w:rFonts w:ascii="Times New Roman" w:eastAsia="Times New Roman" w:hAnsi="Times New Roman" w:cs="Times New Roman"/>
          <w:iCs/>
          <w:sz w:val="20"/>
          <w:szCs w:val="20"/>
          <w:rPrChange w:id="424" w:author="Abraham Isaac Jacob Gajardo Cortez (masterin)" w:date="2020-12-01T22:06:00Z">
            <w:rPr>
              <w:rFonts w:ascii="Times New Roman" w:eastAsia="Times New Roman" w:hAnsi="Times New Roman" w:cs="Times New Roman"/>
              <w:iCs/>
              <w:szCs w:val="22"/>
            </w:rPr>
          </w:rPrChange>
        </w:rPr>
        <w:t>y</w:t>
      </w:r>
      <w:r w:rsidR="008F0875" w:rsidRPr="00FF73C3">
        <w:rPr>
          <w:rFonts w:ascii="Times New Roman" w:eastAsia="Times New Roman" w:hAnsi="Times New Roman" w:cs="Times New Roman"/>
          <w:iCs/>
          <w:sz w:val="20"/>
          <w:szCs w:val="20"/>
          <w:rPrChange w:id="425" w:author="Abraham Isaac Jacob Gajardo Cortez (masterin)" w:date="2020-12-01T22:06:00Z">
            <w:rPr>
              <w:rFonts w:ascii="Times New Roman" w:eastAsia="Times New Roman" w:hAnsi="Times New Roman" w:cs="Times New Roman"/>
              <w:iCs/>
              <w:szCs w:val="22"/>
            </w:rPr>
          </w:rPrChange>
        </w:rPr>
        <w:t xml:space="preserve"> in the</w:t>
      </w:r>
      <w:r w:rsidR="000C2729" w:rsidRPr="00FF73C3">
        <w:rPr>
          <w:rFonts w:ascii="Times New Roman" w:eastAsia="Times New Roman" w:hAnsi="Times New Roman" w:cs="Times New Roman"/>
          <w:iCs/>
          <w:sz w:val="20"/>
          <w:szCs w:val="20"/>
          <w:rPrChange w:id="426" w:author="Abraham Isaac Jacob Gajardo Cortez (masterin)" w:date="2020-12-01T22:06:00Z">
            <w:rPr>
              <w:rFonts w:ascii="Times New Roman" w:eastAsia="Times New Roman" w:hAnsi="Times New Roman" w:cs="Times New Roman"/>
              <w:iCs/>
              <w:szCs w:val="22"/>
            </w:rPr>
          </w:rPrChange>
        </w:rPr>
        <w:t xml:space="preserve"> infer</w:t>
      </w:r>
      <w:r w:rsidR="008F0875" w:rsidRPr="00FF73C3">
        <w:rPr>
          <w:rFonts w:ascii="Times New Roman" w:eastAsia="Times New Roman" w:hAnsi="Times New Roman" w:cs="Times New Roman"/>
          <w:iCs/>
          <w:sz w:val="20"/>
          <w:szCs w:val="20"/>
          <w:rPrChange w:id="427" w:author="Abraham Isaac Jacob Gajardo Cortez (masterin)" w:date="2020-12-01T22:06:00Z">
            <w:rPr>
              <w:rFonts w:ascii="Times New Roman" w:eastAsia="Times New Roman" w:hAnsi="Times New Roman" w:cs="Times New Roman"/>
              <w:iCs/>
              <w:szCs w:val="22"/>
            </w:rPr>
          </w:rPrChange>
        </w:rPr>
        <w:t>ence of</w:t>
      </w:r>
      <w:r w:rsidR="00EA1E94" w:rsidRPr="00FF73C3">
        <w:rPr>
          <w:rFonts w:ascii="Times New Roman" w:eastAsia="Times New Roman" w:hAnsi="Times New Roman" w:cs="Times New Roman"/>
          <w:iCs/>
          <w:sz w:val="20"/>
          <w:szCs w:val="20"/>
          <w:rPrChange w:id="428" w:author="Abraham Isaac Jacob Gajardo Cortez (masterin)" w:date="2020-12-01T22:06:00Z">
            <w:rPr>
              <w:rFonts w:ascii="Times New Roman" w:eastAsia="Times New Roman" w:hAnsi="Times New Roman" w:cs="Times New Roman"/>
              <w:iCs/>
              <w:szCs w:val="22"/>
            </w:rPr>
          </w:rPrChange>
        </w:rPr>
        <w:t xml:space="preserve"> </w:t>
      </w:r>
      <w:r w:rsidR="00452739" w:rsidRPr="00FF73C3">
        <w:rPr>
          <w:rFonts w:ascii="Times New Roman" w:eastAsia="Times New Roman" w:hAnsi="Times New Roman" w:cs="Times New Roman"/>
          <w:iCs/>
          <w:sz w:val="20"/>
          <w:szCs w:val="20"/>
          <w:rPrChange w:id="429" w:author="Abraham Isaac Jacob Gajardo Cortez (masterin)" w:date="2020-12-01T22:06:00Z">
            <w:rPr>
              <w:rFonts w:ascii="Times New Roman" w:eastAsia="Times New Roman" w:hAnsi="Times New Roman" w:cs="Times New Roman"/>
              <w:iCs/>
              <w:szCs w:val="22"/>
            </w:rPr>
          </w:rPrChange>
        </w:rPr>
        <w:t>counterfactual</w:t>
      </w:r>
      <w:r w:rsidR="000C2729" w:rsidRPr="00FF73C3">
        <w:rPr>
          <w:rFonts w:ascii="Times New Roman" w:eastAsia="Times New Roman" w:hAnsi="Times New Roman" w:cs="Times New Roman"/>
          <w:iCs/>
          <w:sz w:val="20"/>
          <w:szCs w:val="20"/>
          <w:rPrChange w:id="430" w:author="Abraham Isaac Jacob Gajardo Cortez (masterin)" w:date="2020-12-01T22:06:00Z">
            <w:rPr>
              <w:rFonts w:ascii="Times New Roman" w:eastAsia="Times New Roman" w:hAnsi="Times New Roman" w:cs="Times New Roman"/>
              <w:iCs/>
              <w:szCs w:val="22"/>
            </w:rPr>
          </w:rPrChange>
        </w:rPr>
        <w:t>s, temporal evolution</w:t>
      </w:r>
      <w:r w:rsidR="008F0875" w:rsidRPr="00FF73C3">
        <w:rPr>
          <w:rFonts w:ascii="Times New Roman" w:eastAsia="Times New Roman" w:hAnsi="Times New Roman" w:cs="Times New Roman"/>
          <w:iCs/>
          <w:sz w:val="20"/>
          <w:szCs w:val="20"/>
          <w:rPrChange w:id="431" w:author="Abraham Isaac Jacob Gajardo Cortez (masterin)" w:date="2020-12-01T22:06:00Z">
            <w:rPr>
              <w:rFonts w:ascii="Times New Roman" w:eastAsia="Times New Roman" w:hAnsi="Times New Roman" w:cs="Times New Roman"/>
              <w:iCs/>
              <w:szCs w:val="22"/>
            </w:rPr>
          </w:rPrChange>
        </w:rPr>
        <w:t>,</w:t>
      </w:r>
      <w:r w:rsidR="000C2729" w:rsidRPr="00FF73C3">
        <w:rPr>
          <w:rFonts w:ascii="Times New Roman" w:eastAsia="Times New Roman" w:hAnsi="Times New Roman" w:cs="Times New Roman"/>
          <w:iCs/>
          <w:sz w:val="20"/>
          <w:szCs w:val="20"/>
          <w:rPrChange w:id="432" w:author="Abraham Isaac Jacob Gajardo Cortez (masterin)" w:date="2020-12-01T22:06:00Z">
            <w:rPr>
              <w:rFonts w:ascii="Times New Roman" w:eastAsia="Times New Roman" w:hAnsi="Times New Roman" w:cs="Times New Roman"/>
              <w:iCs/>
              <w:szCs w:val="22"/>
            </w:rPr>
          </w:rPrChange>
        </w:rPr>
        <w:t xml:space="preserve"> and incremental attributable impact</w:t>
      </w:r>
      <w:del w:id="433" w:author="Andrés González Santa Cruz" w:date="2020-12-05T12:37:00Z">
        <w:r w:rsidRPr="00FF73C3" w:rsidDel="002A2497">
          <w:rPr>
            <w:rFonts w:ascii="Times New Roman" w:eastAsia="Times New Roman" w:hAnsi="Times New Roman" w:cs="Times New Roman"/>
            <w:iCs/>
            <w:sz w:val="20"/>
            <w:szCs w:val="20"/>
            <w:rPrChange w:id="434" w:author="Abraham Isaac Jacob Gajardo Cortez (masterin)" w:date="2020-12-01T22:06:00Z">
              <w:rPr>
                <w:rFonts w:ascii="Times New Roman" w:eastAsia="Times New Roman" w:hAnsi="Times New Roman" w:cs="Times New Roman"/>
                <w:iCs/>
                <w:szCs w:val="22"/>
              </w:rPr>
            </w:rPrChange>
          </w:rPr>
          <w:delText>, being it</w:delText>
        </w:r>
        <w:r w:rsidR="000C2729" w:rsidRPr="00FF73C3" w:rsidDel="002A2497">
          <w:rPr>
            <w:rFonts w:ascii="Times New Roman" w:eastAsia="Times New Roman" w:hAnsi="Times New Roman" w:cs="Times New Roman"/>
            <w:iCs/>
            <w:sz w:val="20"/>
            <w:szCs w:val="20"/>
            <w:rPrChange w:id="435" w:author="Abraham Isaac Jacob Gajardo Cortez (masterin)" w:date="2020-12-01T22:06:00Z">
              <w:rPr>
                <w:rFonts w:ascii="Times New Roman" w:eastAsia="Times New Roman" w:hAnsi="Times New Roman" w:cs="Times New Roman"/>
                <w:iCs/>
                <w:szCs w:val="22"/>
              </w:rPr>
            </w:rPrChange>
          </w:rPr>
          <w:delText>s</w:delText>
        </w:r>
        <w:r w:rsidRPr="00FF73C3" w:rsidDel="002A2497">
          <w:rPr>
            <w:rFonts w:ascii="Times New Roman" w:eastAsia="Times New Roman" w:hAnsi="Times New Roman" w:cs="Times New Roman"/>
            <w:iCs/>
            <w:sz w:val="20"/>
            <w:szCs w:val="20"/>
            <w:rPrChange w:id="436" w:author="Abraham Isaac Jacob Gajardo Cortez (masterin)" w:date="2020-12-01T22:06:00Z">
              <w:rPr>
                <w:rFonts w:ascii="Times New Roman" w:eastAsia="Times New Roman" w:hAnsi="Times New Roman" w:cs="Times New Roman"/>
                <w:iCs/>
                <w:szCs w:val="22"/>
              </w:rPr>
            </w:rPrChange>
          </w:rPr>
          <w:delText xml:space="preserve"> estimations</w:delText>
        </w:r>
      </w:del>
      <w:ins w:id="437" w:author="Andrés González Santa Cruz" w:date="2020-12-05T12:37:00Z">
        <w:r w:rsidR="002A2497">
          <w:rPr>
            <w:rFonts w:ascii="Times New Roman" w:eastAsia="Times New Roman" w:hAnsi="Times New Roman" w:cs="Times New Roman"/>
            <w:iCs/>
            <w:sz w:val="20"/>
            <w:szCs w:val="20"/>
          </w:rPr>
          <w:t>. Its estimations are</w:t>
        </w:r>
      </w:ins>
      <w:r w:rsidR="000C2729" w:rsidRPr="00FF73C3">
        <w:rPr>
          <w:rFonts w:ascii="Times New Roman" w:eastAsia="Times New Roman" w:hAnsi="Times New Roman" w:cs="Times New Roman"/>
          <w:iCs/>
          <w:sz w:val="20"/>
          <w:szCs w:val="20"/>
          <w:rPrChange w:id="438" w:author="Abraham Isaac Jacob Gajardo Cortez (masterin)" w:date="2020-12-01T22:06:00Z">
            <w:rPr>
              <w:rFonts w:ascii="Times New Roman" w:eastAsia="Times New Roman" w:hAnsi="Times New Roman" w:cs="Times New Roman"/>
              <w:iCs/>
              <w:szCs w:val="22"/>
            </w:rPr>
          </w:rPrChange>
        </w:rPr>
        <w:t xml:space="preserve"> achieved</w:t>
      </w:r>
      <w:r w:rsidR="00452739" w:rsidRPr="00FF73C3">
        <w:rPr>
          <w:rFonts w:ascii="Times New Roman" w:eastAsia="Times New Roman" w:hAnsi="Times New Roman" w:cs="Times New Roman"/>
          <w:iCs/>
          <w:sz w:val="20"/>
          <w:szCs w:val="20"/>
          <w:rPrChange w:id="439" w:author="Abraham Isaac Jacob Gajardo Cortez (masterin)" w:date="2020-12-01T22:06:00Z">
            <w:rPr>
              <w:rFonts w:ascii="Times New Roman" w:eastAsia="Times New Roman" w:hAnsi="Times New Roman" w:cs="Times New Roman"/>
              <w:iCs/>
              <w:szCs w:val="22"/>
            </w:rPr>
          </w:rPrChange>
        </w:rPr>
        <w:t xml:space="preserve"> </w:t>
      </w:r>
      <w:r w:rsidR="00EA1E94" w:rsidRPr="00FF73C3">
        <w:rPr>
          <w:rFonts w:ascii="Times New Roman" w:eastAsia="Times New Roman" w:hAnsi="Times New Roman" w:cs="Times New Roman"/>
          <w:iCs/>
          <w:sz w:val="20"/>
          <w:szCs w:val="20"/>
          <w:rPrChange w:id="440" w:author="Abraham Isaac Jacob Gajardo Cortez (masterin)" w:date="2020-12-01T22:06:00Z">
            <w:rPr>
              <w:rFonts w:ascii="Times New Roman" w:eastAsia="Times New Roman" w:hAnsi="Times New Roman" w:cs="Times New Roman"/>
              <w:iCs/>
              <w:szCs w:val="22"/>
            </w:rPr>
          </w:rPrChange>
        </w:rPr>
        <w:t xml:space="preserve">by incorporating features such as </w:t>
      </w:r>
      <w:r w:rsidR="00BA648B" w:rsidRPr="00FF73C3">
        <w:rPr>
          <w:rFonts w:ascii="Times New Roman" w:eastAsia="Times New Roman" w:hAnsi="Times New Roman" w:cs="Times New Roman"/>
          <w:iCs/>
          <w:sz w:val="20"/>
          <w:szCs w:val="20"/>
          <w:rPrChange w:id="441" w:author="Abraham Isaac Jacob Gajardo Cortez (masterin)" w:date="2020-12-01T22:06:00Z">
            <w:rPr>
              <w:rFonts w:ascii="Times New Roman" w:eastAsia="Times New Roman" w:hAnsi="Times New Roman" w:cs="Times New Roman"/>
              <w:iCs/>
              <w:szCs w:val="22"/>
            </w:rPr>
          </w:rPrChange>
        </w:rPr>
        <w:t xml:space="preserve">level, </w:t>
      </w:r>
      <w:r w:rsidR="00617F1F" w:rsidRPr="00FF73C3">
        <w:rPr>
          <w:rFonts w:ascii="Times New Roman" w:eastAsia="Times New Roman" w:hAnsi="Times New Roman" w:cs="Times New Roman"/>
          <w:iCs/>
          <w:sz w:val="20"/>
          <w:szCs w:val="20"/>
          <w:rPrChange w:id="442" w:author="Abraham Isaac Jacob Gajardo Cortez (masterin)" w:date="2020-12-01T22:06:00Z">
            <w:rPr>
              <w:rFonts w:ascii="Times New Roman" w:eastAsia="Times New Roman" w:hAnsi="Times New Roman" w:cs="Times New Roman"/>
              <w:iCs/>
              <w:szCs w:val="22"/>
            </w:rPr>
          </w:rPrChange>
        </w:rPr>
        <w:t>trend</w:t>
      </w:r>
      <w:r w:rsidR="00F770E5" w:rsidRPr="00FF73C3">
        <w:rPr>
          <w:rFonts w:ascii="Times New Roman" w:eastAsia="Times New Roman" w:hAnsi="Times New Roman" w:cs="Times New Roman"/>
          <w:iCs/>
          <w:sz w:val="20"/>
          <w:szCs w:val="20"/>
          <w:rPrChange w:id="443" w:author="Abraham Isaac Jacob Gajardo Cortez (masterin)" w:date="2020-12-01T22:06:00Z">
            <w:rPr>
              <w:rFonts w:ascii="Times New Roman" w:eastAsia="Times New Roman" w:hAnsi="Times New Roman" w:cs="Times New Roman"/>
              <w:iCs/>
              <w:szCs w:val="22"/>
            </w:rPr>
          </w:rPrChange>
        </w:rPr>
        <w:t>s</w:t>
      </w:r>
      <w:r w:rsidR="00617F1F" w:rsidRPr="00FF73C3">
        <w:rPr>
          <w:rFonts w:ascii="Times New Roman" w:eastAsia="Times New Roman" w:hAnsi="Times New Roman" w:cs="Times New Roman"/>
          <w:iCs/>
          <w:sz w:val="20"/>
          <w:szCs w:val="20"/>
          <w:rPrChange w:id="444" w:author="Abraham Isaac Jacob Gajardo Cortez (masterin)" w:date="2020-12-01T22:06:00Z">
            <w:rPr>
              <w:rFonts w:ascii="Times New Roman" w:eastAsia="Times New Roman" w:hAnsi="Times New Roman" w:cs="Times New Roman"/>
              <w:iCs/>
              <w:szCs w:val="22"/>
            </w:rPr>
          </w:rPrChange>
        </w:rPr>
        <w:t>, seasonality and regression</w:t>
      </w:r>
      <w:r w:rsidR="000C2729" w:rsidRPr="00FF73C3">
        <w:rPr>
          <w:rFonts w:ascii="Times New Roman" w:eastAsia="Times New Roman" w:hAnsi="Times New Roman" w:cs="Times New Roman"/>
          <w:iCs/>
          <w:sz w:val="20"/>
          <w:szCs w:val="20"/>
          <w:rPrChange w:id="445" w:author="Abraham Isaac Jacob Gajardo Cortez (masterin)" w:date="2020-12-01T22:06:00Z">
            <w:rPr>
              <w:rFonts w:ascii="Times New Roman" w:eastAsia="Times New Roman" w:hAnsi="Times New Roman" w:cs="Times New Roman"/>
              <w:iCs/>
              <w:szCs w:val="22"/>
            </w:rPr>
          </w:rPrChange>
        </w:rPr>
        <w:t xml:space="preserve"> </w:t>
      </w:r>
      <w:del w:id="446" w:author="Andrés González Santa Cruz" w:date="2020-12-05T12:37:00Z">
        <w:r w:rsidR="000C2729" w:rsidRPr="00FF73C3" w:rsidDel="002A2497">
          <w:rPr>
            <w:rFonts w:ascii="Times New Roman" w:eastAsia="Times New Roman" w:hAnsi="Times New Roman" w:cs="Times New Roman"/>
            <w:iCs/>
            <w:sz w:val="20"/>
            <w:szCs w:val="20"/>
            <w:rPrChange w:id="447" w:author="Abraham Isaac Jacob Gajardo Cortez (masterin)" w:date="2020-12-01T22:06:00Z">
              <w:rPr>
                <w:rFonts w:ascii="Times New Roman" w:eastAsia="Times New Roman" w:hAnsi="Times New Roman" w:cs="Times New Roman"/>
                <w:iCs/>
                <w:szCs w:val="22"/>
              </w:rPr>
            </w:rPrChange>
          </w:rPr>
          <w:delText xml:space="preserve">that </w:delText>
        </w:r>
      </w:del>
      <w:ins w:id="448" w:author="Andrés González Santa Cruz" w:date="2020-12-05T12:37:00Z">
        <w:r w:rsidR="002A2497">
          <w:rPr>
            <w:rFonts w:ascii="Times New Roman" w:eastAsia="Times New Roman" w:hAnsi="Times New Roman" w:cs="Times New Roman"/>
            <w:iCs/>
            <w:sz w:val="20"/>
            <w:szCs w:val="20"/>
          </w:rPr>
          <w:t>to</w:t>
        </w:r>
        <w:r w:rsidR="002A2497" w:rsidRPr="00FF73C3">
          <w:rPr>
            <w:rFonts w:ascii="Times New Roman" w:eastAsia="Times New Roman" w:hAnsi="Times New Roman" w:cs="Times New Roman"/>
            <w:iCs/>
            <w:sz w:val="20"/>
            <w:szCs w:val="20"/>
            <w:rPrChange w:id="449" w:author="Abraham Isaac Jacob Gajardo Cortez (masterin)" w:date="2020-12-01T22:06:00Z">
              <w:rPr>
                <w:rFonts w:ascii="Times New Roman" w:eastAsia="Times New Roman" w:hAnsi="Times New Roman" w:cs="Times New Roman"/>
                <w:iCs/>
                <w:szCs w:val="22"/>
              </w:rPr>
            </w:rPrChange>
          </w:rPr>
          <w:t xml:space="preserve"> </w:t>
        </w:r>
      </w:ins>
      <w:r w:rsidR="000C2729" w:rsidRPr="00FF73C3">
        <w:rPr>
          <w:rFonts w:ascii="Times New Roman" w:eastAsia="Times New Roman" w:hAnsi="Times New Roman" w:cs="Times New Roman"/>
          <w:iCs/>
          <w:sz w:val="20"/>
          <w:szCs w:val="20"/>
          <w:rPrChange w:id="450" w:author="Abraham Isaac Jacob Gajardo Cortez (masterin)" w:date="2020-12-01T22:06:00Z">
            <w:rPr>
              <w:rFonts w:ascii="Times New Roman" w:eastAsia="Times New Roman" w:hAnsi="Times New Roman" w:cs="Times New Roman"/>
              <w:iCs/>
              <w:szCs w:val="22"/>
            </w:rPr>
          </w:rPrChange>
        </w:rPr>
        <w:t xml:space="preserve">capture the </w:t>
      </w:r>
      <w:del w:id="451" w:author="Andrés González Santa Cruz" w:date="2020-12-05T12:37:00Z">
        <w:r w:rsidR="000C2729" w:rsidRPr="00FF73C3" w:rsidDel="002A2497">
          <w:rPr>
            <w:rFonts w:ascii="Times New Roman" w:eastAsia="Times New Roman" w:hAnsi="Times New Roman" w:cs="Times New Roman"/>
            <w:iCs/>
            <w:sz w:val="20"/>
            <w:szCs w:val="20"/>
            <w:rPrChange w:id="452" w:author="Abraham Isaac Jacob Gajardo Cortez (masterin)" w:date="2020-12-01T22:06:00Z">
              <w:rPr>
                <w:rFonts w:ascii="Times New Roman" w:eastAsia="Times New Roman" w:hAnsi="Times New Roman" w:cs="Times New Roman"/>
                <w:iCs/>
                <w:szCs w:val="22"/>
              </w:rPr>
            </w:rPrChange>
          </w:rPr>
          <w:delText>dynamics of the time serie</w:delText>
        </w:r>
      </w:del>
      <w:ins w:id="453" w:author="Andrés González Santa Cruz" w:date="2020-12-05T12:37:00Z">
        <w:r w:rsidR="002A2497">
          <w:rPr>
            <w:rFonts w:ascii="Times New Roman" w:eastAsia="Times New Roman" w:hAnsi="Times New Roman" w:cs="Times New Roman"/>
            <w:iCs/>
            <w:sz w:val="20"/>
            <w:szCs w:val="20"/>
          </w:rPr>
          <w:t>time series dynamic</w:t>
        </w:r>
      </w:ins>
      <w:r w:rsidR="000C2729" w:rsidRPr="00FF73C3">
        <w:rPr>
          <w:rFonts w:ascii="Times New Roman" w:eastAsia="Times New Roman" w:hAnsi="Times New Roman" w:cs="Times New Roman"/>
          <w:iCs/>
          <w:sz w:val="20"/>
          <w:szCs w:val="20"/>
          <w:rPrChange w:id="454" w:author="Abraham Isaac Jacob Gajardo Cortez (masterin)" w:date="2020-12-01T22:06:00Z">
            <w:rPr>
              <w:rFonts w:ascii="Times New Roman" w:eastAsia="Times New Roman" w:hAnsi="Times New Roman" w:cs="Times New Roman"/>
              <w:iCs/>
              <w:szCs w:val="22"/>
            </w:rPr>
          </w:rPrChange>
        </w:rPr>
        <w:t xml:space="preserve">s </w:t>
      </w:r>
      <w:r w:rsidR="00EA1E94" w:rsidRPr="00FF73C3">
        <w:rPr>
          <w:rFonts w:ascii="Times New Roman" w:eastAsia="Times New Roman" w:hAnsi="Times New Roman" w:cs="Times New Roman"/>
          <w:iCs/>
          <w:sz w:val="20"/>
          <w:szCs w:val="20"/>
          <w:highlight w:val="yellow"/>
          <w:rPrChange w:id="455" w:author="Abraham Isaac Jacob Gajardo Cortez (masterin)" w:date="2020-12-01T22:06:00Z">
            <w:rPr>
              <w:rFonts w:ascii="Times New Roman" w:eastAsia="Times New Roman" w:hAnsi="Times New Roman" w:cs="Times New Roman"/>
              <w:iCs/>
              <w:szCs w:val="22"/>
              <w:highlight w:val="yellow"/>
            </w:rPr>
          </w:rPrChange>
        </w:rPr>
        <w:t>{Harvey, 2007 #1</w:t>
      </w:r>
      <w:r w:rsidR="00EA1E94" w:rsidRPr="00FF73C3">
        <w:rPr>
          <w:rFonts w:ascii="Times New Roman" w:eastAsia="Times New Roman" w:hAnsi="Times New Roman" w:cs="Times New Roman"/>
          <w:iCs/>
          <w:sz w:val="20"/>
          <w:szCs w:val="20"/>
          <w:rPrChange w:id="456" w:author="Abraham Isaac Jacob Gajardo Cortez (masterin)" w:date="2020-12-01T22:06:00Z">
            <w:rPr>
              <w:rFonts w:ascii="Times New Roman" w:eastAsia="Times New Roman" w:hAnsi="Times New Roman" w:cs="Times New Roman"/>
              <w:iCs/>
              <w:szCs w:val="22"/>
            </w:rPr>
          </w:rPrChange>
        </w:rPr>
        <w:t>}</w:t>
      </w:r>
      <w:r w:rsidR="00617F1F" w:rsidRPr="00FF73C3">
        <w:rPr>
          <w:rFonts w:ascii="Times New Roman" w:eastAsia="Times New Roman" w:hAnsi="Times New Roman" w:cs="Times New Roman"/>
          <w:iCs/>
          <w:sz w:val="20"/>
          <w:szCs w:val="20"/>
          <w:rPrChange w:id="457" w:author="Abraham Isaac Jacob Gajardo Cortez (masterin)" w:date="2020-12-01T22:06:00Z">
            <w:rPr>
              <w:rFonts w:ascii="Times New Roman" w:eastAsia="Times New Roman" w:hAnsi="Times New Roman" w:cs="Times New Roman"/>
              <w:iCs/>
              <w:szCs w:val="22"/>
            </w:rPr>
          </w:rPrChange>
        </w:rPr>
        <w:t xml:space="preserve">. </w:t>
      </w:r>
      <w:r w:rsidR="00967B06" w:rsidRPr="00FF73C3">
        <w:rPr>
          <w:rFonts w:ascii="Times New Roman" w:eastAsia="Times New Roman" w:hAnsi="Times New Roman" w:cs="Times New Roman"/>
          <w:iCs/>
          <w:sz w:val="20"/>
          <w:szCs w:val="20"/>
          <w:rPrChange w:id="458" w:author="Abraham Isaac Jacob Gajardo Cortez (masterin)" w:date="2020-12-01T22:06:00Z">
            <w:rPr>
              <w:rFonts w:ascii="Times New Roman" w:eastAsia="Times New Roman" w:hAnsi="Times New Roman" w:cs="Times New Roman"/>
              <w:iCs/>
              <w:szCs w:val="22"/>
            </w:rPr>
          </w:rPrChange>
        </w:rPr>
        <w:t xml:space="preserve">The point effect of social protest and its 95% credible interval was generated as the difference between the estimated </w:t>
      </w:r>
      <w:r w:rsidR="00382F14" w:rsidRPr="00FF73C3">
        <w:rPr>
          <w:rFonts w:ascii="Times New Roman" w:eastAsia="Times New Roman" w:hAnsi="Times New Roman" w:cs="Times New Roman"/>
          <w:iCs/>
          <w:sz w:val="20"/>
          <w:szCs w:val="20"/>
          <w:rPrChange w:id="459" w:author="Abraham Isaac Jacob Gajardo Cortez (masterin)" w:date="2020-12-01T22:06:00Z">
            <w:rPr>
              <w:rFonts w:ascii="Times New Roman" w:eastAsia="Times New Roman" w:hAnsi="Times New Roman" w:cs="Times New Roman"/>
              <w:iCs/>
              <w:szCs w:val="22"/>
            </w:rPr>
          </w:rPrChange>
        </w:rPr>
        <w:t xml:space="preserve">forecasts </w:t>
      </w:r>
      <w:r w:rsidR="00967B06" w:rsidRPr="00FF73C3">
        <w:rPr>
          <w:rFonts w:ascii="Times New Roman" w:eastAsia="Times New Roman" w:hAnsi="Times New Roman" w:cs="Times New Roman"/>
          <w:iCs/>
          <w:sz w:val="20"/>
          <w:szCs w:val="20"/>
          <w:rPrChange w:id="460" w:author="Abraham Isaac Jacob Gajardo Cortez (masterin)" w:date="2020-12-01T22:06:00Z">
            <w:rPr>
              <w:rFonts w:ascii="Times New Roman" w:eastAsia="Times New Roman" w:hAnsi="Times New Roman" w:cs="Times New Roman"/>
              <w:iCs/>
              <w:szCs w:val="22"/>
            </w:rPr>
          </w:rPrChange>
        </w:rPr>
        <w:t xml:space="preserve">and the observed trend across </w:t>
      </w:r>
      <w:del w:id="461" w:author="Andrés González Santa Cruz" w:date="2020-12-03T15:59:00Z">
        <w:r w:rsidR="00967B06" w:rsidRPr="00FF73C3" w:rsidDel="00D41248">
          <w:rPr>
            <w:rFonts w:ascii="Times New Roman" w:eastAsia="Times New Roman" w:hAnsi="Times New Roman" w:cs="Times New Roman"/>
            <w:iCs/>
            <w:sz w:val="20"/>
            <w:szCs w:val="20"/>
            <w:rPrChange w:id="462" w:author="Abraham Isaac Jacob Gajardo Cortez (masterin)" w:date="2020-12-01T22:06:00Z">
              <w:rPr>
                <w:rFonts w:ascii="Times New Roman" w:eastAsia="Times New Roman" w:hAnsi="Times New Roman" w:cs="Times New Roman"/>
                <w:iCs/>
                <w:szCs w:val="22"/>
              </w:rPr>
            </w:rPrChange>
          </w:rPr>
          <w:delText xml:space="preserve">the </w:delText>
        </w:r>
      </w:del>
      <w:r w:rsidR="00967B06" w:rsidRPr="00FF73C3">
        <w:rPr>
          <w:rFonts w:ascii="Times New Roman" w:eastAsia="Times New Roman" w:hAnsi="Times New Roman" w:cs="Times New Roman"/>
          <w:iCs/>
          <w:sz w:val="20"/>
          <w:szCs w:val="20"/>
          <w:rPrChange w:id="463" w:author="Abraham Isaac Jacob Gajardo Cortez (masterin)" w:date="2020-12-01T22:06:00Z">
            <w:rPr>
              <w:rFonts w:ascii="Times New Roman" w:eastAsia="Times New Roman" w:hAnsi="Times New Roman" w:cs="Times New Roman"/>
              <w:iCs/>
              <w:szCs w:val="22"/>
            </w:rPr>
          </w:rPrChange>
        </w:rPr>
        <w:t xml:space="preserve">each iteration </w:t>
      </w:r>
      <w:r w:rsidR="00382F14" w:rsidRPr="00FF73C3">
        <w:rPr>
          <w:rFonts w:ascii="Times New Roman" w:eastAsia="Times New Roman" w:hAnsi="Times New Roman" w:cs="Times New Roman"/>
          <w:iCs/>
          <w:sz w:val="20"/>
          <w:szCs w:val="20"/>
          <w:highlight w:val="yellow"/>
          <w:rPrChange w:id="464" w:author="Abraham Isaac Jacob Gajardo Cortez (masterin)" w:date="2020-12-01T22:06:00Z">
            <w:rPr>
              <w:rFonts w:ascii="Times New Roman" w:eastAsia="Times New Roman" w:hAnsi="Times New Roman" w:cs="Times New Roman"/>
              <w:iCs/>
              <w:szCs w:val="22"/>
              <w:highlight w:val="yellow"/>
            </w:rPr>
          </w:rPrChange>
        </w:rPr>
        <w:t>{Fragoso, 2018 #</w:t>
      </w:r>
      <w:proofErr w:type="gramStart"/>
      <w:r w:rsidR="00382F14" w:rsidRPr="00FF73C3">
        <w:rPr>
          <w:rFonts w:ascii="Times New Roman" w:eastAsia="Times New Roman" w:hAnsi="Times New Roman" w:cs="Times New Roman"/>
          <w:iCs/>
          <w:sz w:val="20"/>
          <w:szCs w:val="20"/>
          <w:highlight w:val="yellow"/>
          <w:rPrChange w:id="465" w:author="Abraham Isaac Jacob Gajardo Cortez (masterin)" w:date="2020-12-01T22:06:00Z">
            <w:rPr>
              <w:rFonts w:ascii="Times New Roman" w:eastAsia="Times New Roman" w:hAnsi="Times New Roman" w:cs="Times New Roman"/>
              <w:iCs/>
              <w:szCs w:val="22"/>
              <w:highlight w:val="yellow"/>
            </w:rPr>
          </w:rPrChange>
        </w:rPr>
        <w:t>2}</w:t>
      </w:r>
      <w:r w:rsidR="00BA648B" w:rsidRPr="00FF73C3">
        <w:rPr>
          <w:rFonts w:ascii="Times New Roman" w:eastAsia="Times New Roman" w:hAnsi="Times New Roman" w:cs="Times New Roman"/>
          <w:iCs/>
          <w:sz w:val="20"/>
          <w:szCs w:val="20"/>
          <w:highlight w:val="yellow"/>
          <w:rPrChange w:id="466" w:author="Abraham Isaac Jacob Gajardo Cortez (masterin)" w:date="2020-12-01T22:06:00Z">
            <w:rPr>
              <w:rFonts w:ascii="Times New Roman" w:eastAsia="Times New Roman" w:hAnsi="Times New Roman" w:cs="Times New Roman"/>
              <w:iCs/>
              <w:szCs w:val="22"/>
              <w:highlight w:val="yellow"/>
            </w:rPr>
          </w:rPrChange>
        </w:rPr>
        <w:t>{</w:t>
      </w:r>
      <w:proofErr w:type="gramEnd"/>
      <w:r w:rsidR="00BA648B" w:rsidRPr="00FF73C3">
        <w:rPr>
          <w:rFonts w:ascii="Times New Roman" w:eastAsia="Times New Roman" w:hAnsi="Times New Roman" w:cs="Times New Roman"/>
          <w:iCs/>
          <w:sz w:val="20"/>
          <w:szCs w:val="20"/>
          <w:highlight w:val="yellow"/>
          <w:rPrChange w:id="467" w:author="Abraham Isaac Jacob Gajardo Cortez (masterin)" w:date="2020-12-01T22:06:00Z">
            <w:rPr>
              <w:rFonts w:ascii="Times New Roman" w:eastAsia="Times New Roman" w:hAnsi="Times New Roman" w:cs="Times New Roman"/>
              <w:iCs/>
              <w:szCs w:val="22"/>
              <w:highlight w:val="yellow"/>
            </w:rPr>
          </w:rPrChange>
        </w:rPr>
        <w:t>Scott, 2014 #7}</w:t>
      </w:r>
      <w:r w:rsidR="00382F14" w:rsidRPr="00FF73C3">
        <w:rPr>
          <w:rFonts w:ascii="Times New Roman" w:eastAsia="Times New Roman" w:hAnsi="Times New Roman" w:cs="Times New Roman"/>
          <w:iCs/>
          <w:sz w:val="20"/>
          <w:szCs w:val="20"/>
          <w:highlight w:val="yellow"/>
          <w:rPrChange w:id="468" w:author="Abraham Isaac Jacob Gajardo Cortez (masterin)" w:date="2020-12-01T22:06:00Z">
            <w:rPr>
              <w:rFonts w:ascii="Times New Roman" w:eastAsia="Times New Roman" w:hAnsi="Times New Roman" w:cs="Times New Roman"/>
              <w:iCs/>
              <w:szCs w:val="22"/>
              <w:highlight w:val="yellow"/>
            </w:rPr>
          </w:rPrChange>
        </w:rPr>
        <w:t>{Kruschke, 2018 #10}</w:t>
      </w:r>
      <w:r w:rsidR="00452739" w:rsidRPr="00FF73C3">
        <w:rPr>
          <w:rFonts w:ascii="Times New Roman" w:eastAsia="Times New Roman" w:hAnsi="Times New Roman" w:cs="Times New Roman"/>
          <w:iCs/>
          <w:sz w:val="20"/>
          <w:szCs w:val="20"/>
          <w:highlight w:val="yellow"/>
          <w:rPrChange w:id="469" w:author="Abraham Isaac Jacob Gajardo Cortez (masterin)" w:date="2020-12-01T22:06:00Z">
            <w:rPr>
              <w:rFonts w:ascii="Times New Roman" w:eastAsia="Times New Roman" w:hAnsi="Times New Roman" w:cs="Times New Roman"/>
              <w:iCs/>
              <w:szCs w:val="22"/>
              <w:highlight w:val="yellow"/>
            </w:rPr>
          </w:rPrChange>
        </w:rPr>
        <w:t>.</w:t>
      </w:r>
      <w:r w:rsidR="00967B06" w:rsidRPr="00FF73C3">
        <w:rPr>
          <w:rFonts w:ascii="Times New Roman" w:eastAsia="Times New Roman" w:hAnsi="Times New Roman" w:cs="Times New Roman"/>
          <w:iCs/>
          <w:sz w:val="20"/>
          <w:szCs w:val="20"/>
          <w:rPrChange w:id="470" w:author="Abraham Isaac Jacob Gajardo Cortez (masterin)" w:date="2020-12-01T22:06:00Z">
            <w:rPr>
              <w:rFonts w:ascii="Times New Roman" w:eastAsia="Times New Roman" w:hAnsi="Times New Roman" w:cs="Times New Roman"/>
              <w:iCs/>
              <w:szCs w:val="22"/>
            </w:rPr>
          </w:rPrChange>
        </w:rPr>
        <w:t xml:space="preserve"> </w:t>
      </w:r>
      <w:r w:rsidRPr="00FF73C3">
        <w:rPr>
          <w:rFonts w:ascii="Times New Roman" w:eastAsia="Times New Roman" w:hAnsi="Times New Roman" w:cs="Times New Roman"/>
          <w:iCs/>
          <w:sz w:val="20"/>
          <w:szCs w:val="20"/>
          <w:rPrChange w:id="471" w:author="Abraham Isaac Jacob Gajardo Cortez (masterin)" w:date="2020-12-01T22:06:00Z">
            <w:rPr>
              <w:rFonts w:ascii="Times New Roman" w:eastAsia="Times New Roman" w:hAnsi="Times New Roman" w:cs="Times New Roman"/>
              <w:iCs/>
              <w:szCs w:val="22"/>
            </w:rPr>
          </w:rPrChange>
        </w:rPr>
        <w:t xml:space="preserve">Further details about </w:t>
      </w:r>
      <w:ins w:id="472" w:author="Andrés González Santa Cruz" w:date="2020-12-03T15:59:00Z">
        <w:r w:rsidR="00D41248">
          <w:rPr>
            <w:rFonts w:ascii="Times New Roman" w:eastAsia="Times New Roman" w:hAnsi="Times New Roman" w:cs="Times New Roman"/>
            <w:iCs/>
            <w:sz w:val="20"/>
            <w:szCs w:val="20"/>
          </w:rPr>
          <w:t xml:space="preserve">the </w:t>
        </w:r>
      </w:ins>
      <w:r w:rsidRPr="00FF73C3">
        <w:rPr>
          <w:rFonts w:ascii="Times New Roman" w:eastAsia="Times New Roman" w:hAnsi="Times New Roman" w:cs="Times New Roman"/>
          <w:iCs/>
          <w:sz w:val="20"/>
          <w:szCs w:val="20"/>
          <w:rPrChange w:id="473" w:author="Abraham Isaac Jacob Gajardo Cortez (masterin)" w:date="2020-12-01T22:06:00Z">
            <w:rPr>
              <w:rFonts w:ascii="Times New Roman" w:eastAsia="Times New Roman" w:hAnsi="Times New Roman" w:cs="Times New Roman"/>
              <w:iCs/>
              <w:szCs w:val="22"/>
            </w:rPr>
          </w:rPrChange>
        </w:rPr>
        <w:t>modeling approach and statistics are described in the supplemental material.</w:t>
      </w:r>
    </w:p>
    <w:p w14:paraId="3903D04B" w14:textId="38C9A779" w:rsidR="002E2795" w:rsidRPr="00FF73C3" w:rsidRDefault="002A2497" w:rsidP="002E2795">
      <w:pPr>
        <w:spacing w:line="360" w:lineRule="auto"/>
        <w:ind w:firstLine="720"/>
        <w:jc w:val="both"/>
        <w:rPr>
          <w:rFonts w:ascii="Times New Roman" w:eastAsia="Times New Roman" w:hAnsi="Times New Roman" w:cs="Times New Roman"/>
          <w:sz w:val="20"/>
          <w:szCs w:val="20"/>
          <w:rPrChange w:id="474" w:author="Abraham Isaac Jacob Gajardo Cortez (masterin)" w:date="2020-12-01T22:06:00Z">
            <w:rPr>
              <w:rFonts w:ascii="Times New Roman" w:eastAsia="Times New Roman" w:hAnsi="Times New Roman" w:cs="Times New Roman"/>
              <w:szCs w:val="22"/>
            </w:rPr>
          </w:rPrChange>
        </w:rPr>
      </w:pPr>
      <w:ins w:id="475" w:author="Andrés González Santa Cruz" w:date="2020-12-05T12:38:00Z">
        <w:r>
          <w:rPr>
            <w:rFonts w:ascii="Times New Roman" w:eastAsia="Times New Roman" w:hAnsi="Times New Roman" w:cs="Times New Roman"/>
            <w:iCs/>
            <w:sz w:val="20"/>
            <w:szCs w:val="20"/>
          </w:rPr>
          <w:t>We performed a</w:t>
        </w:r>
      </w:ins>
      <w:del w:id="476" w:author="Andrés González Santa Cruz" w:date="2020-12-05T12:38:00Z">
        <w:r w:rsidR="00CC5CC4" w:rsidRPr="00FF73C3" w:rsidDel="002A2497">
          <w:rPr>
            <w:rFonts w:ascii="Times New Roman" w:eastAsia="Times New Roman" w:hAnsi="Times New Roman" w:cs="Times New Roman"/>
            <w:iCs/>
            <w:sz w:val="20"/>
            <w:szCs w:val="20"/>
            <w:rPrChange w:id="477" w:author="Abraham Isaac Jacob Gajardo Cortez (masterin)" w:date="2020-12-01T22:06:00Z">
              <w:rPr>
                <w:rFonts w:ascii="Times New Roman" w:eastAsia="Times New Roman" w:hAnsi="Times New Roman" w:cs="Times New Roman"/>
                <w:iCs/>
                <w:szCs w:val="22"/>
              </w:rPr>
            </w:rPrChange>
          </w:rPr>
          <w:delText>A</w:delText>
        </w:r>
      </w:del>
      <w:r w:rsidR="00CC5CC4" w:rsidRPr="00FF73C3">
        <w:rPr>
          <w:rFonts w:ascii="Times New Roman" w:eastAsia="Times New Roman" w:hAnsi="Times New Roman" w:cs="Times New Roman"/>
          <w:iCs/>
          <w:sz w:val="20"/>
          <w:szCs w:val="20"/>
          <w:rPrChange w:id="478" w:author="Abraham Isaac Jacob Gajardo Cortez (masterin)" w:date="2020-12-01T22:06:00Z">
            <w:rPr>
              <w:rFonts w:ascii="Times New Roman" w:eastAsia="Times New Roman" w:hAnsi="Times New Roman" w:cs="Times New Roman"/>
              <w:iCs/>
              <w:szCs w:val="22"/>
            </w:rPr>
          </w:rPrChange>
        </w:rPr>
        <w:t xml:space="preserve"> sensitivity analysis </w:t>
      </w:r>
      <w:del w:id="479" w:author="Andrés González Santa Cruz" w:date="2020-12-05T12:38:00Z">
        <w:r w:rsidR="00CC5CC4" w:rsidRPr="00FF73C3" w:rsidDel="002A2497">
          <w:rPr>
            <w:rFonts w:ascii="Times New Roman" w:eastAsia="Times New Roman" w:hAnsi="Times New Roman" w:cs="Times New Roman"/>
            <w:iCs/>
            <w:sz w:val="20"/>
            <w:szCs w:val="20"/>
            <w:rPrChange w:id="480" w:author="Abraham Isaac Jacob Gajardo Cortez (masterin)" w:date="2020-12-01T22:06:00Z">
              <w:rPr>
                <w:rFonts w:ascii="Times New Roman" w:eastAsia="Times New Roman" w:hAnsi="Times New Roman" w:cs="Times New Roman"/>
                <w:iCs/>
                <w:szCs w:val="22"/>
              </w:rPr>
            </w:rPrChange>
          </w:rPr>
          <w:delText xml:space="preserve">was also performed </w:delText>
        </w:r>
      </w:del>
      <w:r w:rsidR="00CC5CC4" w:rsidRPr="00FF73C3">
        <w:rPr>
          <w:rFonts w:ascii="Times New Roman" w:eastAsia="Times New Roman" w:hAnsi="Times New Roman" w:cs="Times New Roman"/>
          <w:iCs/>
          <w:sz w:val="20"/>
          <w:szCs w:val="20"/>
          <w:rPrChange w:id="481" w:author="Abraham Isaac Jacob Gajardo Cortez (masterin)" w:date="2020-12-01T22:06:00Z">
            <w:rPr>
              <w:rFonts w:ascii="Times New Roman" w:eastAsia="Times New Roman" w:hAnsi="Times New Roman" w:cs="Times New Roman"/>
              <w:iCs/>
              <w:szCs w:val="22"/>
            </w:rPr>
          </w:rPrChange>
        </w:rPr>
        <w:t>by using historical controls (</w:t>
      </w:r>
      <w:del w:id="482" w:author="Andrés González Santa Cruz" w:date="2020-12-03T15:59:00Z">
        <w:r w:rsidR="00CC5CC4" w:rsidRPr="00FF73C3" w:rsidDel="00D41248">
          <w:rPr>
            <w:rFonts w:ascii="Times New Roman" w:eastAsia="Times New Roman" w:hAnsi="Times New Roman" w:cs="Times New Roman"/>
            <w:iCs/>
            <w:sz w:val="20"/>
            <w:szCs w:val="20"/>
            <w:rPrChange w:id="483" w:author="Abraham Isaac Jacob Gajardo Cortez (masterin)" w:date="2020-12-01T22:06:00Z">
              <w:rPr>
                <w:rFonts w:ascii="Times New Roman" w:eastAsia="Times New Roman" w:hAnsi="Times New Roman" w:cs="Times New Roman"/>
                <w:iCs/>
                <w:szCs w:val="22"/>
              </w:rPr>
            </w:rPrChange>
          </w:rPr>
          <w:delText>ie</w:delText>
        </w:r>
      </w:del>
      <w:ins w:id="484" w:author="Andrés González Santa Cruz" w:date="2020-12-03T15:59:00Z">
        <w:r w:rsidR="00D41248" w:rsidRPr="00FF73C3">
          <w:rPr>
            <w:rFonts w:ascii="Times New Roman" w:eastAsia="Times New Roman" w:hAnsi="Times New Roman" w:cs="Times New Roman"/>
            <w:iCs/>
            <w:sz w:val="20"/>
            <w:szCs w:val="20"/>
            <w:rPrChange w:id="485" w:author="Abraham Isaac Jacob Gajardo Cortez (masterin)" w:date="2020-12-01T22:06:00Z">
              <w:rPr>
                <w:rFonts w:ascii="Times New Roman" w:eastAsia="Times New Roman" w:hAnsi="Times New Roman" w:cs="Times New Roman"/>
                <w:iCs/>
                <w:szCs w:val="22"/>
              </w:rPr>
            </w:rPrChange>
          </w:rPr>
          <w:t>i</w:t>
        </w:r>
        <w:r w:rsidR="00D41248">
          <w:rPr>
            <w:rFonts w:ascii="Times New Roman" w:eastAsia="Times New Roman" w:hAnsi="Times New Roman" w:cs="Times New Roman"/>
            <w:iCs/>
            <w:sz w:val="20"/>
            <w:szCs w:val="20"/>
          </w:rPr>
          <w:t>.e.</w:t>
        </w:r>
      </w:ins>
      <w:r w:rsidR="00CC5CC4" w:rsidRPr="00FF73C3">
        <w:rPr>
          <w:rFonts w:ascii="Times New Roman" w:eastAsia="Times New Roman" w:hAnsi="Times New Roman" w:cs="Times New Roman"/>
          <w:iCs/>
          <w:sz w:val="20"/>
          <w:szCs w:val="20"/>
          <w:rPrChange w:id="486" w:author="Abraham Isaac Jacob Gajardo Cortez (masterin)" w:date="2020-12-01T22:06:00Z">
            <w:rPr>
              <w:rFonts w:ascii="Times New Roman" w:eastAsia="Times New Roman" w:hAnsi="Times New Roman" w:cs="Times New Roman"/>
              <w:iCs/>
              <w:szCs w:val="22"/>
            </w:rPr>
          </w:rPrChange>
        </w:rPr>
        <w:t xml:space="preserve">: </w:t>
      </w:r>
      <w:r w:rsidR="00CC5CC4" w:rsidRPr="00FF73C3">
        <w:rPr>
          <w:rFonts w:ascii="Times New Roman" w:eastAsia="Times New Roman" w:hAnsi="Times New Roman" w:cs="Times New Roman"/>
          <w:sz w:val="20"/>
          <w:szCs w:val="20"/>
          <w:rPrChange w:id="487" w:author="Abraham Isaac Jacob Gajardo Cortez (masterin)" w:date="2020-12-01T22:06:00Z">
            <w:rPr>
              <w:rFonts w:ascii="Times New Roman" w:eastAsia="Times New Roman" w:hAnsi="Times New Roman" w:cs="Times New Roman"/>
              <w:szCs w:val="22"/>
            </w:rPr>
          </w:rPrChange>
        </w:rPr>
        <w:t xml:space="preserve">we used the same outcomes, for the same </w:t>
      </w:r>
      <w:r w:rsidR="002E2795" w:rsidRPr="00FF73C3">
        <w:rPr>
          <w:rFonts w:ascii="Times New Roman" w:eastAsia="Times New Roman" w:hAnsi="Times New Roman" w:cs="Times New Roman"/>
          <w:sz w:val="20"/>
          <w:szCs w:val="20"/>
          <w:rPrChange w:id="488" w:author="Abraham Isaac Jacob Gajardo Cortez (masterin)" w:date="2020-12-01T22:06:00Z">
            <w:rPr>
              <w:rFonts w:ascii="Times New Roman" w:eastAsia="Times New Roman" w:hAnsi="Times New Roman" w:cs="Times New Roman"/>
              <w:szCs w:val="22"/>
            </w:rPr>
          </w:rPrChange>
        </w:rPr>
        <w:t xml:space="preserve">period </w:t>
      </w:r>
      <w:r w:rsidR="00CC5CC4" w:rsidRPr="00FF73C3">
        <w:rPr>
          <w:rFonts w:ascii="Times New Roman" w:eastAsia="Times New Roman" w:hAnsi="Times New Roman" w:cs="Times New Roman"/>
          <w:sz w:val="20"/>
          <w:szCs w:val="20"/>
          <w:rPrChange w:id="489" w:author="Abraham Isaac Jacob Gajardo Cortez (masterin)" w:date="2020-12-01T22:06:00Z">
            <w:rPr>
              <w:rFonts w:ascii="Times New Roman" w:eastAsia="Times New Roman" w:hAnsi="Times New Roman" w:cs="Times New Roman"/>
              <w:szCs w:val="22"/>
            </w:rPr>
          </w:rPrChange>
        </w:rPr>
        <w:t xml:space="preserve">of the year, but in </w:t>
      </w:r>
      <w:r w:rsidR="00F07322" w:rsidRPr="00FF73C3">
        <w:rPr>
          <w:rFonts w:ascii="Times New Roman" w:eastAsia="Times New Roman" w:hAnsi="Times New Roman" w:cs="Times New Roman"/>
          <w:sz w:val="20"/>
          <w:szCs w:val="20"/>
          <w:rPrChange w:id="490" w:author="Abraham Isaac Jacob Gajardo Cortez (masterin)" w:date="2020-12-01T22:06:00Z">
            <w:rPr>
              <w:rFonts w:ascii="Times New Roman" w:eastAsia="Times New Roman" w:hAnsi="Times New Roman" w:cs="Times New Roman"/>
              <w:szCs w:val="22"/>
            </w:rPr>
          </w:rPrChange>
        </w:rPr>
        <w:t>years without the expo</w:t>
      </w:r>
      <w:del w:id="491" w:author="Andrés González Santa Cruz" w:date="2020-12-03T15:59:00Z">
        <w:r w:rsidR="00F07322" w:rsidRPr="00FF73C3" w:rsidDel="00D41248">
          <w:rPr>
            <w:rFonts w:ascii="Times New Roman" w:eastAsia="Times New Roman" w:hAnsi="Times New Roman" w:cs="Times New Roman"/>
            <w:sz w:val="20"/>
            <w:szCs w:val="20"/>
            <w:rPrChange w:id="492" w:author="Abraham Isaac Jacob Gajardo Cortez (masterin)" w:date="2020-12-01T22:06:00Z">
              <w:rPr>
                <w:rFonts w:ascii="Times New Roman" w:eastAsia="Times New Roman" w:hAnsi="Times New Roman" w:cs="Times New Roman"/>
                <w:szCs w:val="22"/>
              </w:rPr>
            </w:rPrChange>
          </w:rPr>
          <w:delText>u</w:delText>
        </w:r>
      </w:del>
      <w:r w:rsidR="00F07322" w:rsidRPr="00FF73C3">
        <w:rPr>
          <w:rFonts w:ascii="Times New Roman" w:eastAsia="Times New Roman" w:hAnsi="Times New Roman" w:cs="Times New Roman"/>
          <w:sz w:val="20"/>
          <w:szCs w:val="20"/>
          <w:rPrChange w:id="493" w:author="Abraham Isaac Jacob Gajardo Cortez (masterin)" w:date="2020-12-01T22:06:00Z">
            <w:rPr>
              <w:rFonts w:ascii="Times New Roman" w:eastAsia="Times New Roman" w:hAnsi="Times New Roman" w:cs="Times New Roman"/>
              <w:szCs w:val="22"/>
            </w:rPr>
          </w:rPrChange>
        </w:rPr>
        <w:t>sure</w:t>
      </w:r>
      <w:r w:rsidR="00CC5CC4" w:rsidRPr="00FF73C3">
        <w:rPr>
          <w:rFonts w:ascii="Times New Roman" w:eastAsia="Times New Roman" w:hAnsi="Times New Roman" w:cs="Times New Roman"/>
          <w:sz w:val="20"/>
          <w:szCs w:val="20"/>
          <w:rPrChange w:id="494" w:author="Abraham Isaac Jacob Gajardo Cortez (masterin)" w:date="2020-12-01T22:06:00Z">
            <w:rPr>
              <w:rFonts w:ascii="Times New Roman" w:eastAsia="Times New Roman" w:hAnsi="Times New Roman" w:cs="Times New Roman"/>
              <w:szCs w:val="22"/>
            </w:rPr>
          </w:rPrChange>
        </w:rPr>
        <w:t xml:space="preserve"> (2015-2018); see supplemental material. </w:t>
      </w:r>
    </w:p>
    <w:p w14:paraId="1A3E67C0" w14:textId="20148A74" w:rsidR="002E2795" w:rsidRDefault="00E87CCE" w:rsidP="00E840BA">
      <w:pPr>
        <w:spacing w:line="360" w:lineRule="auto"/>
        <w:ind w:firstLine="720"/>
        <w:jc w:val="both"/>
        <w:rPr>
          <w:rFonts w:ascii="Times New Roman" w:eastAsia="Times New Roman" w:hAnsi="Times New Roman" w:cs="Times New Roman"/>
          <w:szCs w:val="22"/>
        </w:rPr>
      </w:pPr>
      <w:r w:rsidRPr="00FF73C3">
        <w:rPr>
          <w:rFonts w:ascii="Times New Roman" w:eastAsia="Times New Roman" w:hAnsi="Times New Roman" w:cs="Times New Roman"/>
          <w:sz w:val="20"/>
          <w:szCs w:val="20"/>
          <w:rPrChange w:id="495" w:author="Abraham Isaac Jacob Gajardo Cortez (masterin)" w:date="2020-12-01T22:06:00Z">
            <w:rPr>
              <w:rFonts w:ascii="Times New Roman" w:eastAsia="Times New Roman" w:hAnsi="Times New Roman" w:cs="Times New Roman"/>
              <w:szCs w:val="22"/>
            </w:rPr>
          </w:rPrChange>
        </w:rPr>
        <w:t>All analyses and graphics were completed using R v 4.0.2.</w:t>
      </w:r>
    </w:p>
    <w:p w14:paraId="35FDE0C0" w14:textId="77276FC6" w:rsidR="0071322B" w:rsidRPr="00B22AE2" w:rsidRDefault="00F231D4" w:rsidP="00B22AE2">
      <w:pPr>
        <w:pStyle w:val="Ttulo1"/>
        <w:spacing w:line="360" w:lineRule="auto"/>
        <w:rPr>
          <w:rFonts w:ascii="Times New Roman" w:hAnsi="Times New Roman" w:cs="Times New Roman"/>
          <w:b/>
          <w:bCs/>
          <w:color w:val="auto"/>
          <w:sz w:val="24"/>
          <w:szCs w:val="24"/>
        </w:rPr>
      </w:pPr>
      <w:r w:rsidRPr="00B22AE2">
        <w:rPr>
          <w:rFonts w:ascii="Times New Roman" w:hAnsi="Times New Roman" w:cs="Times New Roman"/>
          <w:b/>
          <w:bCs/>
          <w:color w:val="auto"/>
          <w:sz w:val="24"/>
          <w:szCs w:val="24"/>
        </w:rPr>
        <w:t>Results</w:t>
      </w:r>
    </w:p>
    <w:p w14:paraId="00592AC3" w14:textId="39FBA06F" w:rsidR="00631755" w:rsidRPr="00F32E72" w:rsidRDefault="00631755" w:rsidP="00F32E72">
      <w:pPr>
        <w:spacing w:line="360" w:lineRule="auto"/>
        <w:ind w:firstLine="720"/>
        <w:jc w:val="both"/>
        <w:rPr>
          <w:ins w:id="496" w:author="Abraham Isaac Jacob Gajardo Cortez (masterin)" w:date="2020-12-01T18:57:00Z"/>
          <w:rFonts w:ascii="Times New Roman" w:hAnsi="Times New Roman" w:cs="Times New Roman"/>
          <w:sz w:val="20"/>
          <w:szCs w:val="20"/>
          <w:highlight w:val="yellow"/>
          <w:rPrChange w:id="497" w:author="Abraham Isaac Jacob Gajardo Cortez (masterin)" w:date="2020-12-01T21:42:00Z">
            <w:rPr>
              <w:ins w:id="498" w:author="Abraham Isaac Jacob Gajardo Cortez (masterin)" w:date="2020-12-01T18:57:00Z"/>
              <w:rFonts w:ascii="Times New Roman" w:hAnsi="Times New Roman" w:cs="Times New Roman"/>
            </w:rPr>
          </w:rPrChange>
        </w:rPr>
      </w:pPr>
      <w:ins w:id="499" w:author="Abraham Isaac Jacob Gajardo Cortez (masterin)" w:date="2020-12-01T18:57:00Z">
        <w:r w:rsidRPr="00F32E72">
          <w:rPr>
            <w:rFonts w:ascii="Times New Roman" w:hAnsi="Times New Roman" w:cs="Times New Roman"/>
            <w:sz w:val="20"/>
            <w:szCs w:val="20"/>
            <w:highlight w:val="yellow"/>
            <w:rPrChange w:id="500" w:author="Abraham Isaac Jacob Gajardo Cortez (masterin)" w:date="2020-12-01T21:42:00Z">
              <w:rPr>
                <w:rFonts w:ascii="Times New Roman" w:hAnsi="Times New Roman" w:cs="Times New Roman"/>
              </w:rPr>
            </w:rPrChange>
          </w:rPr>
          <w:t xml:space="preserve">A total of </w:t>
        </w:r>
      </w:ins>
      <w:r w:rsidRPr="00F32E72">
        <w:rPr>
          <w:rFonts w:ascii="Times New Roman" w:hAnsi="Times New Roman" w:cs="Times New Roman"/>
          <w:sz w:val="20"/>
          <w:szCs w:val="20"/>
          <w:highlight w:val="yellow"/>
          <w:rPrChange w:id="501" w:author="Abraham Isaac Jacob Gajardo Cortez (masterin)" w:date="2020-12-01T21:42:00Z">
            <w:rPr>
              <w:rFonts w:ascii="Times New Roman" w:hAnsi="Times New Roman" w:cs="Times New Roman"/>
            </w:rPr>
          </w:rPrChange>
        </w:rPr>
        <w:t>XXX</w:t>
      </w:r>
      <w:ins w:id="502" w:author="Abraham Isaac Jacob Gajardo Cortez (masterin)" w:date="2020-12-01T18:57:00Z">
        <w:r w:rsidRPr="00F32E72">
          <w:rPr>
            <w:rFonts w:ascii="Times New Roman" w:hAnsi="Times New Roman" w:cs="Times New Roman"/>
            <w:sz w:val="20"/>
            <w:szCs w:val="20"/>
            <w:highlight w:val="yellow"/>
            <w:rPrChange w:id="503" w:author="Abraham Isaac Jacob Gajardo Cortez (masterin)" w:date="2020-12-01T21:42:00Z">
              <w:rPr>
                <w:rFonts w:ascii="Times New Roman" w:hAnsi="Times New Roman" w:cs="Times New Roman"/>
              </w:rPr>
            </w:rPrChange>
          </w:rPr>
          <w:t xml:space="preserve"> ED consultations </w:t>
        </w:r>
      </w:ins>
      <w:ins w:id="504" w:author="Abraham Isaac Jacob Gajardo Cortez (masterin)" w:date="2020-12-01T18:58:00Z">
        <w:r w:rsidRPr="00F32E72">
          <w:rPr>
            <w:rFonts w:ascii="Times New Roman" w:hAnsi="Times New Roman" w:cs="Times New Roman"/>
            <w:sz w:val="20"/>
            <w:szCs w:val="20"/>
            <w:highlight w:val="yellow"/>
            <w:rPrChange w:id="505" w:author="Abraham Isaac Jacob Gajardo Cortez (masterin)" w:date="2020-12-01T21:42:00Z">
              <w:rPr>
                <w:rFonts w:ascii="Times New Roman" w:hAnsi="Times New Roman" w:cs="Times New Roman"/>
              </w:rPr>
            </w:rPrChange>
          </w:rPr>
          <w:t>with YYYY hospi</w:t>
        </w:r>
      </w:ins>
      <w:ins w:id="506" w:author="Abraham Isaac Jacob Gajardo Cortez (masterin)" w:date="2020-12-01T18:59:00Z">
        <w:r w:rsidRPr="00F32E72">
          <w:rPr>
            <w:rFonts w:ascii="Times New Roman" w:hAnsi="Times New Roman" w:cs="Times New Roman"/>
            <w:sz w:val="20"/>
            <w:szCs w:val="20"/>
            <w:highlight w:val="yellow"/>
            <w:rPrChange w:id="507" w:author="Abraham Isaac Jacob Gajardo Cortez (masterin)" w:date="2020-12-01T21:42:00Z">
              <w:rPr>
                <w:rFonts w:ascii="Times New Roman" w:hAnsi="Times New Roman" w:cs="Times New Roman"/>
              </w:rPr>
            </w:rPrChange>
          </w:rPr>
          <w:t xml:space="preserve">tal admissions between 15-65 years old </w:t>
        </w:r>
      </w:ins>
      <w:ins w:id="508" w:author="Abraham Isaac Jacob Gajardo Cortez (masterin)" w:date="2020-12-01T18:57:00Z">
        <w:r w:rsidRPr="00F32E72">
          <w:rPr>
            <w:rFonts w:ascii="Times New Roman" w:hAnsi="Times New Roman" w:cs="Times New Roman"/>
            <w:sz w:val="20"/>
            <w:szCs w:val="20"/>
            <w:highlight w:val="yellow"/>
            <w:rPrChange w:id="509" w:author="Abraham Isaac Jacob Gajardo Cortez (masterin)" w:date="2020-12-01T21:42:00Z">
              <w:rPr>
                <w:rFonts w:ascii="Times New Roman" w:hAnsi="Times New Roman" w:cs="Times New Roman"/>
              </w:rPr>
            </w:rPrChange>
          </w:rPr>
          <w:t>were register</w:t>
        </w:r>
      </w:ins>
      <w:ins w:id="510" w:author="Andrés González Santa Cruz" w:date="2020-12-03T16:07:00Z">
        <w:r w:rsidR="00D41248">
          <w:rPr>
            <w:rFonts w:ascii="Times New Roman" w:hAnsi="Times New Roman" w:cs="Times New Roman"/>
            <w:sz w:val="20"/>
            <w:szCs w:val="20"/>
            <w:highlight w:val="yellow"/>
          </w:rPr>
          <w:t>ed</w:t>
        </w:r>
      </w:ins>
      <w:ins w:id="511" w:author="Abraham Isaac Jacob Gajardo Cortez (masterin)" w:date="2020-12-01T18:57:00Z">
        <w:r w:rsidRPr="00F32E72">
          <w:rPr>
            <w:rFonts w:ascii="Times New Roman" w:hAnsi="Times New Roman" w:cs="Times New Roman"/>
            <w:sz w:val="20"/>
            <w:szCs w:val="20"/>
            <w:highlight w:val="yellow"/>
            <w:rPrChange w:id="512" w:author="Abraham Isaac Jacob Gajardo Cortez (masterin)" w:date="2020-12-01T21:42:00Z">
              <w:rPr>
                <w:rFonts w:ascii="Times New Roman" w:hAnsi="Times New Roman" w:cs="Times New Roman"/>
              </w:rPr>
            </w:rPrChange>
          </w:rPr>
          <w:t xml:space="preserve"> </w:t>
        </w:r>
      </w:ins>
      <w:ins w:id="513" w:author="Abraham Isaac Jacob Gajardo Cortez (masterin)" w:date="2020-12-01T18:59:00Z">
        <w:r w:rsidRPr="00F32E72">
          <w:rPr>
            <w:rFonts w:ascii="Times New Roman" w:hAnsi="Times New Roman" w:cs="Times New Roman"/>
            <w:sz w:val="20"/>
            <w:szCs w:val="20"/>
            <w:highlight w:val="yellow"/>
            <w:rPrChange w:id="514" w:author="Abraham Isaac Jacob Gajardo Cortez (masterin)" w:date="2020-12-01T21:42:00Z">
              <w:rPr>
                <w:rFonts w:ascii="Times New Roman" w:hAnsi="Times New Roman" w:cs="Times New Roman"/>
              </w:rPr>
            </w:rPrChange>
          </w:rPr>
          <w:t xml:space="preserve">in 2020 </w:t>
        </w:r>
      </w:ins>
      <w:ins w:id="515" w:author="Abraham Isaac Jacob Gajardo Cortez (masterin)" w:date="2020-12-01T19:00:00Z">
        <w:r w:rsidRPr="00F32E72">
          <w:rPr>
            <w:rFonts w:ascii="Times New Roman" w:hAnsi="Times New Roman" w:cs="Times New Roman"/>
            <w:sz w:val="20"/>
            <w:szCs w:val="20"/>
            <w:highlight w:val="yellow"/>
            <w:rPrChange w:id="516" w:author="Abraham Isaac Jacob Gajardo Cortez (masterin)" w:date="2020-12-01T21:42:00Z">
              <w:rPr>
                <w:rFonts w:ascii="Times New Roman" w:hAnsi="Times New Roman" w:cs="Times New Roman"/>
              </w:rPr>
            </w:rPrChange>
          </w:rPr>
          <w:t>by</w:t>
        </w:r>
      </w:ins>
      <w:ins w:id="517" w:author="Abraham Isaac Jacob Gajardo Cortez (masterin)" w:date="2020-12-01T18:59:00Z">
        <w:r w:rsidRPr="00F32E72">
          <w:rPr>
            <w:rFonts w:ascii="Times New Roman" w:hAnsi="Times New Roman" w:cs="Times New Roman"/>
            <w:sz w:val="20"/>
            <w:szCs w:val="20"/>
            <w:highlight w:val="yellow"/>
            <w:rPrChange w:id="518" w:author="Abraham Isaac Jacob Gajardo Cortez (masterin)" w:date="2020-12-01T21:42:00Z">
              <w:rPr>
                <w:rFonts w:ascii="Times New Roman" w:hAnsi="Times New Roman" w:cs="Times New Roman"/>
              </w:rPr>
            </w:rPrChange>
          </w:rPr>
          <w:t xml:space="preserve"> the</w:t>
        </w:r>
      </w:ins>
      <w:ins w:id="519" w:author="Abraham Isaac Jacob Gajardo Cortez (masterin)" w:date="2020-12-01T19:00:00Z">
        <w:r w:rsidRPr="00F32E72">
          <w:rPr>
            <w:rFonts w:ascii="Times New Roman" w:hAnsi="Times New Roman" w:cs="Times New Roman"/>
            <w:sz w:val="20"/>
            <w:szCs w:val="20"/>
            <w:highlight w:val="yellow"/>
            <w:rPrChange w:id="520" w:author="Abraham Isaac Jacob Gajardo Cortez (masterin)" w:date="2020-12-01T21:42:00Z">
              <w:rPr>
                <w:rFonts w:ascii="Times New Roman" w:hAnsi="Times New Roman" w:cs="Times New Roman"/>
              </w:rPr>
            </w:rPrChange>
          </w:rPr>
          <w:t xml:space="preserve"> three</w:t>
        </w:r>
      </w:ins>
      <w:ins w:id="521" w:author="Abraham Isaac Jacob Gajardo Cortez (masterin)" w:date="2020-12-01T18:59:00Z">
        <w:r w:rsidRPr="00F32E72">
          <w:rPr>
            <w:rFonts w:ascii="Times New Roman" w:hAnsi="Times New Roman" w:cs="Times New Roman"/>
            <w:sz w:val="20"/>
            <w:szCs w:val="20"/>
            <w:highlight w:val="yellow"/>
            <w:rPrChange w:id="522" w:author="Abraham Isaac Jacob Gajardo Cortez (masterin)" w:date="2020-12-01T21:42:00Z">
              <w:rPr>
                <w:rFonts w:ascii="Times New Roman" w:hAnsi="Times New Roman" w:cs="Times New Roman"/>
              </w:rPr>
            </w:rPrChange>
          </w:rPr>
          <w:t xml:space="preserve"> hospital</w:t>
        </w:r>
      </w:ins>
      <w:ins w:id="523" w:author="Abraham Isaac Jacob Gajardo Cortez (masterin)" w:date="2020-12-01T19:00:00Z">
        <w:r w:rsidRPr="00F32E72">
          <w:rPr>
            <w:rFonts w:ascii="Times New Roman" w:hAnsi="Times New Roman" w:cs="Times New Roman"/>
            <w:sz w:val="20"/>
            <w:szCs w:val="20"/>
            <w:highlight w:val="yellow"/>
            <w:rPrChange w:id="524" w:author="Abraham Isaac Jacob Gajardo Cortez (masterin)" w:date="2020-12-01T21:42:00Z">
              <w:rPr>
                <w:rFonts w:ascii="Times New Roman" w:hAnsi="Times New Roman" w:cs="Times New Roman"/>
              </w:rPr>
            </w:rPrChange>
          </w:rPr>
          <w:t xml:space="preserve">s under study. </w:t>
        </w:r>
      </w:ins>
      <w:ins w:id="525" w:author="Abraham Isaac Jacob Gajardo Cortez (masterin)" w:date="2020-12-01T18:58:00Z">
        <w:r w:rsidRPr="00F32E72">
          <w:rPr>
            <w:rFonts w:ascii="Times New Roman" w:hAnsi="Times New Roman" w:cs="Times New Roman"/>
            <w:sz w:val="20"/>
            <w:szCs w:val="20"/>
            <w:highlight w:val="yellow"/>
            <w:rPrChange w:id="526" w:author="Abraham Isaac Jacob Gajardo Cortez (masterin)" w:date="2020-12-01T21:42:00Z">
              <w:rPr>
                <w:rFonts w:ascii="Times New Roman" w:hAnsi="Times New Roman" w:cs="Times New Roman"/>
              </w:rPr>
            </w:rPrChange>
          </w:rPr>
          <w:t>Me</w:t>
        </w:r>
      </w:ins>
      <w:ins w:id="527" w:author="Abraham Isaac Jacob Gajardo Cortez (masterin)" w:date="2020-12-01T19:00:00Z">
        <w:r w:rsidRPr="00F32E72">
          <w:rPr>
            <w:rFonts w:ascii="Times New Roman" w:hAnsi="Times New Roman" w:cs="Times New Roman"/>
            <w:sz w:val="20"/>
            <w:szCs w:val="20"/>
            <w:highlight w:val="yellow"/>
            <w:rPrChange w:id="528" w:author="Abraham Isaac Jacob Gajardo Cortez (masterin)" w:date="2020-12-01T21:42:00Z">
              <w:rPr>
                <w:rFonts w:ascii="Times New Roman" w:hAnsi="Times New Roman" w:cs="Times New Roman"/>
              </w:rPr>
            </w:rPrChange>
          </w:rPr>
          <w:t>dian weekly consultations and hospitali</w:t>
        </w:r>
      </w:ins>
      <w:ins w:id="529" w:author="Abraham Isaac Jacob Gajardo Cortez (masterin)" w:date="2020-12-01T19:01:00Z">
        <w:r w:rsidRPr="00F32E72">
          <w:rPr>
            <w:rFonts w:ascii="Times New Roman" w:hAnsi="Times New Roman" w:cs="Times New Roman"/>
            <w:sz w:val="20"/>
            <w:szCs w:val="20"/>
            <w:highlight w:val="yellow"/>
            <w:rPrChange w:id="530" w:author="Abraham Isaac Jacob Gajardo Cortez (masterin)" w:date="2020-12-01T21:42:00Z">
              <w:rPr>
                <w:rFonts w:ascii="Times New Roman" w:hAnsi="Times New Roman" w:cs="Times New Roman"/>
              </w:rPr>
            </w:rPrChange>
          </w:rPr>
          <w:t xml:space="preserve">zations were ZZZZ and WWWW, respectively. </w:t>
        </w:r>
      </w:ins>
      <w:ins w:id="531" w:author="Abraham Isaac Jacob Gajardo Cortez (masterin)" w:date="2020-12-01T19:03:00Z">
        <w:r w:rsidRPr="00F32E72">
          <w:rPr>
            <w:rFonts w:ascii="Times New Roman" w:hAnsi="Times New Roman" w:cs="Times New Roman"/>
            <w:sz w:val="20"/>
            <w:szCs w:val="20"/>
            <w:highlight w:val="yellow"/>
            <w:rPrChange w:id="532" w:author="Abraham Isaac Jacob Gajardo Cortez (masterin)" w:date="2020-12-01T21:42:00Z">
              <w:rPr>
                <w:rFonts w:ascii="Times New Roman" w:hAnsi="Times New Roman" w:cs="Times New Roman"/>
              </w:rPr>
            </w:rPrChange>
          </w:rPr>
          <w:t xml:space="preserve">GG% of consultations and HH% of hospital admissions occurred </w:t>
        </w:r>
      </w:ins>
      <w:ins w:id="533" w:author="Abraham Isaac Jacob Gajardo Cortez (masterin)" w:date="2020-12-01T19:04:00Z">
        <w:r w:rsidRPr="00F32E72">
          <w:rPr>
            <w:rFonts w:ascii="Times New Roman" w:hAnsi="Times New Roman" w:cs="Times New Roman"/>
            <w:sz w:val="20"/>
            <w:szCs w:val="20"/>
            <w:highlight w:val="yellow"/>
            <w:rPrChange w:id="534" w:author="Abraham Isaac Jacob Gajardo Cortez (masterin)" w:date="2020-12-01T21:42:00Z">
              <w:rPr>
                <w:rFonts w:ascii="Times New Roman" w:hAnsi="Times New Roman" w:cs="Times New Roman"/>
              </w:rPr>
            </w:rPrChange>
          </w:rPr>
          <w:t>in the expo</w:t>
        </w:r>
        <w:del w:id="535" w:author="Andrés González Santa Cruz" w:date="2020-12-03T16:07:00Z">
          <w:r w:rsidRPr="00F32E72" w:rsidDel="00D41248">
            <w:rPr>
              <w:rFonts w:ascii="Times New Roman" w:hAnsi="Times New Roman" w:cs="Times New Roman"/>
              <w:sz w:val="20"/>
              <w:szCs w:val="20"/>
              <w:highlight w:val="yellow"/>
              <w:rPrChange w:id="536" w:author="Abraham Isaac Jacob Gajardo Cortez (masterin)" w:date="2020-12-01T21:42:00Z">
                <w:rPr>
                  <w:rFonts w:ascii="Times New Roman" w:hAnsi="Times New Roman" w:cs="Times New Roman"/>
                </w:rPr>
              </w:rPrChange>
            </w:rPr>
            <w:delText>u</w:delText>
          </w:r>
        </w:del>
        <w:r w:rsidRPr="00F32E72">
          <w:rPr>
            <w:rFonts w:ascii="Times New Roman" w:hAnsi="Times New Roman" w:cs="Times New Roman"/>
            <w:sz w:val="20"/>
            <w:szCs w:val="20"/>
            <w:highlight w:val="yellow"/>
            <w:rPrChange w:id="537" w:author="Abraham Isaac Jacob Gajardo Cortez (masterin)" w:date="2020-12-01T21:42:00Z">
              <w:rPr>
                <w:rFonts w:ascii="Times New Roman" w:hAnsi="Times New Roman" w:cs="Times New Roman"/>
              </w:rPr>
            </w:rPrChange>
          </w:rPr>
          <w:t>sure period.</w:t>
        </w:r>
      </w:ins>
    </w:p>
    <w:p w14:paraId="60DE5EA2" w14:textId="77777777" w:rsidR="001C727B" w:rsidRPr="00F32E72" w:rsidRDefault="001C727B" w:rsidP="00F32E72">
      <w:pPr>
        <w:spacing w:line="360" w:lineRule="auto"/>
        <w:jc w:val="both"/>
        <w:rPr>
          <w:ins w:id="538" w:author="Abraham Isaac Jacob Gajardo Cortez (masterin)" w:date="2020-12-01T19:20:00Z"/>
          <w:rFonts w:ascii="Times New Roman" w:hAnsi="Times New Roman" w:cs="Times New Roman"/>
          <w:sz w:val="20"/>
          <w:szCs w:val="20"/>
          <w:highlight w:val="yellow"/>
          <w:rPrChange w:id="539" w:author="Abraham Isaac Jacob Gajardo Cortez (masterin)" w:date="2020-12-01T21:42:00Z">
            <w:rPr>
              <w:ins w:id="540" w:author="Abraham Isaac Jacob Gajardo Cortez (masterin)" w:date="2020-12-01T19:20:00Z"/>
              <w:rFonts w:ascii="Times New Roman" w:hAnsi="Times New Roman" w:cs="Times New Roman"/>
            </w:rPr>
          </w:rPrChange>
        </w:rPr>
      </w:pPr>
    </w:p>
    <w:p w14:paraId="0329E6E8" w14:textId="02061298" w:rsidR="00B33CDB" w:rsidRPr="00F32E72" w:rsidRDefault="00631755" w:rsidP="00F32E72">
      <w:pPr>
        <w:spacing w:line="360" w:lineRule="auto"/>
        <w:ind w:firstLine="720"/>
        <w:jc w:val="both"/>
        <w:rPr>
          <w:ins w:id="541" w:author="Abraham Isaac Jacob Gajardo Cortez (masterin)" w:date="2020-12-01T19:08:00Z"/>
          <w:rFonts w:ascii="Times New Roman" w:hAnsi="Times New Roman" w:cs="Times New Roman"/>
          <w:sz w:val="20"/>
          <w:szCs w:val="20"/>
          <w:rPrChange w:id="542" w:author="Abraham Isaac Jacob Gajardo Cortez (masterin)" w:date="2020-12-01T21:42:00Z">
            <w:rPr>
              <w:ins w:id="543" w:author="Abraham Isaac Jacob Gajardo Cortez (masterin)" w:date="2020-12-01T19:08:00Z"/>
              <w:rFonts w:ascii="Times New Roman" w:hAnsi="Times New Roman" w:cs="Times New Roman"/>
            </w:rPr>
          </w:rPrChange>
        </w:rPr>
      </w:pPr>
      <w:ins w:id="544" w:author="Abraham Isaac Jacob Gajardo Cortez (masterin)" w:date="2020-12-01T19:04:00Z">
        <w:del w:id="545" w:author="Andrés González Santa Cruz" w:date="2020-12-03T16:07:00Z">
          <w:r w:rsidRPr="00F32E72" w:rsidDel="00D41248">
            <w:rPr>
              <w:rFonts w:ascii="Times New Roman" w:hAnsi="Times New Roman" w:cs="Times New Roman"/>
              <w:sz w:val="20"/>
              <w:szCs w:val="20"/>
              <w:highlight w:val="yellow"/>
              <w:rPrChange w:id="546" w:author="Abraham Isaac Jacob Gajardo Cortez (masterin)" w:date="2020-12-01T21:42:00Z">
                <w:rPr>
                  <w:rFonts w:ascii="Times New Roman" w:hAnsi="Times New Roman" w:cs="Times New Roman"/>
                </w:rPr>
              </w:rPrChange>
            </w:rPr>
            <w:lastRenderedPageBreak/>
            <w:delText>W</w:delText>
          </w:r>
        </w:del>
      </w:ins>
      <w:ins w:id="547" w:author="Andrés González Santa Cruz" w:date="2020-12-03T16:07:00Z">
        <w:r w:rsidR="00D41248">
          <w:rPr>
            <w:rFonts w:ascii="Times New Roman" w:hAnsi="Times New Roman" w:cs="Times New Roman"/>
            <w:sz w:val="20"/>
            <w:szCs w:val="20"/>
            <w:highlight w:val="yellow"/>
          </w:rPr>
          <w:t>The w</w:t>
        </w:r>
      </w:ins>
      <w:ins w:id="548" w:author="Abraham Isaac Jacob Gajardo Cortez (masterin)" w:date="2020-12-01T19:04:00Z">
        <w:r w:rsidRPr="00F32E72">
          <w:rPr>
            <w:rFonts w:ascii="Times New Roman" w:hAnsi="Times New Roman" w:cs="Times New Roman"/>
            <w:sz w:val="20"/>
            <w:szCs w:val="20"/>
            <w:highlight w:val="yellow"/>
            <w:rPrChange w:id="549" w:author="Abraham Isaac Jacob Gajardo Cortez (masterin)" w:date="2020-12-01T21:42:00Z">
              <w:rPr>
                <w:rFonts w:ascii="Times New Roman" w:hAnsi="Times New Roman" w:cs="Times New Roman"/>
              </w:rPr>
            </w:rPrChange>
          </w:rPr>
          <w:t xml:space="preserve">eekly </w:t>
        </w:r>
      </w:ins>
      <w:ins w:id="550" w:author="Abraham Isaac Jacob Gajardo Cortez (masterin)" w:date="2020-12-01T19:05:00Z">
        <w:r w:rsidRPr="00F32E72">
          <w:rPr>
            <w:rFonts w:ascii="Times New Roman" w:hAnsi="Times New Roman" w:cs="Times New Roman"/>
            <w:sz w:val="20"/>
            <w:szCs w:val="20"/>
            <w:highlight w:val="yellow"/>
            <w:rPrChange w:id="551" w:author="Abraham Isaac Jacob Gajardo Cortez (masterin)" w:date="2020-12-01T21:42:00Z">
              <w:rPr>
                <w:rFonts w:ascii="Times New Roman" w:hAnsi="Times New Roman" w:cs="Times New Roman"/>
              </w:rPr>
            </w:rPrChange>
          </w:rPr>
          <w:t>number of consultations and hospitalization by trauma a</w:t>
        </w:r>
      </w:ins>
      <w:ins w:id="552" w:author="Abraham Isaac Jacob Gajardo Cortez (masterin)" w:date="2020-12-01T19:06:00Z">
        <w:r w:rsidRPr="00F32E72">
          <w:rPr>
            <w:rFonts w:ascii="Times New Roman" w:hAnsi="Times New Roman" w:cs="Times New Roman"/>
            <w:sz w:val="20"/>
            <w:szCs w:val="20"/>
            <w:highlight w:val="yellow"/>
            <w:rPrChange w:id="553" w:author="Abraham Isaac Jacob Gajardo Cortez (masterin)" w:date="2020-12-01T21:42:00Z">
              <w:rPr>
                <w:rFonts w:ascii="Times New Roman" w:hAnsi="Times New Roman" w:cs="Times New Roman"/>
              </w:rPr>
            </w:rPrChange>
          </w:rPr>
          <w:t xml:space="preserve">nd respiratory causes are </w:t>
        </w:r>
      </w:ins>
      <w:ins w:id="554" w:author="Abraham Isaac Jacob Gajardo Cortez (masterin)" w:date="2020-12-01T19:11:00Z">
        <w:r w:rsidR="00B33CDB" w:rsidRPr="00F32E72">
          <w:rPr>
            <w:rFonts w:ascii="Times New Roman" w:hAnsi="Times New Roman" w:cs="Times New Roman"/>
            <w:sz w:val="20"/>
            <w:szCs w:val="20"/>
            <w:highlight w:val="yellow"/>
            <w:rPrChange w:id="555" w:author="Abraham Isaac Jacob Gajardo Cortez (masterin)" w:date="2020-12-01T21:42:00Z">
              <w:rPr>
                <w:rFonts w:ascii="Times New Roman" w:hAnsi="Times New Roman" w:cs="Times New Roman"/>
              </w:rPr>
            </w:rPrChange>
          </w:rPr>
          <w:t>shown</w:t>
        </w:r>
      </w:ins>
      <w:ins w:id="556" w:author="Abraham Isaac Jacob Gajardo Cortez (masterin)" w:date="2020-12-01T19:06:00Z">
        <w:r w:rsidRPr="00F32E72">
          <w:rPr>
            <w:rFonts w:ascii="Times New Roman" w:hAnsi="Times New Roman" w:cs="Times New Roman"/>
            <w:sz w:val="20"/>
            <w:szCs w:val="20"/>
            <w:highlight w:val="yellow"/>
            <w:rPrChange w:id="557" w:author="Abraham Isaac Jacob Gajardo Cortez (masterin)" w:date="2020-12-01T21:42:00Z">
              <w:rPr>
                <w:rFonts w:ascii="Times New Roman" w:hAnsi="Times New Roman" w:cs="Times New Roman"/>
              </w:rPr>
            </w:rPrChange>
          </w:rPr>
          <w:t xml:space="preserve"> in </w:t>
        </w:r>
        <w:commentRangeStart w:id="558"/>
        <w:r w:rsidRPr="00F32E72">
          <w:rPr>
            <w:rFonts w:ascii="Times New Roman" w:hAnsi="Times New Roman" w:cs="Times New Roman"/>
            <w:sz w:val="20"/>
            <w:szCs w:val="20"/>
            <w:highlight w:val="yellow"/>
            <w:rPrChange w:id="559" w:author="Abraham Isaac Jacob Gajardo Cortez (masterin)" w:date="2020-12-01T21:42:00Z">
              <w:rPr>
                <w:rFonts w:ascii="Times New Roman" w:hAnsi="Times New Roman" w:cs="Times New Roman"/>
              </w:rPr>
            </w:rPrChange>
          </w:rPr>
          <w:t>Figure 1</w:t>
        </w:r>
      </w:ins>
      <w:commentRangeEnd w:id="558"/>
      <w:ins w:id="560" w:author="Abraham Isaac Jacob Gajardo Cortez (masterin)" w:date="2020-12-01T19:37:00Z">
        <w:r w:rsidR="00A2261E" w:rsidRPr="00F32E72">
          <w:rPr>
            <w:rStyle w:val="Refdecomentario"/>
            <w:rFonts w:ascii="Times New Roman" w:hAnsi="Times New Roman" w:cs="Times New Roman"/>
            <w:sz w:val="20"/>
            <w:szCs w:val="20"/>
            <w:highlight w:val="yellow"/>
            <w:rPrChange w:id="561" w:author="Abraham Isaac Jacob Gajardo Cortez (masterin)" w:date="2020-12-01T21:42:00Z">
              <w:rPr>
                <w:rStyle w:val="Refdecomentario"/>
              </w:rPr>
            </w:rPrChange>
          </w:rPr>
          <w:commentReference w:id="558"/>
        </w:r>
      </w:ins>
      <w:ins w:id="562" w:author="Abraham Isaac Jacob Gajardo Cortez (masterin)" w:date="2020-12-01T21:54:00Z">
        <w:r w:rsidR="00A9395F">
          <w:rPr>
            <w:rFonts w:ascii="Times New Roman" w:hAnsi="Times New Roman" w:cs="Times New Roman"/>
            <w:sz w:val="20"/>
            <w:szCs w:val="20"/>
            <w:highlight w:val="yellow"/>
          </w:rPr>
          <w:t>, and s</w:t>
        </w:r>
      </w:ins>
      <w:ins w:id="563" w:author="Abraham Isaac Jacob Gajardo Cortez (masterin)" w:date="2020-12-01T19:09:00Z">
        <w:r w:rsidR="00B33CDB" w:rsidRPr="00F32E72">
          <w:rPr>
            <w:rFonts w:ascii="Times New Roman" w:hAnsi="Times New Roman" w:cs="Times New Roman"/>
            <w:sz w:val="20"/>
            <w:szCs w:val="20"/>
            <w:highlight w:val="yellow"/>
            <w:rPrChange w:id="564" w:author="Abraham Isaac Jacob Gajardo Cortez (masterin)" w:date="2020-12-01T21:42:00Z">
              <w:rPr>
                <w:rFonts w:ascii="Times New Roman" w:hAnsi="Times New Roman" w:cs="Times New Roman"/>
              </w:rPr>
            </w:rPrChange>
          </w:rPr>
          <w:t>pecific seasonality</w:t>
        </w:r>
      </w:ins>
      <w:ins w:id="565" w:author="Abraham Isaac Jacob Gajardo Cortez (masterin)" w:date="2020-12-01T19:11:00Z">
        <w:r w:rsidR="00B33CDB" w:rsidRPr="00F32E72">
          <w:rPr>
            <w:rFonts w:ascii="Times New Roman" w:hAnsi="Times New Roman" w:cs="Times New Roman"/>
            <w:sz w:val="20"/>
            <w:szCs w:val="20"/>
            <w:highlight w:val="yellow"/>
            <w:rPrChange w:id="566" w:author="Abraham Isaac Jacob Gajardo Cortez (masterin)" w:date="2020-12-01T21:42:00Z">
              <w:rPr>
                <w:rFonts w:ascii="Times New Roman" w:hAnsi="Times New Roman" w:cs="Times New Roman"/>
              </w:rPr>
            </w:rPrChange>
          </w:rPr>
          <w:t xml:space="preserve"> pattern</w:t>
        </w:r>
      </w:ins>
      <w:ins w:id="567" w:author="Andrés González Santa Cruz" w:date="2020-12-03T16:07:00Z">
        <w:r w:rsidR="00D41248">
          <w:rPr>
            <w:rFonts w:ascii="Times New Roman" w:hAnsi="Times New Roman" w:cs="Times New Roman"/>
            <w:sz w:val="20"/>
            <w:szCs w:val="20"/>
            <w:highlight w:val="yellow"/>
          </w:rPr>
          <w:t>s</w:t>
        </w:r>
      </w:ins>
      <w:ins w:id="568" w:author="Abraham Isaac Jacob Gajardo Cortez (masterin)" w:date="2020-12-01T19:11:00Z">
        <w:r w:rsidR="00B33CDB" w:rsidRPr="00F32E72">
          <w:rPr>
            <w:rFonts w:ascii="Times New Roman" w:hAnsi="Times New Roman" w:cs="Times New Roman"/>
            <w:sz w:val="20"/>
            <w:szCs w:val="20"/>
            <w:highlight w:val="yellow"/>
            <w:rPrChange w:id="569" w:author="Abraham Isaac Jacob Gajardo Cortez (masterin)" w:date="2020-12-01T21:42:00Z">
              <w:rPr>
                <w:rFonts w:ascii="Times New Roman" w:hAnsi="Times New Roman" w:cs="Times New Roman"/>
              </w:rPr>
            </w:rPrChange>
          </w:rPr>
          <w:t xml:space="preserve"> </w:t>
        </w:r>
      </w:ins>
      <w:ins w:id="570" w:author="Abraham Isaac Jacob Gajardo Cortez (masterin)" w:date="2020-12-01T21:54:00Z">
        <w:r w:rsidR="00A9395F">
          <w:rPr>
            <w:rFonts w:ascii="Times New Roman" w:hAnsi="Times New Roman" w:cs="Times New Roman"/>
            <w:sz w:val="20"/>
            <w:szCs w:val="20"/>
            <w:highlight w:val="yellow"/>
          </w:rPr>
          <w:t>are</w:t>
        </w:r>
      </w:ins>
      <w:ins w:id="571" w:author="Abraham Isaac Jacob Gajardo Cortez (masterin)" w:date="2020-12-01T19:09:00Z">
        <w:r w:rsidR="00B33CDB" w:rsidRPr="00F32E72">
          <w:rPr>
            <w:rFonts w:ascii="Times New Roman" w:hAnsi="Times New Roman" w:cs="Times New Roman"/>
            <w:sz w:val="20"/>
            <w:szCs w:val="20"/>
            <w:highlight w:val="yellow"/>
            <w:rPrChange w:id="572" w:author="Abraham Isaac Jacob Gajardo Cortez (masterin)" w:date="2020-12-01T21:42:00Z">
              <w:rPr>
                <w:rFonts w:ascii="Times New Roman" w:hAnsi="Times New Roman" w:cs="Times New Roman"/>
              </w:rPr>
            </w:rPrChange>
          </w:rPr>
          <w:t xml:space="preserve"> observed for each cause</w:t>
        </w:r>
      </w:ins>
      <w:ins w:id="573" w:author="Abraham Isaac Jacob Gajardo Cortez (masterin)" w:date="2020-12-01T21:54:00Z">
        <w:r w:rsidR="00A9395F">
          <w:rPr>
            <w:rFonts w:ascii="Times New Roman" w:hAnsi="Times New Roman" w:cs="Times New Roman"/>
            <w:sz w:val="20"/>
            <w:szCs w:val="20"/>
            <w:highlight w:val="yellow"/>
          </w:rPr>
          <w:t>.</w:t>
        </w:r>
      </w:ins>
      <w:ins w:id="574" w:author="Abraham Isaac Jacob Gajardo Cortez (masterin)" w:date="2020-12-01T19:09:00Z">
        <w:r w:rsidR="00B33CDB" w:rsidRPr="00F32E72">
          <w:rPr>
            <w:rFonts w:ascii="Times New Roman" w:hAnsi="Times New Roman" w:cs="Times New Roman"/>
            <w:sz w:val="20"/>
            <w:szCs w:val="20"/>
            <w:highlight w:val="yellow"/>
            <w:rPrChange w:id="575" w:author="Abraham Isaac Jacob Gajardo Cortez (masterin)" w:date="2020-12-01T21:42:00Z">
              <w:rPr>
                <w:rFonts w:ascii="Times New Roman" w:hAnsi="Times New Roman" w:cs="Times New Roman"/>
              </w:rPr>
            </w:rPrChange>
          </w:rPr>
          <w:t xml:space="preserve"> </w:t>
        </w:r>
      </w:ins>
      <w:ins w:id="576" w:author="Abraham Isaac Jacob Gajardo Cortez (masterin)" w:date="2020-12-01T21:54:00Z">
        <w:r w:rsidR="00A9395F">
          <w:rPr>
            <w:rFonts w:ascii="Times New Roman" w:hAnsi="Times New Roman" w:cs="Times New Roman"/>
            <w:sz w:val="20"/>
            <w:szCs w:val="20"/>
            <w:highlight w:val="yellow"/>
          </w:rPr>
          <w:t>Differences between m</w:t>
        </w:r>
      </w:ins>
      <w:ins w:id="577" w:author="Abraham Isaac Jacob Gajardo Cortez (masterin)" w:date="2020-12-01T19:06:00Z">
        <w:r w:rsidR="00B33CDB" w:rsidRPr="00F32E72">
          <w:rPr>
            <w:rFonts w:ascii="Times New Roman" w:hAnsi="Times New Roman" w:cs="Times New Roman"/>
            <w:sz w:val="20"/>
            <w:szCs w:val="20"/>
            <w:highlight w:val="yellow"/>
            <w:rPrChange w:id="578" w:author="Abraham Isaac Jacob Gajardo Cortez (masterin)" w:date="2020-12-01T21:42:00Z">
              <w:rPr>
                <w:rFonts w:ascii="Times New Roman" w:hAnsi="Times New Roman" w:cs="Times New Roman"/>
              </w:rPr>
            </w:rPrChange>
          </w:rPr>
          <w:t xml:space="preserve">odel </w:t>
        </w:r>
      </w:ins>
      <w:ins w:id="579" w:author="Abraham Isaac Jacob Gajardo Cortez (masterin)" w:date="2020-12-01T19:07:00Z">
        <w:r w:rsidR="00B33CDB" w:rsidRPr="00F32E72">
          <w:rPr>
            <w:rFonts w:ascii="Times New Roman" w:hAnsi="Times New Roman" w:cs="Times New Roman"/>
            <w:sz w:val="20"/>
            <w:szCs w:val="20"/>
            <w:highlight w:val="yellow"/>
            <w:rPrChange w:id="580" w:author="Abraham Isaac Jacob Gajardo Cortez (masterin)" w:date="2020-12-01T21:42:00Z">
              <w:rPr>
                <w:rFonts w:ascii="Times New Roman" w:hAnsi="Times New Roman" w:cs="Times New Roman"/>
              </w:rPr>
            </w:rPrChange>
          </w:rPr>
          <w:t xml:space="preserve">predictions </w:t>
        </w:r>
      </w:ins>
      <w:ins w:id="581" w:author="Abraham Isaac Jacob Gajardo Cortez (masterin)" w:date="2020-12-01T21:54:00Z">
        <w:r w:rsidR="00A9395F">
          <w:rPr>
            <w:rFonts w:ascii="Times New Roman" w:hAnsi="Times New Roman" w:cs="Times New Roman"/>
            <w:sz w:val="20"/>
            <w:szCs w:val="20"/>
            <w:highlight w:val="yellow"/>
          </w:rPr>
          <w:t xml:space="preserve">and </w:t>
        </w:r>
      </w:ins>
      <w:ins w:id="582" w:author="Abraham Isaac Jacob Gajardo Cortez (masterin)" w:date="2020-12-01T19:08:00Z">
        <w:r w:rsidR="00B33CDB" w:rsidRPr="00F32E72">
          <w:rPr>
            <w:rFonts w:ascii="Times New Roman" w:hAnsi="Times New Roman" w:cs="Times New Roman"/>
            <w:sz w:val="20"/>
            <w:szCs w:val="20"/>
            <w:highlight w:val="yellow"/>
            <w:rPrChange w:id="583" w:author="Abraham Isaac Jacob Gajardo Cortez (masterin)" w:date="2020-12-01T21:42:00Z">
              <w:rPr>
                <w:rFonts w:ascii="Times New Roman" w:hAnsi="Times New Roman" w:cs="Times New Roman"/>
              </w:rPr>
            </w:rPrChange>
          </w:rPr>
          <w:t xml:space="preserve">the </w:t>
        </w:r>
      </w:ins>
      <w:ins w:id="584" w:author="Abraham Isaac Jacob Gajardo Cortez (masterin)" w:date="2020-12-01T19:07:00Z">
        <w:r w:rsidR="00B33CDB" w:rsidRPr="00F32E72">
          <w:rPr>
            <w:rFonts w:ascii="Times New Roman" w:hAnsi="Times New Roman" w:cs="Times New Roman"/>
            <w:sz w:val="20"/>
            <w:szCs w:val="20"/>
            <w:highlight w:val="yellow"/>
            <w:rPrChange w:id="585" w:author="Abraham Isaac Jacob Gajardo Cortez (masterin)" w:date="2020-12-01T21:42:00Z">
              <w:rPr>
                <w:rFonts w:ascii="Times New Roman" w:hAnsi="Times New Roman" w:cs="Times New Roman"/>
              </w:rPr>
            </w:rPrChange>
          </w:rPr>
          <w:t>observed data in the pre</w:t>
        </w:r>
      </w:ins>
      <w:ins w:id="586" w:author="Abraham Isaac Jacob Gajardo Cortez (masterin)" w:date="2020-12-01T21:54:00Z">
        <w:r w:rsidR="00A9395F">
          <w:rPr>
            <w:rFonts w:ascii="Times New Roman" w:hAnsi="Times New Roman" w:cs="Times New Roman"/>
            <w:sz w:val="20"/>
            <w:szCs w:val="20"/>
            <w:highlight w:val="yellow"/>
          </w:rPr>
          <w:t xml:space="preserve"> and post</w:t>
        </w:r>
      </w:ins>
      <w:ins w:id="587" w:author="Abraham Isaac Jacob Gajardo Cortez (masterin)" w:date="2020-12-01T21:55:00Z">
        <w:del w:id="588" w:author="Andrés González Santa Cruz" w:date="2020-12-03T16:07:00Z">
          <w:r w:rsidR="00A9395F" w:rsidDel="00D41248">
            <w:rPr>
              <w:rFonts w:ascii="Times New Roman" w:hAnsi="Times New Roman" w:cs="Times New Roman"/>
              <w:sz w:val="20"/>
              <w:szCs w:val="20"/>
              <w:highlight w:val="yellow"/>
            </w:rPr>
            <w:delText xml:space="preserve"> </w:delText>
          </w:r>
        </w:del>
      </w:ins>
      <w:ins w:id="589" w:author="Andrés González Santa Cruz" w:date="2020-12-03T16:07:00Z">
        <w:r w:rsidR="00D41248">
          <w:rPr>
            <w:rFonts w:ascii="Times New Roman" w:hAnsi="Times New Roman" w:cs="Times New Roman"/>
            <w:sz w:val="20"/>
            <w:szCs w:val="20"/>
            <w:highlight w:val="yellow"/>
          </w:rPr>
          <w:t>-</w:t>
        </w:r>
      </w:ins>
      <w:ins w:id="590" w:author="Abraham Isaac Jacob Gajardo Cortez (masterin)" w:date="2020-12-01T21:55:00Z">
        <w:r w:rsidR="00A9395F">
          <w:rPr>
            <w:rFonts w:ascii="Times New Roman" w:hAnsi="Times New Roman" w:cs="Times New Roman"/>
            <w:sz w:val="20"/>
            <w:szCs w:val="20"/>
            <w:highlight w:val="yellow"/>
          </w:rPr>
          <w:t xml:space="preserve">October protests are </w:t>
        </w:r>
      </w:ins>
      <w:ins w:id="591" w:author="Abraham Isaac Jacob Gajardo Cortez (masterin)" w:date="2020-12-01T21:56:00Z">
        <w:r w:rsidR="00A9395F">
          <w:rPr>
            <w:rFonts w:ascii="Times New Roman" w:hAnsi="Times New Roman" w:cs="Times New Roman"/>
            <w:sz w:val="20"/>
            <w:szCs w:val="20"/>
            <w:highlight w:val="yellow"/>
          </w:rPr>
          <w:t>graphed</w:t>
        </w:r>
      </w:ins>
      <w:ins w:id="592" w:author="Abraham Isaac Jacob Gajardo Cortez (masterin)" w:date="2020-12-01T21:55:00Z">
        <w:r w:rsidR="00A9395F">
          <w:rPr>
            <w:rFonts w:ascii="Times New Roman" w:hAnsi="Times New Roman" w:cs="Times New Roman"/>
            <w:sz w:val="20"/>
            <w:szCs w:val="20"/>
            <w:highlight w:val="yellow"/>
          </w:rPr>
          <w:t xml:space="preserve"> in Figure 2, where </w:t>
        </w:r>
      </w:ins>
      <w:ins w:id="593" w:author="Abraham Isaac Jacob Gajardo Cortez (masterin)" w:date="2020-12-01T21:56:00Z">
        <w:r w:rsidR="00A9395F">
          <w:rPr>
            <w:rFonts w:ascii="Times New Roman" w:hAnsi="Times New Roman" w:cs="Times New Roman"/>
            <w:sz w:val="20"/>
            <w:szCs w:val="20"/>
            <w:highlight w:val="yellow"/>
          </w:rPr>
          <w:t>is possible to note that model predictions fitted the pre-</w:t>
        </w:r>
      </w:ins>
      <w:ins w:id="594" w:author="Abraham Isaac Jacob Gajardo Cortez (masterin)" w:date="2020-12-01T19:07:00Z">
        <w:r w:rsidR="00B33CDB" w:rsidRPr="00F32E72">
          <w:rPr>
            <w:rFonts w:ascii="Times New Roman" w:hAnsi="Times New Roman" w:cs="Times New Roman"/>
            <w:sz w:val="20"/>
            <w:szCs w:val="20"/>
            <w:highlight w:val="yellow"/>
            <w:rPrChange w:id="595" w:author="Abraham Isaac Jacob Gajardo Cortez (masterin)" w:date="2020-12-01T21:42:00Z">
              <w:rPr>
                <w:rFonts w:ascii="Times New Roman" w:hAnsi="Times New Roman" w:cs="Times New Roman"/>
              </w:rPr>
            </w:rPrChange>
          </w:rPr>
          <w:t>expo</w:t>
        </w:r>
        <w:del w:id="596" w:author="Andrés González Santa Cruz" w:date="2020-12-03T16:07:00Z">
          <w:r w:rsidR="00B33CDB" w:rsidRPr="00F32E72" w:rsidDel="00D41248">
            <w:rPr>
              <w:rFonts w:ascii="Times New Roman" w:hAnsi="Times New Roman" w:cs="Times New Roman"/>
              <w:sz w:val="20"/>
              <w:szCs w:val="20"/>
              <w:highlight w:val="yellow"/>
              <w:rPrChange w:id="597" w:author="Abraham Isaac Jacob Gajardo Cortez (masterin)" w:date="2020-12-01T21:42:00Z">
                <w:rPr>
                  <w:rFonts w:ascii="Times New Roman" w:hAnsi="Times New Roman" w:cs="Times New Roman"/>
                </w:rPr>
              </w:rPrChange>
            </w:rPr>
            <w:delText>u</w:delText>
          </w:r>
        </w:del>
        <w:r w:rsidR="00B33CDB" w:rsidRPr="00F32E72">
          <w:rPr>
            <w:rFonts w:ascii="Times New Roman" w:hAnsi="Times New Roman" w:cs="Times New Roman"/>
            <w:sz w:val="20"/>
            <w:szCs w:val="20"/>
            <w:highlight w:val="yellow"/>
            <w:rPrChange w:id="598" w:author="Abraham Isaac Jacob Gajardo Cortez (masterin)" w:date="2020-12-01T21:42:00Z">
              <w:rPr>
                <w:rFonts w:ascii="Times New Roman" w:hAnsi="Times New Roman" w:cs="Times New Roman"/>
              </w:rPr>
            </w:rPrChange>
          </w:rPr>
          <w:t>s</w:t>
        </w:r>
      </w:ins>
      <w:ins w:id="599" w:author="Abraham Isaac Jacob Gajardo Cortez (masterin)" w:date="2020-12-01T21:53:00Z">
        <w:r w:rsidR="00701126">
          <w:rPr>
            <w:rFonts w:ascii="Times New Roman" w:hAnsi="Times New Roman" w:cs="Times New Roman"/>
            <w:sz w:val="20"/>
            <w:szCs w:val="20"/>
            <w:highlight w:val="yellow"/>
          </w:rPr>
          <w:t>u</w:t>
        </w:r>
      </w:ins>
      <w:ins w:id="600" w:author="Abraham Isaac Jacob Gajardo Cortez (masterin)" w:date="2020-12-01T19:07:00Z">
        <w:r w:rsidR="00B33CDB" w:rsidRPr="00F32E72">
          <w:rPr>
            <w:rFonts w:ascii="Times New Roman" w:hAnsi="Times New Roman" w:cs="Times New Roman"/>
            <w:sz w:val="20"/>
            <w:szCs w:val="20"/>
            <w:highlight w:val="yellow"/>
            <w:rPrChange w:id="601" w:author="Abraham Isaac Jacob Gajardo Cortez (masterin)" w:date="2020-12-01T21:42:00Z">
              <w:rPr>
                <w:rFonts w:ascii="Times New Roman" w:hAnsi="Times New Roman" w:cs="Times New Roman"/>
              </w:rPr>
            </w:rPrChange>
          </w:rPr>
          <w:t>r</w:t>
        </w:r>
      </w:ins>
      <w:ins w:id="602" w:author="Abraham Isaac Jacob Gajardo Cortez (masterin)" w:date="2020-12-01T21:53:00Z">
        <w:r w:rsidR="00701126">
          <w:rPr>
            <w:rFonts w:ascii="Times New Roman" w:hAnsi="Times New Roman" w:cs="Times New Roman"/>
            <w:sz w:val="20"/>
            <w:szCs w:val="20"/>
            <w:highlight w:val="yellow"/>
          </w:rPr>
          <w:t>e</w:t>
        </w:r>
      </w:ins>
      <w:ins w:id="603" w:author="Abraham Isaac Jacob Gajardo Cortez (masterin)" w:date="2020-12-01T19:07:00Z">
        <w:r w:rsidR="00B33CDB" w:rsidRPr="00F32E72">
          <w:rPr>
            <w:rFonts w:ascii="Times New Roman" w:hAnsi="Times New Roman" w:cs="Times New Roman"/>
            <w:sz w:val="20"/>
            <w:szCs w:val="20"/>
            <w:highlight w:val="yellow"/>
            <w:rPrChange w:id="604" w:author="Abraham Isaac Jacob Gajardo Cortez (masterin)" w:date="2020-12-01T21:42:00Z">
              <w:rPr>
                <w:rFonts w:ascii="Times New Roman" w:hAnsi="Times New Roman" w:cs="Times New Roman"/>
              </w:rPr>
            </w:rPrChange>
          </w:rPr>
          <w:t xml:space="preserve"> </w:t>
        </w:r>
      </w:ins>
      <w:ins w:id="605" w:author="Abraham Isaac Jacob Gajardo Cortez (masterin)" w:date="2020-12-01T21:56:00Z">
        <w:r w:rsidR="00A9395F">
          <w:rPr>
            <w:rFonts w:ascii="Times New Roman" w:hAnsi="Times New Roman" w:cs="Times New Roman"/>
            <w:sz w:val="20"/>
            <w:szCs w:val="20"/>
            <w:highlight w:val="yellow"/>
          </w:rPr>
          <w:t xml:space="preserve">data </w:t>
        </w:r>
      </w:ins>
      <w:ins w:id="606" w:author="Abraham Isaac Jacob Gajardo Cortez (masterin)" w:date="2020-12-01T19:08:00Z">
        <w:r w:rsidR="00B33CDB" w:rsidRPr="00F32E72">
          <w:rPr>
            <w:rFonts w:ascii="Times New Roman" w:hAnsi="Times New Roman" w:cs="Times New Roman"/>
            <w:sz w:val="20"/>
            <w:szCs w:val="20"/>
            <w:highlight w:val="yellow"/>
            <w:rPrChange w:id="607" w:author="Abraham Isaac Jacob Gajardo Cortez (masterin)" w:date="2020-12-01T21:42:00Z">
              <w:rPr>
                <w:rFonts w:ascii="Times New Roman" w:hAnsi="Times New Roman" w:cs="Times New Roman"/>
              </w:rPr>
            </w:rPrChange>
          </w:rPr>
          <w:t>for all the outcomes</w:t>
        </w:r>
      </w:ins>
      <w:ins w:id="608" w:author="Abraham Isaac Jacob Gajardo Cortez (masterin)" w:date="2020-12-01T21:53:00Z">
        <w:r w:rsidR="00701126">
          <w:rPr>
            <w:rFonts w:ascii="Times New Roman" w:hAnsi="Times New Roman" w:cs="Times New Roman"/>
            <w:sz w:val="20"/>
            <w:szCs w:val="20"/>
            <w:highlight w:val="yellow"/>
          </w:rPr>
          <w:t xml:space="preserve"> (Figure 2)</w:t>
        </w:r>
      </w:ins>
      <w:ins w:id="609" w:author="Abraham Isaac Jacob Gajardo Cortez (masterin)" w:date="2020-12-01T19:08:00Z">
        <w:r w:rsidR="00B33CDB" w:rsidRPr="00F32E72">
          <w:rPr>
            <w:rFonts w:ascii="Times New Roman" w:hAnsi="Times New Roman" w:cs="Times New Roman"/>
            <w:sz w:val="20"/>
            <w:szCs w:val="20"/>
            <w:highlight w:val="yellow"/>
            <w:rPrChange w:id="610" w:author="Abraham Isaac Jacob Gajardo Cortez (masterin)" w:date="2020-12-01T21:42:00Z">
              <w:rPr>
                <w:rFonts w:ascii="Times New Roman" w:hAnsi="Times New Roman" w:cs="Times New Roman"/>
              </w:rPr>
            </w:rPrChange>
          </w:rPr>
          <w:t>.</w:t>
        </w:r>
      </w:ins>
    </w:p>
    <w:p w14:paraId="34DC3D21" w14:textId="7EE12EB9" w:rsidR="00B33CDB" w:rsidRPr="00F32E72" w:rsidRDefault="00B33CDB" w:rsidP="00F32E72">
      <w:pPr>
        <w:spacing w:line="360" w:lineRule="auto"/>
        <w:jc w:val="both"/>
        <w:rPr>
          <w:ins w:id="611" w:author="Abraham Isaac Jacob Gajardo Cortez (masterin)" w:date="2020-12-01T19:12:00Z"/>
          <w:rFonts w:ascii="Times New Roman" w:hAnsi="Times New Roman" w:cs="Times New Roman"/>
          <w:sz w:val="20"/>
          <w:szCs w:val="20"/>
          <w:rPrChange w:id="612" w:author="Abraham Isaac Jacob Gajardo Cortez (masterin)" w:date="2020-12-01T21:42:00Z">
            <w:rPr>
              <w:ins w:id="613" w:author="Abraham Isaac Jacob Gajardo Cortez (masterin)" w:date="2020-12-01T19:12:00Z"/>
              <w:rFonts w:ascii="Times New Roman" w:hAnsi="Times New Roman" w:cs="Times New Roman"/>
            </w:rPr>
          </w:rPrChange>
        </w:rPr>
      </w:pPr>
    </w:p>
    <w:p w14:paraId="57A2FB0C" w14:textId="1A5F9F0C" w:rsidR="001C727B" w:rsidRPr="00F32E72" w:rsidRDefault="00A9395F" w:rsidP="00F32E72">
      <w:pPr>
        <w:spacing w:line="360" w:lineRule="auto"/>
        <w:ind w:firstLine="720"/>
        <w:jc w:val="both"/>
        <w:rPr>
          <w:ins w:id="614" w:author="Abraham Isaac Jacob Gajardo Cortez (masterin)" w:date="2020-12-01T19:16:00Z"/>
          <w:rFonts w:ascii="Times New Roman" w:hAnsi="Times New Roman" w:cs="Times New Roman"/>
          <w:sz w:val="20"/>
          <w:szCs w:val="20"/>
          <w:rPrChange w:id="615" w:author="Abraham Isaac Jacob Gajardo Cortez (masterin)" w:date="2020-12-01T21:42:00Z">
            <w:rPr>
              <w:ins w:id="616" w:author="Abraham Isaac Jacob Gajardo Cortez (masterin)" w:date="2020-12-01T19:16:00Z"/>
              <w:rFonts w:ascii="Times New Roman" w:hAnsi="Times New Roman" w:cs="Times New Roman"/>
            </w:rPr>
          </w:rPrChange>
        </w:rPr>
      </w:pPr>
      <w:ins w:id="617" w:author="Abraham Isaac Jacob Gajardo Cortez (masterin)" w:date="2020-12-01T21:56:00Z">
        <w:r>
          <w:rPr>
            <w:rFonts w:ascii="Times New Roman" w:hAnsi="Times New Roman" w:cs="Times New Roman"/>
            <w:sz w:val="20"/>
            <w:szCs w:val="20"/>
          </w:rPr>
          <w:t>T</w:t>
        </w:r>
      </w:ins>
      <w:ins w:id="618" w:author="Abraham Isaac Jacob Gajardo Cortez (masterin)" w:date="2020-12-01T19:12:00Z">
        <w:r w:rsidR="00B33CDB" w:rsidRPr="00F32E72">
          <w:rPr>
            <w:rFonts w:ascii="Times New Roman" w:hAnsi="Times New Roman" w:cs="Times New Roman"/>
            <w:sz w:val="20"/>
            <w:szCs w:val="20"/>
            <w:rPrChange w:id="619" w:author="Abraham Isaac Jacob Gajardo Cortez (masterin)" w:date="2020-12-01T21:42:00Z">
              <w:rPr>
                <w:rFonts w:ascii="Times New Roman" w:hAnsi="Times New Roman" w:cs="Times New Roman"/>
              </w:rPr>
            </w:rPrChange>
          </w:rPr>
          <w:t xml:space="preserve">he effect of </w:t>
        </w:r>
      </w:ins>
      <w:ins w:id="620" w:author="Abraham Isaac Jacob Gajardo Cortez (masterin)" w:date="2020-12-01T19:42:00Z">
        <w:r w:rsidR="00B22AE2" w:rsidRPr="00F32E72">
          <w:rPr>
            <w:rFonts w:ascii="Times New Roman" w:hAnsi="Times New Roman" w:cs="Times New Roman"/>
            <w:sz w:val="20"/>
            <w:szCs w:val="20"/>
            <w:rPrChange w:id="621" w:author="Abraham Isaac Jacob Gajardo Cortez (masterin)" w:date="2020-12-01T21:42:00Z">
              <w:rPr>
                <w:rFonts w:ascii="Times New Roman" w:hAnsi="Times New Roman" w:cs="Times New Roman"/>
              </w:rPr>
            </w:rPrChange>
          </w:rPr>
          <w:t>October's S</w:t>
        </w:r>
      </w:ins>
      <w:ins w:id="622" w:author="Abraham Isaac Jacob Gajardo Cortez (masterin)" w:date="2020-12-01T19:12:00Z">
        <w:r w:rsidR="00B33CDB" w:rsidRPr="00F32E72">
          <w:rPr>
            <w:rFonts w:ascii="Times New Roman" w:hAnsi="Times New Roman" w:cs="Times New Roman"/>
            <w:sz w:val="20"/>
            <w:szCs w:val="20"/>
            <w:rPrChange w:id="623" w:author="Abraham Isaac Jacob Gajardo Cortez (masterin)" w:date="2020-12-01T21:42:00Z">
              <w:rPr>
                <w:rFonts w:ascii="Times New Roman" w:hAnsi="Times New Roman" w:cs="Times New Roman"/>
              </w:rPr>
            </w:rPrChange>
          </w:rPr>
          <w:t xml:space="preserve">ocial </w:t>
        </w:r>
      </w:ins>
      <w:ins w:id="624" w:author="Abraham Isaac Jacob Gajardo Cortez (masterin)" w:date="2020-12-01T19:42:00Z">
        <w:r w:rsidR="00B22AE2" w:rsidRPr="00F32E72">
          <w:rPr>
            <w:rFonts w:ascii="Times New Roman" w:hAnsi="Times New Roman" w:cs="Times New Roman"/>
            <w:sz w:val="20"/>
            <w:szCs w:val="20"/>
            <w:rPrChange w:id="625" w:author="Abraham Isaac Jacob Gajardo Cortez (masterin)" w:date="2020-12-01T21:42:00Z">
              <w:rPr>
                <w:rFonts w:ascii="Times New Roman" w:hAnsi="Times New Roman" w:cs="Times New Roman"/>
              </w:rPr>
            </w:rPrChange>
          </w:rPr>
          <w:t xml:space="preserve">movement </w:t>
        </w:r>
      </w:ins>
      <w:ins w:id="626" w:author="Abraham Isaac Jacob Gajardo Cortez (masterin)" w:date="2020-12-01T19:43:00Z">
        <w:r w:rsidR="00B22AE2" w:rsidRPr="00F32E72">
          <w:rPr>
            <w:rFonts w:ascii="Times New Roman" w:hAnsi="Times New Roman" w:cs="Times New Roman"/>
            <w:sz w:val="20"/>
            <w:szCs w:val="20"/>
            <w:rPrChange w:id="627" w:author="Abraham Isaac Jacob Gajardo Cortez (masterin)" w:date="2020-12-01T21:42:00Z">
              <w:rPr>
                <w:rFonts w:ascii="Times New Roman" w:hAnsi="Times New Roman" w:cs="Times New Roman"/>
              </w:rPr>
            </w:rPrChange>
          </w:rPr>
          <w:t xml:space="preserve">and crowd-control techniques </w:t>
        </w:r>
      </w:ins>
      <w:ins w:id="628" w:author="Abraham Isaac Jacob Gajardo Cortez (masterin)" w:date="2020-12-01T19:12:00Z">
        <w:r w:rsidR="00B33CDB" w:rsidRPr="00F32E72">
          <w:rPr>
            <w:rFonts w:ascii="Times New Roman" w:hAnsi="Times New Roman" w:cs="Times New Roman"/>
            <w:sz w:val="20"/>
            <w:szCs w:val="20"/>
            <w:rPrChange w:id="629" w:author="Abraham Isaac Jacob Gajardo Cortez (masterin)" w:date="2020-12-01T21:42:00Z">
              <w:rPr>
                <w:rFonts w:ascii="Times New Roman" w:hAnsi="Times New Roman" w:cs="Times New Roman"/>
              </w:rPr>
            </w:rPrChange>
          </w:rPr>
          <w:t>on ED consultations and hospitalizations</w:t>
        </w:r>
      </w:ins>
      <w:ins w:id="630" w:author="Abraham Isaac Jacob Gajardo Cortez (masterin)" w:date="2020-12-01T21:57:00Z">
        <w:r>
          <w:rPr>
            <w:rFonts w:ascii="Times New Roman" w:hAnsi="Times New Roman" w:cs="Times New Roman"/>
            <w:sz w:val="20"/>
            <w:szCs w:val="20"/>
          </w:rPr>
          <w:t xml:space="preserve"> are displayed in Table 1 and Figure 2</w:t>
        </w:r>
      </w:ins>
      <w:ins w:id="631" w:author="Abraham Isaac Jacob Gajardo Cortez (masterin)" w:date="2020-12-01T19:12:00Z">
        <w:r w:rsidR="00B33CDB" w:rsidRPr="00F32E72">
          <w:rPr>
            <w:rFonts w:ascii="Times New Roman" w:hAnsi="Times New Roman" w:cs="Times New Roman"/>
            <w:sz w:val="20"/>
            <w:szCs w:val="20"/>
            <w:rPrChange w:id="632" w:author="Abraham Isaac Jacob Gajardo Cortez (masterin)" w:date="2020-12-01T21:42:00Z">
              <w:rPr>
                <w:rFonts w:ascii="Times New Roman" w:hAnsi="Times New Roman" w:cs="Times New Roman"/>
              </w:rPr>
            </w:rPrChange>
          </w:rPr>
          <w:t xml:space="preserve">. </w:t>
        </w:r>
      </w:ins>
      <w:ins w:id="633" w:author="Abraham Isaac Jacob Gajardo Cortez (masterin)" w:date="2020-12-01T19:15:00Z">
        <w:r w:rsidR="00B33CDB" w:rsidRPr="00F32E72">
          <w:rPr>
            <w:rFonts w:ascii="Times New Roman" w:hAnsi="Times New Roman" w:cs="Times New Roman"/>
            <w:sz w:val="20"/>
            <w:szCs w:val="20"/>
            <w:rPrChange w:id="634" w:author="Abraham Isaac Jacob Gajardo Cortez (masterin)" w:date="2020-12-01T21:42:00Z">
              <w:rPr>
                <w:rFonts w:ascii="Times New Roman" w:hAnsi="Times New Roman" w:cs="Times New Roman"/>
              </w:rPr>
            </w:rPrChange>
          </w:rPr>
          <w:t xml:space="preserve">Whereas </w:t>
        </w:r>
      </w:ins>
      <w:ins w:id="635" w:author="Abraham Isaac Jacob Gajardo Cortez (masterin)" w:date="2020-12-01T19:17:00Z">
        <w:r w:rsidR="001C727B" w:rsidRPr="00F32E72">
          <w:rPr>
            <w:rFonts w:ascii="Times New Roman" w:hAnsi="Times New Roman" w:cs="Times New Roman"/>
            <w:sz w:val="20"/>
            <w:szCs w:val="20"/>
            <w:rPrChange w:id="636" w:author="Abraham Isaac Jacob Gajardo Cortez (masterin)" w:date="2020-12-01T21:42:00Z">
              <w:rPr>
                <w:rFonts w:ascii="Times New Roman" w:hAnsi="Times New Roman" w:cs="Times New Roman"/>
              </w:rPr>
            </w:rPrChange>
          </w:rPr>
          <w:t xml:space="preserve">weekly </w:t>
        </w:r>
      </w:ins>
      <w:ins w:id="637" w:author="Abraham Isaac Jacob Gajardo Cortez (masterin)" w:date="2020-12-01T19:15:00Z">
        <w:r w:rsidR="00B33CDB" w:rsidRPr="00F32E72">
          <w:rPr>
            <w:rFonts w:ascii="Times New Roman" w:hAnsi="Times New Roman" w:cs="Times New Roman"/>
            <w:sz w:val="20"/>
            <w:szCs w:val="20"/>
            <w:rPrChange w:id="638" w:author="Abraham Isaac Jacob Gajardo Cortez (masterin)" w:date="2020-12-01T21:42:00Z">
              <w:rPr>
                <w:rFonts w:ascii="Times New Roman" w:hAnsi="Times New Roman" w:cs="Times New Roman"/>
              </w:rPr>
            </w:rPrChange>
          </w:rPr>
          <w:t>trauma consultations did not vary after social protests began, trauma hospitalizations incr</w:t>
        </w:r>
      </w:ins>
      <w:ins w:id="639" w:author="Abraham Isaac Jacob Gajardo Cortez (masterin)" w:date="2020-12-01T19:18:00Z">
        <w:r w:rsidR="001C727B" w:rsidRPr="00F32E72">
          <w:rPr>
            <w:rFonts w:ascii="Times New Roman" w:hAnsi="Times New Roman" w:cs="Times New Roman"/>
            <w:sz w:val="20"/>
            <w:szCs w:val="20"/>
            <w:rPrChange w:id="640" w:author="Abraham Isaac Jacob Gajardo Cortez (masterin)" w:date="2020-12-01T21:42:00Z">
              <w:rPr>
                <w:rFonts w:ascii="Times New Roman" w:hAnsi="Times New Roman" w:cs="Times New Roman"/>
              </w:rPr>
            </w:rPrChange>
          </w:rPr>
          <w:t>e</w:t>
        </w:r>
      </w:ins>
      <w:ins w:id="641" w:author="Abraham Isaac Jacob Gajardo Cortez (masterin)" w:date="2020-12-01T19:15:00Z">
        <w:r w:rsidR="00B33CDB" w:rsidRPr="00F32E72">
          <w:rPr>
            <w:rFonts w:ascii="Times New Roman" w:hAnsi="Times New Roman" w:cs="Times New Roman"/>
            <w:sz w:val="20"/>
            <w:szCs w:val="20"/>
            <w:rPrChange w:id="642" w:author="Abraham Isaac Jacob Gajardo Cortez (masterin)" w:date="2020-12-01T21:42:00Z">
              <w:rPr>
                <w:rFonts w:ascii="Times New Roman" w:hAnsi="Times New Roman" w:cs="Times New Roman"/>
              </w:rPr>
            </w:rPrChange>
          </w:rPr>
          <w:t>ased (</w:t>
        </w:r>
      </w:ins>
      <w:ins w:id="643" w:author="Abraham Isaac Jacob Gajardo Cortez (masterin)" w:date="2020-12-01T19:16:00Z">
        <w:r w:rsidR="00B33CDB" w:rsidRPr="00F32E72">
          <w:rPr>
            <w:rFonts w:ascii="Times New Roman" w:hAnsi="Times New Roman" w:cs="Times New Roman"/>
            <w:sz w:val="20"/>
            <w:szCs w:val="20"/>
            <w:rPrChange w:id="644" w:author="Abraham Isaac Jacob Gajardo Cortez (masterin)" w:date="2020-12-01T21:42:00Z">
              <w:rPr>
                <w:rFonts w:ascii="Times New Roman" w:hAnsi="Times New Roman" w:cs="Times New Roman"/>
              </w:rPr>
            </w:rPrChange>
          </w:rPr>
          <w:t>relative effect 1</w:t>
        </w:r>
      </w:ins>
      <w:ins w:id="645" w:author="Abraham Isaac Jacob Gajardo Cortez (masterin)" w:date="2020-12-01T19:17:00Z">
        <w:r w:rsidR="001C727B" w:rsidRPr="00F32E72">
          <w:rPr>
            <w:rFonts w:ascii="Times New Roman" w:hAnsi="Times New Roman" w:cs="Times New Roman"/>
            <w:sz w:val="20"/>
            <w:szCs w:val="20"/>
            <w:rPrChange w:id="646" w:author="Abraham Isaac Jacob Gajardo Cortez (masterin)" w:date="2020-12-01T21:42:00Z">
              <w:rPr>
                <w:rFonts w:ascii="Times New Roman" w:hAnsi="Times New Roman" w:cs="Times New Roman"/>
              </w:rPr>
            </w:rPrChange>
          </w:rPr>
          <w:t>6</w:t>
        </w:r>
      </w:ins>
      <w:ins w:id="647" w:author="Abraham Isaac Jacob Gajardo Cortez (masterin)" w:date="2020-12-01T19:16:00Z">
        <w:r w:rsidR="00B33CDB" w:rsidRPr="00F32E72">
          <w:rPr>
            <w:rFonts w:ascii="Times New Roman" w:hAnsi="Times New Roman" w:cs="Times New Roman"/>
            <w:sz w:val="20"/>
            <w:szCs w:val="20"/>
            <w:rPrChange w:id="648" w:author="Abraham Isaac Jacob Gajardo Cortez (masterin)" w:date="2020-12-01T21:42:00Z">
              <w:rPr>
                <w:rFonts w:ascii="Times New Roman" w:hAnsi="Times New Roman" w:cs="Times New Roman"/>
              </w:rPr>
            </w:rPrChange>
          </w:rPr>
          <w:t xml:space="preserve">%, p-value 0.010). Consequently, </w:t>
        </w:r>
      </w:ins>
      <w:ins w:id="649" w:author="Abraham Isaac Jacob Gajardo Cortez (masterin)" w:date="2020-12-01T19:18:00Z">
        <w:r w:rsidR="001C727B" w:rsidRPr="00F32E72">
          <w:rPr>
            <w:rFonts w:ascii="Times New Roman" w:hAnsi="Times New Roman" w:cs="Times New Roman"/>
            <w:sz w:val="20"/>
            <w:szCs w:val="20"/>
            <w:rPrChange w:id="650" w:author="Abraham Isaac Jacob Gajardo Cortez (masterin)" w:date="2020-12-01T21:42:00Z">
              <w:rPr>
                <w:rFonts w:ascii="Times New Roman" w:hAnsi="Times New Roman" w:cs="Times New Roman"/>
              </w:rPr>
            </w:rPrChange>
          </w:rPr>
          <w:t>trauma hospitalizations per 1,000 consultations were 38% higher than predicted (p-value = 0.0</w:t>
        </w:r>
      </w:ins>
      <w:ins w:id="651" w:author="Abraham Isaac Jacob Gajardo Cortez (masterin)" w:date="2020-12-01T19:19:00Z">
        <w:r w:rsidR="001C727B" w:rsidRPr="00F32E72">
          <w:rPr>
            <w:rFonts w:ascii="Times New Roman" w:hAnsi="Times New Roman" w:cs="Times New Roman"/>
            <w:sz w:val="20"/>
            <w:szCs w:val="20"/>
            <w:rPrChange w:id="652" w:author="Abraham Isaac Jacob Gajardo Cortez (masterin)" w:date="2020-12-01T21:42:00Z">
              <w:rPr>
                <w:rFonts w:ascii="Times New Roman" w:hAnsi="Times New Roman" w:cs="Times New Roman"/>
              </w:rPr>
            </w:rPrChange>
          </w:rPr>
          <w:t>07</w:t>
        </w:r>
      </w:ins>
      <w:ins w:id="653" w:author="Abraham Isaac Jacob Gajardo Cortez (masterin)" w:date="2020-12-01T19:18:00Z">
        <w:r w:rsidR="001C727B" w:rsidRPr="00F32E72">
          <w:rPr>
            <w:rFonts w:ascii="Times New Roman" w:hAnsi="Times New Roman" w:cs="Times New Roman"/>
            <w:sz w:val="20"/>
            <w:szCs w:val="20"/>
            <w:rPrChange w:id="654" w:author="Abraham Isaac Jacob Gajardo Cortez (masterin)" w:date="2020-12-01T21:42:00Z">
              <w:rPr>
                <w:rFonts w:ascii="Times New Roman" w:hAnsi="Times New Roman" w:cs="Times New Roman"/>
              </w:rPr>
            </w:rPrChange>
          </w:rPr>
          <w:t>)</w:t>
        </w:r>
      </w:ins>
      <w:ins w:id="655" w:author="Abraham Isaac Jacob Gajardo Cortez (masterin)" w:date="2020-12-01T19:19:00Z">
        <w:r w:rsidR="001C727B" w:rsidRPr="00F32E72">
          <w:rPr>
            <w:rFonts w:ascii="Times New Roman" w:hAnsi="Times New Roman" w:cs="Times New Roman"/>
            <w:sz w:val="20"/>
            <w:szCs w:val="20"/>
            <w:rPrChange w:id="656" w:author="Abraham Isaac Jacob Gajardo Cortez (masterin)" w:date="2020-12-01T21:42:00Z">
              <w:rPr>
                <w:rFonts w:ascii="Times New Roman" w:hAnsi="Times New Roman" w:cs="Times New Roman"/>
              </w:rPr>
            </w:rPrChange>
          </w:rPr>
          <w:t xml:space="preserve">. On the other </w:t>
        </w:r>
        <w:proofErr w:type="gramStart"/>
        <w:r w:rsidR="001C727B" w:rsidRPr="00F32E72">
          <w:rPr>
            <w:rFonts w:ascii="Times New Roman" w:hAnsi="Times New Roman" w:cs="Times New Roman"/>
            <w:sz w:val="20"/>
            <w:szCs w:val="20"/>
            <w:rPrChange w:id="657" w:author="Abraham Isaac Jacob Gajardo Cortez (masterin)" w:date="2020-12-01T21:42:00Z">
              <w:rPr>
                <w:rFonts w:ascii="Times New Roman" w:hAnsi="Times New Roman" w:cs="Times New Roman"/>
              </w:rPr>
            </w:rPrChange>
          </w:rPr>
          <w:t xml:space="preserve">hand,  </w:t>
        </w:r>
      </w:ins>
      <w:ins w:id="658" w:author="Abraham Isaac Jacob Gajardo Cortez (masterin)" w:date="2020-12-01T19:20:00Z">
        <w:r w:rsidR="001C727B" w:rsidRPr="00F32E72">
          <w:rPr>
            <w:rFonts w:ascii="Times New Roman" w:hAnsi="Times New Roman" w:cs="Times New Roman"/>
            <w:sz w:val="20"/>
            <w:szCs w:val="20"/>
            <w:rPrChange w:id="659" w:author="Abraham Isaac Jacob Gajardo Cortez (masterin)" w:date="2020-12-01T21:42:00Z">
              <w:rPr>
                <w:rFonts w:ascii="Times New Roman" w:hAnsi="Times New Roman" w:cs="Times New Roman"/>
              </w:rPr>
            </w:rPrChange>
          </w:rPr>
          <w:t>weekly</w:t>
        </w:r>
        <w:proofErr w:type="gramEnd"/>
        <w:r w:rsidR="001C727B" w:rsidRPr="00F32E72">
          <w:rPr>
            <w:rFonts w:ascii="Times New Roman" w:hAnsi="Times New Roman" w:cs="Times New Roman"/>
            <w:sz w:val="20"/>
            <w:szCs w:val="20"/>
            <w:rPrChange w:id="660" w:author="Abraham Isaac Jacob Gajardo Cortez (masterin)" w:date="2020-12-01T21:42:00Z">
              <w:rPr>
                <w:rFonts w:ascii="Times New Roman" w:hAnsi="Times New Roman" w:cs="Times New Roman"/>
              </w:rPr>
            </w:rPrChange>
          </w:rPr>
          <w:t xml:space="preserve"> consultations by respiratory causes </w:t>
        </w:r>
      </w:ins>
      <w:ins w:id="661" w:author="Abraham Isaac Jacob Gajardo Cortez (masterin)" w:date="2020-12-01T19:21:00Z">
        <w:r w:rsidR="001C727B" w:rsidRPr="00F32E72">
          <w:rPr>
            <w:rFonts w:ascii="Times New Roman" w:hAnsi="Times New Roman" w:cs="Times New Roman"/>
            <w:sz w:val="20"/>
            <w:szCs w:val="20"/>
            <w:rPrChange w:id="662" w:author="Abraham Isaac Jacob Gajardo Cortez (masterin)" w:date="2020-12-01T21:42:00Z">
              <w:rPr>
                <w:rFonts w:ascii="Times New Roman" w:hAnsi="Times New Roman" w:cs="Times New Roman"/>
              </w:rPr>
            </w:rPrChange>
          </w:rPr>
          <w:t xml:space="preserve">trended to be </w:t>
        </w:r>
      </w:ins>
      <w:ins w:id="663" w:author="Abraham Isaac Jacob Gajardo Cortez (masterin)" w:date="2020-12-01T19:24:00Z">
        <w:r w:rsidR="001C727B" w:rsidRPr="00F32E72">
          <w:rPr>
            <w:rFonts w:ascii="Times New Roman" w:hAnsi="Times New Roman" w:cs="Times New Roman"/>
            <w:sz w:val="20"/>
            <w:szCs w:val="20"/>
            <w:rPrChange w:id="664" w:author="Abraham Isaac Jacob Gajardo Cortez (masterin)" w:date="2020-12-01T21:42:00Z">
              <w:rPr>
                <w:rFonts w:ascii="Times New Roman" w:hAnsi="Times New Roman" w:cs="Times New Roman"/>
              </w:rPr>
            </w:rPrChange>
          </w:rPr>
          <w:t>lower</w:t>
        </w:r>
        <w:del w:id="665" w:author="Andrés González Santa Cruz" w:date="2020-12-03T16:06:00Z">
          <w:r w:rsidR="001C727B" w:rsidRPr="00F32E72" w:rsidDel="00D41248">
            <w:rPr>
              <w:rFonts w:ascii="Times New Roman" w:hAnsi="Times New Roman" w:cs="Times New Roman"/>
              <w:sz w:val="20"/>
              <w:szCs w:val="20"/>
              <w:rPrChange w:id="666" w:author="Abraham Isaac Jacob Gajardo Cortez (masterin)" w:date="2020-12-01T21:42:00Z">
                <w:rPr>
                  <w:rFonts w:ascii="Times New Roman" w:hAnsi="Times New Roman" w:cs="Times New Roman"/>
                </w:rPr>
              </w:rPrChange>
            </w:rPr>
            <w:delText xml:space="preserve"> </w:delText>
          </w:r>
        </w:del>
      </w:ins>
      <w:ins w:id="667" w:author="Abraham Isaac Jacob Gajardo Cortez (masterin)" w:date="2020-12-01T19:22:00Z">
        <w:r w:rsidR="001C727B" w:rsidRPr="00F32E72">
          <w:rPr>
            <w:rFonts w:ascii="Times New Roman" w:hAnsi="Times New Roman" w:cs="Times New Roman"/>
            <w:sz w:val="20"/>
            <w:szCs w:val="20"/>
            <w:rPrChange w:id="668" w:author="Abraham Isaac Jacob Gajardo Cortez (masterin)" w:date="2020-12-01T21:42:00Z">
              <w:rPr>
                <w:rFonts w:ascii="Times New Roman" w:hAnsi="Times New Roman" w:cs="Times New Roman"/>
              </w:rPr>
            </w:rPrChange>
          </w:rPr>
          <w:t xml:space="preserve"> </w:t>
        </w:r>
      </w:ins>
      <w:ins w:id="669" w:author="Abraham Isaac Jacob Gajardo Cortez (masterin)" w:date="2020-12-01T19:24:00Z">
        <w:r w:rsidR="001C727B" w:rsidRPr="00F32E72">
          <w:rPr>
            <w:rFonts w:ascii="Times New Roman" w:hAnsi="Times New Roman" w:cs="Times New Roman"/>
            <w:sz w:val="20"/>
            <w:szCs w:val="20"/>
            <w:rPrChange w:id="670" w:author="Abraham Isaac Jacob Gajardo Cortez (masterin)" w:date="2020-12-01T21:42:00Z">
              <w:rPr>
                <w:rFonts w:ascii="Times New Roman" w:hAnsi="Times New Roman" w:cs="Times New Roman"/>
              </w:rPr>
            </w:rPrChange>
          </w:rPr>
          <w:t>f</w:t>
        </w:r>
      </w:ins>
      <w:ins w:id="671" w:author="Abraham Isaac Jacob Gajardo Cortez (masterin)" w:date="2020-12-01T19:22:00Z">
        <w:r w:rsidR="001C727B" w:rsidRPr="00F32E72">
          <w:rPr>
            <w:rFonts w:ascii="Times New Roman" w:hAnsi="Times New Roman" w:cs="Times New Roman"/>
            <w:sz w:val="20"/>
            <w:szCs w:val="20"/>
            <w:rPrChange w:id="672" w:author="Abraham Isaac Jacob Gajardo Cortez (masterin)" w:date="2020-12-01T21:42:00Z">
              <w:rPr>
                <w:rFonts w:ascii="Times New Roman" w:hAnsi="Times New Roman" w:cs="Times New Roman"/>
              </w:rPr>
            </w:rPrChange>
          </w:rPr>
          <w:t xml:space="preserve">rom the week </w:t>
        </w:r>
      </w:ins>
      <w:ins w:id="673" w:author="Abraham Isaac Jacob Gajardo Cortez (masterin)" w:date="2020-12-01T19:24:00Z">
        <w:r w:rsidR="001C727B" w:rsidRPr="00F32E72">
          <w:rPr>
            <w:rFonts w:ascii="Times New Roman" w:hAnsi="Times New Roman" w:cs="Times New Roman"/>
            <w:sz w:val="20"/>
            <w:szCs w:val="20"/>
            <w:rPrChange w:id="674" w:author="Abraham Isaac Jacob Gajardo Cortez (masterin)" w:date="2020-12-01T21:42:00Z">
              <w:rPr>
                <w:rFonts w:ascii="Times New Roman" w:hAnsi="Times New Roman" w:cs="Times New Roman"/>
              </w:rPr>
            </w:rPrChange>
          </w:rPr>
          <w:t>following</w:t>
        </w:r>
      </w:ins>
      <w:ins w:id="675" w:author="Abraham Isaac Jacob Gajardo Cortez (masterin)" w:date="2020-12-01T19:22:00Z">
        <w:r w:rsidR="001C727B" w:rsidRPr="00F32E72">
          <w:rPr>
            <w:rFonts w:ascii="Times New Roman" w:hAnsi="Times New Roman" w:cs="Times New Roman"/>
            <w:sz w:val="20"/>
            <w:szCs w:val="20"/>
            <w:rPrChange w:id="676" w:author="Abraham Isaac Jacob Gajardo Cortez (masterin)" w:date="2020-12-01T21:42:00Z">
              <w:rPr>
                <w:rFonts w:ascii="Times New Roman" w:hAnsi="Times New Roman" w:cs="Times New Roman"/>
              </w:rPr>
            </w:rPrChange>
          </w:rPr>
          <w:t xml:space="preserve"> October 18, 2019</w:t>
        </w:r>
      </w:ins>
      <w:ins w:id="677" w:author="Andrés González Santa Cruz" w:date="2020-12-03T16:06:00Z">
        <w:r w:rsidR="00D41248">
          <w:rPr>
            <w:rFonts w:ascii="Times New Roman" w:hAnsi="Times New Roman" w:cs="Times New Roman"/>
            <w:sz w:val="20"/>
            <w:szCs w:val="20"/>
          </w:rPr>
          <w:t>,</w:t>
        </w:r>
      </w:ins>
      <w:ins w:id="678" w:author="Abraham Isaac Jacob Gajardo Cortez (masterin)" w:date="2020-12-01T19:22:00Z">
        <w:r w:rsidR="001C727B" w:rsidRPr="00F32E72">
          <w:rPr>
            <w:rFonts w:ascii="Times New Roman" w:hAnsi="Times New Roman" w:cs="Times New Roman"/>
            <w:sz w:val="20"/>
            <w:szCs w:val="20"/>
            <w:rPrChange w:id="679" w:author="Abraham Isaac Jacob Gajardo Cortez (masterin)" w:date="2020-12-01T21:42:00Z">
              <w:rPr>
                <w:rFonts w:ascii="Times New Roman" w:hAnsi="Times New Roman" w:cs="Times New Roman"/>
              </w:rPr>
            </w:rPrChange>
          </w:rPr>
          <w:t xml:space="preserve"> to December 31, 2019</w:t>
        </w:r>
      </w:ins>
      <w:ins w:id="680" w:author="Abraham Isaac Jacob Gajardo Cortez (masterin)" w:date="2020-12-01T19:23:00Z">
        <w:r w:rsidR="001C727B" w:rsidRPr="00F32E72">
          <w:rPr>
            <w:rFonts w:ascii="Times New Roman" w:hAnsi="Times New Roman" w:cs="Times New Roman"/>
            <w:sz w:val="20"/>
            <w:szCs w:val="20"/>
            <w:rPrChange w:id="681" w:author="Abraham Isaac Jacob Gajardo Cortez (masterin)" w:date="2020-12-01T21:42:00Z">
              <w:rPr>
                <w:rFonts w:ascii="Times New Roman" w:hAnsi="Times New Roman" w:cs="Times New Roman"/>
              </w:rPr>
            </w:rPrChange>
          </w:rPr>
          <w:t xml:space="preserve"> (relative effect </w:t>
        </w:r>
      </w:ins>
      <w:ins w:id="682" w:author="Abraham Isaac Jacob Gajardo Cortez (masterin)" w:date="2020-12-01T19:24:00Z">
        <w:r w:rsidR="001C727B" w:rsidRPr="00F32E72">
          <w:rPr>
            <w:rFonts w:ascii="Times New Roman" w:hAnsi="Times New Roman" w:cs="Times New Roman"/>
            <w:sz w:val="20"/>
            <w:szCs w:val="20"/>
            <w:rPrChange w:id="683" w:author="Abraham Isaac Jacob Gajardo Cortez (masterin)" w:date="2020-12-01T21:42:00Z">
              <w:rPr>
                <w:rFonts w:ascii="Times New Roman" w:hAnsi="Times New Roman" w:cs="Times New Roman"/>
              </w:rPr>
            </w:rPrChange>
          </w:rPr>
          <w:t>-</w:t>
        </w:r>
      </w:ins>
      <w:ins w:id="684" w:author="Abraham Isaac Jacob Gajardo Cortez (masterin)" w:date="2020-12-01T19:23:00Z">
        <w:r w:rsidR="001C727B" w:rsidRPr="00F32E72">
          <w:rPr>
            <w:rFonts w:ascii="Times New Roman" w:hAnsi="Times New Roman" w:cs="Times New Roman"/>
            <w:sz w:val="20"/>
            <w:szCs w:val="20"/>
            <w:rPrChange w:id="685" w:author="Abraham Isaac Jacob Gajardo Cortez (masterin)" w:date="2020-12-01T21:42:00Z">
              <w:rPr>
                <w:rFonts w:ascii="Times New Roman" w:hAnsi="Times New Roman" w:cs="Times New Roman"/>
              </w:rPr>
            </w:rPrChange>
          </w:rPr>
          <w:t>41%,</w:t>
        </w:r>
      </w:ins>
      <w:ins w:id="686" w:author="Abraham Isaac Jacob Gajardo Cortez (masterin)" w:date="2020-12-01T19:24:00Z">
        <w:r w:rsidR="001C727B" w:rsidRPr="00F32E72">
          <w:rPr>
            <w:rFonts w:ascii="Times New Roman" w:hAnsi="Times New Roman" w:cs="Times New Roman"/>
            <w:sz w:val="20"/>
            <w:szCs w:val="20"/>
            <w:rPrChange w:id="687" w:author="Abraham Isaac Jacob Gajardo Cortez (masterin)" w:date="2020-12-01T21:42:00Z">
              <w:rPr>
                <w:rFonts w:ascii="Times New Roman" w:hAnsi="Times New Roman" w:cs="Times New Roman"/>
              </w:rPr>
            </w:rPrChange>
          </w:rPr>
          <w:t xml:space="preserve"> p-value = 0.</w:t>
        </w:r>
      </w:ins>
      <w:ins w:id="688" w:author="Abraham Isaac Jacob Gajardo Cortez (masterin)" w:date="2020-12-01T19:25:00Z">
        <w:r w:rsidR="001C727B" w:rsidRPr="00F32E72">
          <w:rPr>
            <w:rFonts w:ascii="Times New Roman" w:hAnsi="Times New Roman" w:cs="Times New Roman"/>
            <w:sz w:val="20"/>
            <w:szCs w:val="20"/>
            <w:rPrChange w:id="689" w:author="Abraham Isaac Jacob Gajardo Cortez (masterin)" w:date="2020-12-01T21:42:00Z">
              <w:rPr>
                <w:rFonts w:ascii="Times New Roman" w:hAnsi="Times New Roman" w:cs="Times New Roman"/>
              </w:rPr>
            </w:rPrChange>
          </w:rPr>
          <w:t>066) with non</w:t>
        </w:r>
        <w:del w:id="690" w:author="Andrés González Santa Cruz" w:date="2020-12-03T16:06:00Z">
          <w:r w:rsidR="001C727B" w:rsidRPr="00F32E72" w:rsidDel="00D41248">
            <w:rPr>
              <w:rFonts w:ascii="Times New Roman" w:hAnsi="Times New Roman" w:cs="Times New Roman"/>
              <w:sz w:val="20"/>
              <w:szCs w:val="20"/>
              <w:rPrChange w:id="691" w:author="Abraham Isaac Jacob Gajardo Cortez (masterin)" w:date="2020-12-01T21:42:00Z">
                <w:rPr>
                  <w:rFonts w:ascii="Times New Roman" w:hAnsi="Times New Roman" w:cs="Times New Roman"/>
                </w:rPr>
              </w:rPrChange>
            </w:rPr>
            <w:delText xml:space="preserve"> </w:delText>
          </w:r>
        </w:del>
        <w:r w:rsidR="001C727B" w:rsidRPr="00F32E72">
          <w:rPr>
            <w:rFonts w:ascii="Times New Roman" w:hAnsi="Times New Roman" w:cs="Times New Roman"/>
            <w:sz w:val="20"/>
            <w:szCs w:val="20"/>
            <w:rPrChange w:id="692" w:author="Abraham Isaac Jacob Gajardo Cortez (masterin)" w:date="2020-12-01T21:42:00Z">
              <w:rPr>
                <w:rFonts w:ascii="Times New Roman" w:hAnsi="Times New Roman" w:cs="Times New Roman"/>
              </w:rPr>
            </w:rPrChange>
          </w:rPr>
          <w:t xml:space="preserve">significant differences </w:t>
        </w:r>
        <w:del w:id="693" w:author="Andrés González Santa Cruz" w:date="2020-12-05T12:38:00Z">
          <w:r w:rsidR="001C727B" w:rsidRPr="00F32E72" w:rsidDel="002A2497">
            <w:rPr>
              <w:rFonts w:ascii="Times New Roman" w:hAnsi="Times New Roman" w:cs="Times New Roman"/>
              <w:sz w:val="20"/>
              <w:szCs w:val="20"/>
              <w:rPrChange w:id="694" w:author="Abraham Isaac Jacob Gajardo Cortez (masterin)" w:date="2020-12-01T21:42:00Z">
                <w:rPr>
                  <w:rFonts w:ascii="Times New Roman" w:hAnsi="Times New Roman" w:cs="Times New Roman"/>
                </w:rPr>
              </w:rPrChange>
            </w:rPr>
            <w:delText>o</w:delText>
          </w:r>
        </w:del>
      </w:ins>
      <w:ins w:id="695" w:author="Andrés González Santa Cruz" w:date="2020-12-05T12:38:00Z">
        <w:r w:rsidR="002A2497">
          <w:rPr>
            <w:rFonts w:ascii="Times New Roman" w:hAnsi="Times New Roman" w:cs="Times New Roman"/>
            <w:sz w:val="20"/>
            <w:szCs w:val="20"/>
          </w:rPr>
          <w:t>i</w:t>
        </w:r>
      </w:ins>
      <w:ins w:id="696" w:author="Abraham Isaac Jacob Gajardo Cortez (masterin)" w:date="2020-12-01T19:25:00Z">
        <w:r w:rsidR="001C727B" w:rsidRPr="00F32E72">
          <w:rPr>
            <w:rFonts w:ascii="Times New Roman" w:hAnsi="Times New Roman" w:cs="Times New Roman"/>
            <w:sz w:val="20"/>
            <w:szCs w:val="20"/>
            <w:rPrChange w:id="697" w:author="Abraham Isaac Jacob Gajardo Cortez (masterin)" w:date="2020-12-01T21:42:00Z">
              <w:rPr>
                <w:rFonts w:ascii="Times New Roman" w:hAnsi="Times New Roman" w:cs="Times New Roman"/>
              </w:rPr>
            </w:rPrChange>
          </w:rPr>
          <w:t>n respiratory hospitalizatio</w:t>
        </w:r>
      </w:ins>
      <w:ins w:id="698" w:author="Andrés González Santa Cruz" w:date="2020-12-03T16:06:00Z">
        <w:r w:rsidR="00D41248">
          <w:rPr>
            <w:rFonts w:ascii="Times New Roman" w:hAnsi="Times New Roman" w:cs="Times New Roman"/>
            <w:sz w:val="20"/>
            <w:szCs w:val="20"/>
          </w:rPr>
          <w:t>n</w:t>
        </w:r>
      </w:ins>
      <w:ins w:id="699" w:author="Abraham Isaac Jacob Gajardo Cortez (masterin)" w:date="2020-12-01T19:25:00Z">
        <w:r w:rsidR="001C727B" w:rsidRPr="00F32E72">
          <w:rPr>
            <w:rFonts w:ascii="Times New Roman" w:hAnsi="Times New Roman" w:cs="Times New Roman"/>
            <w:sz w:val="20"/>
            <w:szCs w:val="20"/>
            <w:rPrChange w:id="700" w:author="Abraham Isaac Jacob Gajardo Cortez (masterin)" w:date="2020-12-01T21:42:00Z">
              <w:rPr>
                <w:rFonts w:ascii="Times New Roman" w:hAnsi="Times New Roman" w:cs="Times New Roman"/>
              </w:rPr>
            </w:rPrChange>
          </w:rPr>
          <w:t xml:space="preserve">s. </w:t>
        </w:r>
      </w:ins>
      <w:ins w:id="701" w:author="Abraham Isaac Jacob Gajardo Cortez (masterin)" w:date="2020-12-01T19:23:00Z">
        <w:r w:rsidR="001C727B" w:rsidRPr="00F32E72">
          <w:rPr>
            <w:rFonts w:ascii="Times New Roman" w:hAnsi="Times New Roman" w:cs="Times New Roman"/>
            <w:sz w:val="20"/>
            <w:szCs w:val="20"/>
            <w:rPrChange w:id="702" w:author="Abraham Isaac Jacob Gajardo Cortez (masterin)" w:date="2020-12-01T21:42:00Z">
              <w:rPr>
                <w:rFonts w:ascii="Times New Roman" w:hAnsi="Times New Roman" w:cs="Times New Roman"/>
              </w:rPr>
            </w:rPrChange>
          </w:rPr>
          <w:t xml:space="preserve"> </w:t>
        </w:r>
      </w:ins>
      <w:proofErr w:type="gramStart"/>
      <w:ins w:id="703" w:author="Abraham Isaac Jacob Gajardo Cortez (masterin)" w:date="2020-12-01T19:26:00Z">
        <w:r w:rsidR="001C727B" w:rsidRPr="00F32E72">
          <w:rPr>
            <w:rFonts w:ascii="Times New Roman" w:hAnsi="Times New Roman" w:cs="Times New Roman"/>
            <w:sz w:val="20"/>
            <w:szCs w:val="20"/>
            <w:rPrChange w:id="704" w:author="Abraham Isaac Jacob Gajardo Cortez (masterin)" w:date="2020-12-01T21:42:00Z">
              <w:rPr>
                <w:rFonts w:ascii="Times New Roman" w:hAnsi="Times New Roman" w:cs="Times New Roman"/>
              </w:rPr>
            </w:rPrChange>
          </w:rPr>
          <w:t xml:space="preserve">Therefore, </w:t>
        </w:r>
      </w:ins>
      <w:ins w:id="705" w:author="Abraham Isaac Jacob Gajardo Cortez (masterin)" w:date="2020-12-01T19:22:00Z">
        <w:r w:rsidR="001C727B" w:rsidRPr="00F32E72">
          <w:rPr>
            <w:rFonts w:ascii="Times New Roman" w:hAnsi="Times New Roman" w:cs="Times New Roman"/>
            <w:sz w:val="20"/>
            <w:szCs w:val="20"/>
            <w:rPrChange w:id="706" w:author="Abraham Isaac Jacob Gajardo Cortez (masterin)" w:date="2020-12-01T21:42:00Z">
              <w:rPr>
                <w:rFonts w:ascii="Times New Roman" w:hAnsi="Times New Roman" w:cs="Times New Roman"/>
              </w:rPr>
            </w:rPrChange>
          </w:rPr>
          <w:t xml:space="preserve"> </w:t>
        </w:r>
      </w:ins>
      <w:ins w:id="707" w:author="Abraham Isaac Jacob Gajardo Cortez (masterin)" w:date="2020-12-01T19:26:00Z">
        <w:r w:rsidR="001C727B" w:rsidRPr="00F32E72">
          <w:rPr>
            <w:rFonts w:ascii="Times New Roman" w:hAnsi="Times New Roman" w:cs="Times New Roman"/>
            <w:sz w:val="20"/>
            <w:szCs w:val="20"/>
            <w:rPrChange w:id="708" w:author="Abraham Isaac Jacob Gajardo Cortez (masterin)" w:date="2020-12-01T21:42:00Z">
              <w:rPr>
                <w:rFonts w:ascii="Times New Roman" w:hAnsi="Times New Roman" w:cs="Times New Roman"/>
              </w:rPr>
            </w:rPrChange>
          </w:rPr>
          <w:t>the</w:t>
        </w:r>
        <w:proofErr w:type="gramEnd"/>
        <w:r w:rsidR="001C727B" w:rsidRPr="00F32E72">
          <w:rPr>
            <w:rFonts w:ascii="Times New Roman" w:hAnsi="Times New Roman" w:cs="Times New Roman"/>
            <w:sz w:val="20"/>
            <w:szCs w:val="20"/>
            <w:rPrChange w:id="709" w:author="Abraham Isaac Jacob Gajardo Cortez (masterin)" w:date="2020-12-01T21:42:00Z">
              <w:rPr>
                <w:rFonts w:ascii="Times New Roman" w:hAnsi="Times New Roman" w:cs="Times New Roman"/>
              </w:rPr>
            </w:rPrChange>
          </w:rPr>
          <w:t xml:space="preserve"> proportion of hospitalizations per </w:t>
        </w:r>
      </w:ins>
      <w:ins w:id="710" w:author="Abraham Isaac Jacob Gajardo Cortez (masterin)" w:date="2020-12-01T19:27:00Z">
        <w:r w:rsidR="00A2261E" w:rsidRPr="00F32E72">
          <w:rPr>
            <w:rFonts w:ascii="Times New Roman" w:hAnsi="Times New Roman" w:cs="Times New Roman"/>
            <w:sz w:val="20"/>
            <w:szCs w:val="20"/>
            <w:rPrChange w:id="711" w:author="Abraham Isaac Jacob Gajardo Cortez (masterin)" w:date="2020-12-01T21:42:00Z">
              <w:rPr>
                <w:rFonts w:ascii="Times New Roman" w:hAnsi="Times New Roman" w:cs="Times New Roman"/>
              </w:rPr>
            </w:rPrChange>
          </w:rPr>
          <w:t xml:space="preserve">respiratory </w:t>
        </w:r>
      </w:ins>
      <w:ins w:id="712" w:author="Abraham Isaac Jacob Gajardo Cortez (masterin)" w:date="2020-12-01T19:26:00Z">
        <w:r w:rsidR="001C727B" w:rsidRPr="00F32E72">
          <w:rPr>
            <w:rFonts w:ascii="Times New Roman" w:hAnsi="Times New Roman" w:cs="Times New Roman"/>
            <w:sz w:val="20"/>
            <w:szCs w:val="20"/>
            <w:rPrChange w:id="713" w:author="Abraham Isaac Jacob Gajardo Cortez (masterin)" w:date="2020-12-01T21:42:00Z">
              <w:rPr>
                <w:rFonts w:ascii="Times New Roman" w:hAnsi="Times New Roman" w:cs="Times New Roman"/>
              </w:rPr>
            </w:rPrChange>
          </w:rPr>
          <w:t xml:space="preserve">consultations </w:t>
        </w:r>
      </w:ins>
      <w:ins w:id="714" w:author="Abraham Isaac Jacob Gajardo Cortez (masterin)" w:date="2020-12-01T19:27:00Z">
        <w:r w:rsidR="00A2261E" w:rsidRPr="00F32E72">
          <w:rPr>
            <w:rFonts w:ascii="Times New Roman" w:hAnsi="Times New Roman" w:cs="Times New Roman"/>
            <w:sz w:val="20"/>
            <w:szCs w:val="20"/>
            <w:rPrChange w:id="715" w:author="Abraham Isaac Jacob Gajardo Cortez (masterin)" w:date="2020-12-01T21:42:00Z">
              <w:rPr>
                <w:rFonts w:ascii="Times New Roman" w:hAnsi="Times New Roman" w:cs="Times New Roman"/>
              </w:rPr>
            </w:rPrChange>
          </w:rPr>
          <w:t>increased</w:t>
        </w:r>
      </w:ins>
      <w:ins w:id="716" w:author="Abraham Isaac Jacob Gajardo Cortez (masterin)" w:date="2020-12-01T19:26:00Z">
        <w:r w:rsidR="001C727B" w:rsidRPr="00F32E72">
          <w:rPr>
            <w:rFonts w:ascii="Times New Roman" w:hAnsi="Times New Roman" w:cs="Times New Roman"/>
            <w:sz w:val="20"/>
            <w:szCs w:val="20"/>
            <w:rPrChange w:id="717" w:author="Abraham Isaac Jacob Gajardo Cortez (masterin)" w:date="2020-12-01T21:42:00Z">
              <w:rPr>
                <w:rFonts w:ascii="Times New Roman" w:hAnsi="Times New Roman" w:cs="Times New Roman"/>
              </w:rPr>
            </w:rPrChange>
          </w:rPr>
          <w:t xml:space="preserve"> significantly</w:t>
        </w:r>
      </w:ins>
      <w:ins w:id="718" w:author="Abraham Isaac Jacob Gajardo Cortez (masterin)" w:date="2020-12-01T19:27:00Z">
        <w:r w:rsidR="00A2261E" w:rsidRPr="00F32E72">
          <w:rPr>
            <w:rFonts w:ascii="Times New Roman" w:hAnsi="Times New Roman" w:cs="Times New Roman"/>
            <w:sz w:val="20"/>
            <w:szCs w:val="20"/>
            <w:rPrChange w:id="719" w:author="Abraham Isaac Jacob Gajardo Cortez (masterin)" w:date="2020-12-01T21:42:00Z">
              <w:rPr>
                <w:rFonts w:ascii="Times New Roman" w:hAnsi="Times New Roman" w:cs="Times New Roman"/>
              </w:rPr>
            </w:rPrChange>
          </w:rPr>
          <w:t xml:space="preserve">, </w:t>
        </w:r>
      </w:ins>
      <w:ins w:id="720" w:author="Abraham Isaac Jacob Gajardo Cortez (masterin)" w:date="2020-12-01T19:26:00Z">
        <w:r w:rsidR="001C727B" w:rsidRPr="00F32E72">
          <w:rPr>
            <w:rFonts w:ascii="Times New Roman" w:hAnsi="Times New Roman" w:cs="Times New Roman"/>
            <w:sz w:val="20"/>
            <w:szCs w:val="20"/>
            <w:rPrChange w:id="721" w:author="Abraham Isaac Jacob Gajardo Cortez (masterin)" w:date="2020-12-01T21:42:00Z">
              <w:rPr>
                <w:rFonts w:ascii="Times New Roman" w:hAnsi="Times New Roman" w:cs="Times New Roman"/>
              </w:rPr>
            </w:rPrChange>
          </w:rPr>
          <w:t>being 63% higher than expected</w:t>
        </w:r>
      </w:ins>
      <w:ins w:id="722" w:author="Abraham Isaac Jacob Gajardo Cortez (masterin)" w:date="2020-12-01T19:27:00Z">
        <w:r w:rsidR="00A2261E" w:rsidRPr="00F32E72">
          <w:rPr>
            <w:rFonts w:ascii="Times New Roman" w:hAnsi="Times New Roman" w:cs="Times New Roman"/>
            <w:sz w:val="20"/>
            <w:szCs w:val="20"/>
            <w:rPrChange w:id="723" w:author="Abraham Isaac Jacob Gajardo Cortez (masterin)" w:date="2020-12-01T21:42:00Z">
              <w:rPr>
                <w:rFonts w:ascii="Times New Roman" w:hAnsi="Times New Roman" w:cs="Times New Roman"/>
              </w:rPr>
            </w:rPrChange>
          </w:rPr>
          <w:t xml:space="preserve"> (p-</w:t>
        </w:r>
      </w:ins>
      <w:ins w:id="724" w:author="Abraham Isaac Jacob Gajardo Cortez (masterin)" w:date="2020-12-01T19:28:00Z">
        <w:r w:rsidR="00A2261E" w:rsidRPr="00F32E72">
          <w:rPr>
            <w:rFonts w:ascii="Times New Roman" w:hAnsi="Times New Roman" w:cs="Times New Roman"/>
            <w:sz w:val="20"/>
            <w:szCs w:val="20"/>
            <w:rPrChange w:id="725" w:author="Abraham Isaac Jacob Gajardo Cortez (masterin)" w:date="2020-12-01T21:42:00Z">
              <w:rPr>
                <w:rFonts w:ascii="Times New Roman" w:hAnsi="Times New Roman" w:cs="Times New Roman"/>
              </w:rPr>
            </w:rPrChange>
          </w:rPr>
          <w:t>value &lt; 0.001)</w:t>
        </w:r>
      </w:ins>
      <w:ins w:id="726" w:author="Abraham Isaac Jacob Gajardo Cortez (masterin)" w:date="2020-12-01T19:26:00Z">
        <w:r w:rsidR="001C727B" w:rsidRPr="00F32E72">
          <w:rPr>
            <w:rFonts w:ascii="Times New Roman" w:hAnsi="Times New Roman" w:cs="Times New Roman"/>
            <w:sz w:val="20"/>
            <w:szCs w:val="20"/>
            <w:rPrChange w:id="727" w:author="Abraham Isaac Jacob Gajardo Cortez (masterin)" w:date="2020-12-01T21:42:00Z">
              <w:rPr>
                <w:rFonts w:ascii="Times New Roman" w:hAnsi="Times New Roman" w:cs="Times New Roman"/>
              </w:rPr>
            </w:rPrChange>
          </w:rPr>
          <w:t>.</w:t>
        </w:r>
      </w:ins>
      <w:ins w:id="728" w:author="Abraham Isaac Jacob Gajardo Cortez (masterin)" w:date="2020-12-01T21:57:00Z">
        <w:r>
          <w:rPr>
            <w:rFonts w:ascii="Times New Roman" w:hAnsi="Times New Roman" w:cs="Times New Roman"/>
            <w:sz w:val="20"/>
            <w:szCs w:val="20"/>
          </w:rPr>
          <w:t xml:space="preserve"> Cu</w:t>
        </w:r>
        <w:del w:id="729" w:author="Andrés González Santa Cruz" w:date="2020-12-03T16:06:00Z">
          <w:r w:rsidDel="00D41248">
            <w:rPr>
              <w:rFonts w:ascii="Times New Roman" w:hAnsi="Times New Roman" w:cs="Times New Roman"/>
              <w:sz w:val="20"/>
              <w:szCs w:val="20"/>
            </w:rPr>
            <w:delText>m</w:delText>
          </w:r>
        </w:del>
        <w:r>
          <w:rPr>
            <w:rFonts w:ascii="Times New Roman" w:hAnsi="Times New Roman" w:cs="Times New Roman"/>
            <w:sz w:val="20"/>
            <w:szCs w:val="20"/>
          </w:rPr>
          <w:t>mulative differences for all the outcomes are shown in Figure 3.</w:t>
        </w:r>
      </w:ins>
    </w:p>
    <w:p w14:paraId="2C662BFF" w14:textId="489FC539" w:rsidR="003D4869" w:rsidRPr="00F32E72" w:rsidDel="00A2261E" w:rsidRDefault="005C5C45">
      <w:pPr>
        <w:spacing w:line="360" w:lineRule="auto"/>
        <w:rPr>
          <w:ins w:id="730" w:author="Andrés González Santa Cruz" w:date="2020-11-02T14:04:00Z"/>
          <w:del w:id="731" w:author="Abraham Isaac Jacob Gajardo Cortez (masterin)" w:date="2020-12-01T19:28:00Z"/>
          <w:rFonts w:ascii="Times New Roman" w:hAnsi="Times New Roman" w:cs="Times New Roman"/>
          <w:b/>
          <w:sz w:val="20"/>
          <w:szCs w:val="20"/>
          <w:rPrChange w:id="732" w:author="Abraham Isaac Jacob Gajardo Cortez (masterin)" w:date="2020-12-01T21:42:00Z">
            <w:rPr>
              <w:ins w:id="733" w:author="Andrés González Santa Cruz" w:date="2020-11-02T14:04:00Z"/>
              <w:del w:id="734" w:author="Abraham Isaac Jacob Gajardo Cortez (masterin)" w:date="2020-12-01T19:28:00Z"/>
              <w:rFonts w:ascii="Times New Roman" w:hAnsi="Times New Roman" w:cs="Times New Roman"/>
              <w:b/>
            </w:rPr>
          </w:rPrChange>
        </w:rPr>
        <w:pPrChange w:id="735" w:author="Abraham Isaac Jacob Gajardo Cortez (masterin)" w:date="2020-12-01T21:42:00Z">
          <w:pPr>
            <w:spacing w:line="240" w:lineRule="auto"/>
          </w:pPr>
        </w:pPrChange>
      </w:pPr>
      <w:ins w:id="736" w:author="Andrés González Santa Cruz" w:date="2020-11-02T15:33:00Z">
        <w:del w:id="737" w:author="Abraham Isaac Jacob Gajardo Cortez (masterin)" w:date="2020-12-01T19:12:00Z">
          <w:r w:rsidRPr="00F32E72" w:rsidDel="00B33CDB">
            <w:rPr>
              <w:rFonts w:ascii="Times New Roman" w:hAnsi="Times New Roman" w:cs="Times New Roman"/>
              <w:sz w:val="20"/>
              <w:szCs w:val="20"/>
              <w:rPrChange w:id="738" w:author="Abraham Isaac Jacob Gajardo Cortez (masterin)" w:date="2020-12-01T21:42:00Z">
                <w:rPr>
                  <w:rFonts w:ascii="Times New Roman" w:hAnsi="Times New Roman" w:cs="Times New Roman"/>
                </w:rPr>
              </w:rPrChange>
            </w:rPr>
            <w:delText>S</w:delText>
          </w:r>
        </w:del>
        <w:del w:id="739" w:author="Abraham Isaac Jacob Gajardo Cortez (masterin)" w:date="2020-12-01T19:28:00Z">
          <w:r w:rsidRPr="00F32E72" w:rsidDel="00A2261E">
            <w:rPr>
              <w:rFonts w:ascii="Times New Roman" w:hAnsi="Times New Roman" w:cs="Times New Roman"/>
              <w:sz w:val="20"/>
              <w:szCs w:val="20"/>
              <w:rPrChange w:id="740" w:author="Abraham Isaac Jacob Gajardo Cortez (masterin)" w:date="2020-12-01T21:42:00Z">
                <w:rPr>
                  <w:rFonts w:ascii="Times New Roman" w:hAnsi="Times New Roman" w:cs="Times New Roman"/>
                </w:rPr>
              </w:rPrChange>
            </w:rPr>
            <w:delText>ignificant differences were observed in post-exposure trauma hospitalizations and trauma hospitalizations per trauma consultations.</w:delText>
          </w:r>
        </w:del>
      </w:ins>
      <w:ins w:id="741" w:author="Andrés González Santa Cruz" w:date="2020-11-02T15:34:00Z">
        <w:del w:id="742" w:author="Abraham Isaac Jacob Gajardo Cortez (masterin)" w:date="2020-12-01T19:28:00Z">
          <w:r w:rsidRPr="00F32E72" w:rsidDel="00A2261E">
            <w:rPr>
              <w:rFonts w:ascii="Times New Roman" w:hAnsi="Times New Roman" w:cs="Times New Roman"/>
              <w:sz w:val="20"/>
              <w:szCs w:val="20"/>
              <w:rPrChange w:id="743" w:author="Abraham Isaac Jacob Gajardo Cortez (masterin)" w:date="2020-12-01T21:42:00Z">
                <w:rPr>
                  <w:rFonts w:ascii="Times New Roman" w:hAnsi="Times New Roman" w:cs="Times New Roman"/>
                </w:rPr>
              </w:rPrChange>
            </w:rPr>
            <w:delText xml:space="preserve"> From the following week of October 18, 2019 to December 31, 2019, the average weekly trauma hospitalizations were 16% higher t</w:delText>
          </w:r>
        </w:del>
      </w:ins>
      <w:ins w:id="744" w:author="Andrés González Santa Cruz" w:date="2020-11-02T15:35:00Z">
        <w:del w:id="745" w:author="Abraham Isaac Jacob Gajardo Cortez (masterin)" w:date="2020-12-01T19:28:00Z">
          <w:r w:rsidRPr="00F32E72" w:rsidDel="00A2261E">
            <w:rPr>
              <w:rFonts w:ascii="Times New Roman" w:hAnsi="Times New Roman" w:cs="Times New Roman"/>
              <w:sz w:val="20"/>
              <w:szCs w:val="20"/>
              <w:rPrChange w:id="746" w:author="Abraham Isaac Jacob Gajardo Cortez (masterin)" w:date="2020-12-01T21:42:00Z">
                <w:rPr>
                  <w:rFonts w:ascii="Times New Roman" w:hAnsi="Times New Roman" w:cs="Times New Roman"/>
                </w:rPr>
              </w:rPrChange>
            </w:rPr>
            <w:delText>han predicted (p&lt;0.05), while trauma hospitalizations per consultations were 38% higher than predicted (p&lt;0.01).</w:delText>
          </w:r>
        </w:del>
      </w:ins>
      <w:ins w:id="747" w:author="Andrés González Santa Cruz" w:date="2020-11-02T15:36:00Z">
        <w:del w:id="748" w:author="Abraham Isaac Jacob Gajardo Cortez (masterin)" w:date="2020-12-01T19:28:00Z">
          <w:r w:rsidRPr="00F32E72" w:rsidDel="00A2261E">
            <w:rPr>
              <w:rFonts w:ascii="Times New Roman" w:hAnsi="Times New Roman" w:cs="Times New Roman"/>
              <w:sz w:val="20"/>
              <w:szCs w:val="20"/>
              <w:rPrChange w:id="749" w:author="Abraham Isaac Jacob Gajardo Cortez (masterin)" w:date="2020-12-01T21:42:00Z">
                <w:rPr>
                  <w:rFonts w:ascii="Times New Roman" w:hAnsi="Times New Roman" w:cs="Times New Roman"/>
                </w:rPr>
              </w:rPrChange>
            </w:rPr>
            <w:delText xml:space="preserve"> However, despite both respiratory and consultations </w:delText>
          </w:r>
        </w:del>
      </w:ins>
      <w:ins w:id="750" w:author="Andrés González Santa Cruz" w:date="2020-11-02T15:38:00Z">
        <w:del w:id="751" w:author="Abraham Isaac Jacob Gajardo Cortez (masterin)" w:date="2020-12-01T19:28:00Z">
          <w:r w:rsidRPr="00F32E72" w:rsidDel="00A2261E">
            <w:rPr>
              <w:rFonts w:ascii="Times New Roman" w:hAnsi="Times New Roman" w:cs="Times New Roman"/>
              <w:sz w:val="20"/>
              <w:szCs w:val="20"/>
              <w:rPrChange w:id="752" w:author="Abraham Isaac Jacob Gajardo Cortez (masterin)" w:date="2020-12-01T21:42:00Z">
                <w:rPr>
                  <w:rFonts w:ascii="Times New Roman" w:hAnsi="Times New Roman" w:cs="Times New Roman"/>
                </w:rPr>
              </w:rPrChange>
            </w:rPr>
            <w:delText>show non significant differences from the expected values after social protest</w:delText>
          </w:r>
        </w:del>
      </w:ins>
      <w:ins w:id="753" w:author="Andrés González Santa Cruz" w:date="2020-11-02T15:39:00Z">
        <w:del w:id="754" w:author="Abraham Isaac Jacob Gajardo Cortez (masterin)" w:date="2020-12-01T19:28:00Z">
          <w:r w:rsidRPr="00F32E72" w:rsidDel="00A2261E">
            <w:rPr>
              <w:rFonts w:ascii="Times New Roman" w:hAnsi="Times New Roman" w:cs="Times New Roman"/>
              <w:sz w:val="20"/>
              <w:szCs w:val="20"/>
              <w:rPrChange w:id="755" w:author="Abraham Isaac Jacob Gajardo Cortez (masterin)" w:date="2020-12-01T21:42:00Z">
                <w:rPr>
                  <w:rFonts w:ascii="Times New Roman" w:hAnsi="Times New Roman" w:cs="Times New Roman"/>
                </w:rPr>
              </w:rPrChange>
            </w:rPr>
            <w:delText>, the proportion of hospitalizations per consultations varyied significantly (p&lt;0.0</w:delText>
          </w:r>
        </w:del>
      </w:ins>
      <w:ins w:id="756" w:author="Andrés González Santa Cruz" w:date="2020-11-02T15:40:00Z">
        <w:del w:id="757" w:author="Abraham Isaac Jacob Gajardo Cortez (masterin)" w:date="2020-12-01T19:28:00Z">
          <w:r w:rsidRPr="00F32E72" w:rsidDel="00A2261E">
            <w:rPr>
              <w:rFonts w:ascii="Times New Roman" w:hAnsi="Times New Roman" w:cs="Times New Roman"/>
              <w:sz w:val="20"/>
              <w:szCs w:val="20"/>
              <w:rPrChange w:id="758" w:author="Abraham Isaac Jacob Gajardo Cortez (masterin)" w:date="2020-12-01T21:42:00Z">
                <w:rPr>
                  <w:rFonts w:ascii="Times New Roman" w:hAnsi="Times New Roman" w:cs="Times New Roman"/>
                </w:rPr>
              </w:rPrChange>
            </w:rPr>
            <w:delText>01)</w:delText>
          </w:r>
        </w:del>
      </w:ins>
      <w:ins w:id="759" w:author="Andrés González Santa Cruz" w:date="2020-11-02T15:52:00Z">
        <w:del w:id="760" w:author="Abraham Isaac Jacob Gajardo Cortez (masterin)" w:date="2020-12-01T19:28:00Z">
          <w:r w:rsidR="00121F78" w:rsidRPr="00F32E72" w:rsidDel="00A2261E">
            <w:rPr>
              <w:rFonts w:ascii="Times New Roman" w:hAnsi="Times New Roman" w:cs="Times New Roman"/>
              <w:sz w:val="20"/>
              <w:szCs w:val="20"/>
              <w:rPrChange w:id="761" w:author="Abraham Isaac Jacob Gajardo Cortez (masterin)" w:date="2020-12-01T21:42:00Z">
                <w:rPr>
                  <w:rFonts w:ascii="Times New Roman" w:hAnsi="Times New Roman" w:cs="Times New Roman"/>
                </w:rPr>
              </w:rPrChange>
            </w:rPr>
            <w:delText xml:space="preserve">, being </w:delText>
          </w:r>
        </w:del>
      </w:ins>
      <w:ins w:id="762" w:author="Andrés González Santa Cruz" w:date="2020-11-02T15:53:00Z">
        <w:del w:id="763" w:author="Abraham Isaac Jacob Gajardo Cortez (masterin)" w:date="2020-12-01T19:28:00Z">
          <w:r w:rsidR="00121F78" w:rsidRPr="00F32E72" w:rsidDel="00A2261E">
            <w:rPr>
              <w:rFonts w:ascii="Times New Roman" w:hAnsi="Times New Roman" w:cs="Times New Roman"/>
              <w:sz w:val="20"/>
              <w:szCs w:val="20"/>
              <w:rPrChange w:id="764" w:author="Abraham Isaac Jacob Gajardo Cortez (masterin)" w:date="2020-12-01T21:42:00Z">
                <w:rPr>
                  <w:rFonts w:ascii="Times New Roman" w:hAnsi="Times New Roman" w:cs="Times New Roman"/>
                </w:rPr>
              </w:rPrChange>
            </w:rPr>
            <w:delText xml:space="preserve">63% </w:delText>
          </w:r>
        </w:del>
      </w:ins>
      <w:ins w:id="765" w:author="Andrés González Santa Cruz" w:date="2020-11-02T15:52:00Z">
        <w:del w:id="766" w:author="Abraham Isaac Jacob Gajardo Cortez (masterin)" w:date="2020-12-01T19:28:00Z">
          <w:r w:rsidR="00121F78" w:rsidRPr="00F32E72" w:rsidDel="00A2261E">
            <w:rPr>
              <w:rFonts w:ascii="Times New Roman" w:hAnsi="Times New Roman" w:cs="Times New Roman"/>
              <w:sz w:val="20"/>
              <w:szCs w:val="20"/>
              <w:rPrChange w:id="767" w:author="Abraham Isaac Jacob Gajardo Cortez (masterin)" w:date="2020-12-01T21:42:00Z">
                <w:rPr>
                  <w:rFonts w:ascii="Times New Roman" w:hAnsi="Times New Roman" w:cs="Times New Roman"/>
                </w:rPr>
              </w:rPrChange>
            </w:rPr>
            <w:delText xml:space="preserve">higher than </w:delText>
          </w:r>
        </w:del>
      </w:ins>
      <w:ins w:id="768" w:author="Andrés González Santa Cruz" w:date="2020-11-02T15:53:00Z">
        <w:del w:id="769" w:author="Abraham Isaac Jacob Gajardo Cortez (masterin)" w:date="2020-12-01T19:28:00Z">
          <w:r w:rsidR="00121F78" w:rsidRPr="00F32E72" w:rsidDel="00A2261E">
            <w:rPr>
              <w:rFonts w:ascii="Times New Roman" w:hAnsi="Times New Roman" w:cs="Times New Roman"/>
              <w:sz w:val="20"/>
              <w:szCs w:val="20"/>
              <w:rPrChange w:id="770" w:author="Abraham Isaac Jacob Gajardo Cortez (masterin)" w:date="2020-12-01T21:42:00Z">
                <w:rPr>
                  <w:rFonts w:ascii="Times New Roman" w:hAnsi="Times New Roman" w:cs="Times New Roman"/>
                </w:rPr>
              </w:rPrChange>
            </w:rPr>
            <w:delText>expected</w:delText>
          </w:r>
        </w:del>
      </w:ins>
      <w:ins w:id="771" w:author="Andrés González Santa Cruz" w:date="2020-11-02T15:38:00Z">
        <w:del w:id="772" w:author="Abraham Isaac Jacob Gajardo Cortez (masterin)" w:date="2020-12-01T19:28:00Z">
          <w:r w:rsidRPr="00F32E72" w:rsidDel="00A2261E">
            <w:rPr>
              <w:rFonts w:ascii="Times New Roman" w:hAnsi="Times New Roman" w:cs="Times New Roman"/>
              <w:sz w:val="20"/>
              <w:szCs w:val="20"/>
              <w:rPrChange w:id="773" w:author="Abraham Isaac Jacob Gajardo Cortez (masterin)" w:date="2020-12-01T21:42:00Z">
                <w:rPr>
                  <w:rFonts w:ascii="Times New Roman" w:hAnsi="Times New Roman" w:cs="Times New Roman"/>
                </w:rPr>
              </w:rPrChange>
            </w:rPr>
            <w:delText>.</w:delText>
          </w:r>
        </w:del>
      </w:ins>
    </w:p>
    <w:p w14:paraId="6C2E7917" w14:textId="77777777" w:rsidR="003D4869" w:rsidRPr="00F32E72" w:rsidRDefault="003D4869">
      <w:pPr>
        <w:spacing w:line="360" w:lineRule="auto"/>
        <w:rPr>
          <w:ins w:id="774" w:author="Andrés González Santa Cruz" w:date="2020-11-02T14:04:00Z"/>
          <w:rFonts w:ascii="Times New Roman" w:hAnsi="Times New Roman" w:cs="Times New Roman"/>
          <w:b/>
          <w:sz w:val="20"/>
          <w:szCs w:val="20"/>
          <w:rPrChange w:id="775" w:author="Abraham Isaac Jacob Gajardo Cortez (masterin)" w:date="2020-12-01T21:42:00Z">
            <w:rPr>
              <w:ins w:id="776" w:author="Andrés González Santa Cruz" w:date="2020-11-02T14:04:00Z"/>
              <w:rFonts w:ascii="Times New Roman" w:hAnsi="Times New Roman" w:cs="Times New Roman"/>
              <w:b/>
            </w:rPr>
          </w:rPrChange>
        </w:rPr>
        <w:pPrChange w:id="777" w:author="Abraham Isaac Jacob Gajardo Cortez (masterin)" w:date="2020-12-01T21:42:00Z">
          <w:pPr>
            <w:spacing w:line="240" w:lineRule="auto"/>
          </w:pPr>
        </w:pPrChange>
      </w:pPr>
    </w:p>
    <w:p w14:paraId="33AFBB63" w14:textId="034F637E" w:rsidR="009553C0" w:rsidRPr="00F32E72" w:rsidDel="00F32E72" w:rsidRDefault="009B3D9E">
      <w:pPr>
        <w:spacing w:line="360" w:lineRule="auto"/>
        <w:rPr>
          <w:del w:id="778" w:author="Abraham Isaac Jacob Gajardo Cortez (masterin)" w:date="2020-12-01T21:42:00Z"/>
          <w:rFonts w:ascii="Times New Roman" w:hAnsi="Times New Roman" w:cs="Times New Roman"/>
          <w:sz w:val="20"/>
          <w:szCs w:val="20"/>
          <w:rPrChange w:id="779" w:author="Abraham Isaac Jacob Gajardo Cortez (masterin)" w:date="2020-12-01T21:42:00Z">
            <w:rPr>
              <w:del w:id="780" w:author="Abraham Isaac Jacob Gajardo Cortez (masterin)" w:date="2020-12-01T21:42:00Z"/>
              <w:rFonts w:ascii="Times New Roman" w:hAnsi="Times New Roman" w:cs="Times New Roman"/>
            </w:rPr>
          </w:rPrChange>
        </w:rPr>
        <w:pPrChange w:id="781" w:author="Abraham Isaac Jacob Gajardo Cortez (masterin)" w:date="2020-12-01T21:42:00Z">
          <w:pPr>
            <w:spacing w:line="240" w:lineRule="auto"/>
          </w:pPr>
        </w:pPrChange>
      </w:pPr>
      <w:del w:id="782" w:author="Abraham Isaac Jacob Gajardo Cortez (masterin)" w:date="2020-12-01T21:42:00Z">
        <w:r w:rsidRPr="00F32E72" w:rsidDel="00F32E72">
          <w:rPr>
            <w:rFonts w:ascii="Times New Roman" w:hAnsi="Times New Roman" w:cs="Times New Roman"/>
            <w:b/>
            <w:sz w:val="20"/>
            <w:szCs w:val="20"/>
            <w:rPrChange w:id="783" w:author="Abraham Isaac Jacob Gajardo Cortez (masterin)" w:date="2020-12-01T21:42:00Z">
              <w:rPr>
                <w:rFonts w:ascii="Times New Roman" w:hAnsi="Times New Roman" w:cs="Times New Roman"/>
                <w:b/>
              </w:rPr>
            </w:rPrChange>
          </w:rPr>
          <w:delText xml:space="preserve">Table 1. Estimated </w:delText>
        </w:r>
      </w:del>
      <w:del w:id="784" w:author="Abraham Isaac Jacob Gajardo Cortez (masterin)" w:date="2020-12-01T19:42:00Z">
        <w:r w:rsidRPr="00F32E72" w:rsidDel="00B22AE2">
          <w:rPr>
            <w:rFonts w:ascii="Times New Roman" w:hAnsi="Times New Roman" w:cs="Times New Roman"/>
            <w:b/>
            <w:sz w:val="20"/>
            <w:szCs w:val="20"/>
            <w:rPrChange w:id="785" w:author="Abraham Isaac Jacob Gajardo Cortez (masterin)" w:date="2020-12-01T21:42:00Z">
              <w:rPr>
                <w:rFonts w:ascii="Times New Roman" w:hAnsi="Times New Roman" w:cs="Times New Roman"/>
                <w:b/>
              </w:rPr>
            </w:rPrChange>
          </w:rPr>
          <w:delText xml:space="preserve">average and relative </w:delText>
        </w:r>
      </w:del>
      <w:del w:id="786" w:author="Abraham Isaac Jacob Gajardo Cortez (masterin)" w:date="2020-12-01T21:42:00Z">
        <w:r w:rsidRPr="00F32E72" w:rsidDel="00F32E72">
          <w:rPr>
            <w:rFonts w:ascii="Times New Roman" w:hAnsi="Times New Roman" w:cs="Times New Roman"/>
            <w:b/>
            <w:sz w:val="20"/>
            <w:szCs w:val="20"/>
            <w:rPrChange w:id="787" w:author="Abraham Isaac Jacob Gajardo Cortez (masterin)" w:date="2020-12-01T21:42:00Z">
              <w:rPr>
                <w:rFonts w:ascii="Times New Roman" w:hAnsi="Times New Roman" w:cs="Times New Roman"/>
                <w:b/>
              </w:rPr>
            </w:rPrChange>
          </w:rPr>
          <w:delText>effects in the Outcomes of Interest after Social Protests</w:delText>
        </w:r>
        <w:r w:rsidRPr="00F32E72" w:rsidDel="00F32E72">
          <w:rPr>
            <w:rFonts w:ascii="Times New Roman" w:hAnsi="Times New Roman" w:cs="Times New Roman"/>
            <w:b/>
            <w:sz w:val="20"/>
            <w:szCs w:val="20"/>
            <w:vertAlign w:val="superscript"/>
            <w:rPrChange w:id="788" w:author="Abraham Isaac Jacob Gajardo Cortez (masterin)" w:date="2020-12-01T21:42:00Z">
              <w:rPr>
                <w:rFonts w:ascii="Times New Roman" w:hAnsi="Times New Roman" w:cs="Times New Roman"/>
                <w:b/>
                <w:vertAlign w:val="superscript"/>
              </w:rPr>
            </w:rPrChange>
          </w:rPr>
          <w:delText>a</w:delText>
        </w:r>
      </w:del>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106"/>
        <w:gridCol w:w="709"/>
        <w:gridCol w:w="1134"/>
        <w:gridCol w:w="1134"/>
        <w:gridCol w:w="992"/>
        <w:gridCol w:w="1276"/>
      </w:tblGrid>
      <w:tr w:rsidR="00A2261E" w:rsidRPr="00F32E72" w:rsidDel="00F32E72" w14:paraId="359FF95C" w14:textId="20E5D7EE" w:rsidTr="009553C0">
        <w:trPr>
          <w:del w:id="789" w:author="Abraham Isaac Jacob Gajardo Cortez (masterin)" w:date="2020-12-01T21:42:00Z"/>
        </w:trPr>
        <w:tc>
          <w:tcPr>
            <w:tcW w:w="4106" w:type="dxa"/>
            <w:shd w:val="clear" w:color="auto" w:fill="FFFFFF"/>
            <w:tcMar>
              <w:top w:w="15" w:type="dxa"/>
              <w:left w:w="15" w:type="dxa"/>
              <w:bottom w:w="0" w:type="dxa"/>
              <w:right w:w="15" w:type="dxa"/>
            </w:tcMar>
            <w:vAlign w:val="center"/>
            <w:hideMark/>
          </w:tcPr>
          <w:p w14:paraId="169AF179" w14:textId="06FF4FF4" w:rsidR="009553C0" w:rsidRPr="00F32E72" w:rsidDel="00F32E72" w:rsidRDefault="009553C0">
            <w:pPr>
              <w:spacing w:after="0" w:line="360" w:lineRule="auto"/>
              <w:rPr>
                <w:del w:id="790" w:author="Abraham Isaac Jacob Gajardo Cortez (masterin)" w:date="2020-12-01T21:42:00Z"/>
                <w:rFonts w:ascii="Times New Roman" w:hAnsi="Times New Roman" w:cs="Times New Roman"/>
                <w:sz w:val="20"/>
                <w:szCs w:val="20"/>
              </w:rPr>
              <w:pPrChange w:id="791" w:author="Abraham Isaac Jacob Gajardo Cortez (masterin)" w:date="2020-12-01T21:42:00Z">
                <w:pPr>
                  <w:spacing w:after="0" w:line="240" w:lineRule="auto"/>
                </w:pPr>
              </w:pPrChange>
            </w:pPr>
            <w:commentRangeStart w:id="792"/>
            <w:del w:id="793" w:author="Abraham Isaac Jacob Gajardo Cortez (masterin)" w:date="2020-12-01T21:42:00Z">
              <w:r w:rsidRPr="00F32E72" w:rsidDel="00F32E72">
                <w:rPr>
                  <w:rFonts w:ascii="Times New Roman" w:hAnsi="Times New Roman" w:cs="Times New Roman"/>
                  <w:sz w:val="20"/>
                  <w:szCs w:val="20"/>
                </w:rPr>
                <w:delText>Outcome of Interest</w:delText>
              </w:r>
              <w:commentRangeEnd w:id="792"/>
              <w:r w:rsidR="00D91514" w:rsidRPr="00F32E72" w:rsidDel="00F32E72">
                <w:rPr>
                  <w:rStyle w:val="Refdecomentario"/>
                  <w:rFonts w:ascii="Times New Roman" w:hAnsi="Times New Roman" w:cs="Times New Roman"/>
                  <w:sz w:val="20"/>
                  <w:szCs w:val="20"/>
                  <w:rPrChange w:id="794" w:author="Abraham Isaac Jacob Gajardo Cortez (masterin)" w:date="2020-12-01T21:42:00Z">
                    <w:rPr>
                      <w:rStyle w:val="Refdecomentario"/>
                    </w:rPr>
                  </w:rPrChange>
                </w:rPr>
                <w:commentReference w:id="792"/>
              </w:r>
            </w:del>
          </w:p>
        </w:tc>
        <w:tc>
          <w:tcPr>
            <w:tcW w:w="709" w:type="dxa"/>
            <w:shd w:val="clear" w:color="auto" w:fill="FFFFFF"/>
            <w:tcMar>
              <w:top w:w="15" w:type="dxa"/>
              <w:left w:w="15" w:type="dxa"/>
              <w:bottom w:w="0" w:type="dxa"/>
              <w:right w:w="15" w:type="dxa"/>
            </w:tcMar>
            <w:vAlign w:val="center"/>
            <w:hideMark/>
          </w:tcPr>
          <w:p w14:paraId="512E61D5" w14:textId="6825FA51" w:rsidR="009553C0" w:rsidRPr="00F32E72" w:rsidDel="00F32E72" w:rsidRDefault="009553C0">
            <w:pPr>
              <w:spacing w:after="0" w:line="360" w:lineRule="auto"/>
              <w:jc w:val="center"/>
              <w:rPr>
                <w:del w:id="795" w:author="Abraham Isaac Jacob Gajardo Cortez (masterin)" w:date="2020-12-01T21:42:00Z"/>
                <w:rFonts w:ascii="Times New Roman" w:hAnsi="Times New Roman" w:cs="Times New Roman"/>
                <w:sz w:val="20"/>
                <w:szCs w:val="20"/>
              </w:rPr>
              <w:pPrChange w:id="796" w:author="Abraham Isaac Jacob Gajardo Cortez (masterin)" w:date="2020-12-01T21:42:00Z">
                <w:pPr>
                  <w:spacing w:after="0" w:line="240" w:lineRule="auto"/>
                  <w:jc w:val="center"/>
                </w:pPr>
              </w:pPrChange>
            </w:pPr>
            <w:commentRangeStart w:id="797"/>
            <w:del w:id="798" w:author="Abraham Isaac Jacob Gajardo Cortez (masterin)" w:date="2020-12-01T21:42:00Z">
              <w:r w:rsidRPr="00F32E72" w:rsidDel="00F32E72">
                <w:rPr>
                  <w:rFonts w:ascii="Times New Roman" w:hAnsi="Times New Roman" w:cs="Times New Roman"/>
                  <w:sz w:val="20"/>
                  <w:szCs w:val="20"/>
                </w:rPr>
                <w:delText>Average Effect</w:delText>
              </w:r>
              <w:commentRangeEnd w:id="797"/>
              <w:r w:rsidR="00A2261E" w:rsidRPr="00F32E72" w:rsidDel="00F32E72">
                <w:rPr>
                  <w:rStyle w:val="Refdecomentario"/>
                  <w:rFonts w:ascii="Times New Roman" w:hAnsi="Times New Roman" w:cs="Times New Roman"/>
                  <w:sz w:val="20"/>
                  <w:szCs w:val="20"/>
                  <w:rPrChange w:id="799" w:author="Abraham Isaac Jacob Gajardo Cortez (masterin)" w:date="2020-12-01T21:42:00Z">
                    <w:rPr>
                      <w:rStyle w:val="Refdecomentario"/>
                    </w:rPr>
                  </w:rPrChange>
                </w:rPr>
                <w:commentReference w:id="797"/>
              </w:r>
            </w:del>
          </w:p>
        </w:tc>
        <w:tc>
          <w:tcPr>
            <w:tcW w:w="1134" w:type="dxa"/>
            <w:shd w:val="clear" w:color="auto" w:fill="FFFFFF"/>
            <w:tcMar>
              <w:top w:w="15" w:type="dxa"/>
              <w:left w:w="15" w:type="dxa"/>
              <w:bottom w:w="0" w:type="dxa"/>
              <w:right w:w="15" w:type="dxa"/>
            </w:tcMar>
            <w:vAlign w:val="center"/>
            <w:hideMark/>
          </w:tcPr>
          <w:p w14:paraId="7B6C0F07" w14:textId="02EA7E07" w:rsidR="009553C0" w:rsidRPr="00F32E72" w:rsidDel="00F32E72" w:rsidRDefault="009553C0">
            <w:pPr>
              <w:spacing w:after="0" w:line="360" w:lineRule="auto"/>
              <w:jc w:val="center"/>
              <w:rPr>
                <w:del w:id="800" w:author="Abraham Isaac Jacob Gajardo Cortez (masterin)" w:date="2020-12-01T21:42:00Z"/>
                <w:rFonts w:ascii="Times New Roman" w:hAnsi="Times New Roman" w:cs="Times New Roman"/>
                <w:sz w:val="20"/>
                <w:szCs w:val="20"/>
              </w:rPr>
              <w:pPrChange w:id="801" w:author="Abraham Isaac Jacob Gajardo Cortez (masterin)" w:date="2020-12-01T21:42:00Z">
                <w:pPr>
                  <w:spacing w:after="0" w:line="240" w:lineRule="auto"/>
                  <w:jc w:val="center"/>
                </w:pPr>
              </w:pPrChange>
            </w:pPr>
            <w:del w:id="802" w:author="Abraham Isaac Jacob Gajardo Cortez (masterin)" w:date="2020-12-01T21:42:00Z">
              <w:r w:rsidRPr="00F32E72" w:rsidDel="00F32E72">
                <w:rPr>
                  <w:rFonts w:ascii="Times New Roman" w:hAnsi="Times New Roman" w:cs="Times New Roman"/>
                  <w:sz w:val="20"/>
                  <w:szCs w:val="20"/>
                </w:rPr>
                <w:delText>Confidence Interval</w:delText>
              </w:r>
            </w:del>
          </w:p>
        </w:tc>
        <w:tc>
          <w:tcPr>
            <w:tcW w:w="1134" w:type="dxa"/>
            <w:shd w:val="clear" w:color="auto" w:fill="FFFFFF"/>
            <w:tcMar>
              <w:top w:w="15" w:type="dxa"/>
              <w:left w:w="15" w:type="dxa"/>
              <w:bottom w:w="0" w:type="dxa"/>
              <w:right w:w="15" w:type="dxa"/>
            </w:tcMar>
            <w:vAlign w:val="center"/>
            <w:hideMark/>
          </w:tcPr>
          <w:p w14:paraId="7B8979E6" w14:textId="47CA0A39" w:rsidR="009553C0" w:rsidRPr="00F32E72" w:rsidDel="00F32E72" w:rsidRDefault="009553C0">
            <w:pPr>
              <w:spacing w:after="0" w:line="360" w:lineRule="auto"/>
              <w:jc w:val="center"/>
              <w:rPr>
                <w:del w:id="803" w:author="Abraham Isaac Jacob Gajardo Cortez (masterin)" w:date="2020-12-01T21:42:00Z"/>
                <w:rFonts w:ascii="Times New Roman" w:hAnsi="Times New Roman" w:cs="Times New Roman"/>
                <w:sz w:val="20"/>
                <w:szCs w:val="20"/>
              </w:rPr>
              <w:pPrChange w:id="804" w:author="Abraham Isaac Jacob Gajardo Cortez (masterin)" w:date="2020-12-01T21:42:00Z">
                <w:pPr>
                  <w:spacing w:after="0" w:line="240" w:lineRule="auto"/>
                  <w:jc w:val="center"/>
                </w:pPr>
              </w:pPrChange>
            </w:pPr>
            <w:commentRangeStart w:id="805"/>
            <w:del w:id="806" w:author="Abraham Isaac Jacob Gajardo Cortez (masterin)" w:date="2020-12-01T21:42:00Z">
              <w:r w:rsidRPr="00F32E72" w:rsidDel="00F32E72">
                <w:rPr>
                  <w:rFonts w:ascii="Times New Roman" w:hAnsi="Times New Roman" w:cs="Times New Roman"/>
                  <w:sz w:val="20"/>
                  <w:szCs w:val="20"/>
                </w:rPr>
                <w:delText>P-Value</w:delText>
              </w:r>
              <w:commentRangeEnd w:id="805"/>
              <w:r w:rsidR="00A2261E" w:rsidRPr="00F32E72" w:rsidDel="00F32E72">
                <w:rPr>
                  <w:rStyle w:val="Refdecomentario"/>
                  <w:rFonts w:ascii="Times New Roman" w:hAnsi="Times New Roman" w:cs="Times New Roman"/>
                  <w:sz w:val="20"/>
                  <w:szCs w:val="20"/>
                  <w:rPrChange w:id="807" w:author="Abraham Isaac Jacob Gajardo Cortez (masterin)" w:date="2020-12-01T21:42:00Z">
                    <w:rPr>
                      <w:rStyle w:val="Refdecomentario"/>
                    </w:rPr>
                  </w:rPrChange>
                </w:rPr>
                <w:commentReference w:id="805"/>
              </w:r>
            </w:del>
          </w:p>
        </w:tc>
        <w:tc>
          <w:tcPr>
            <w:tcW w:w="992" w:type="dxa"/>
            <w:shd w:val="clear" w:color="auto" w:fill="FFFFFF"/>
            <w:tcMar>
              <w:top w:w="15" w:type="dxa"/>
              <w:left w:w="15" w:type="dxa"/>
              <w:bottom w:w="0" w:type="dxa"/>
              <w:right w:w="15" w:type="dxa"/>
            </w:tcMar>
            <w:vAlign w:val="center"/>
            <w:hideMark/>
          </w:tcPr>
          <w:p w14:paraId="64165E38" w14:textId="39FCC386" w:rsidR="009553C0" w:rsidRPr="00F32E72" w:rsidDel="00F32E72" w:rsidRDefault="009553C0">
            <w:pPr>
              <w:spacing w:after="0" w:line="360" w:lineRule="auto"/>
              <w:jc w:val="center"/>
              <w:rPr>
                <w:del w:id="808" w:author="Abraham Isaac Jacob Gajardo Cortez (masterin)" w:date="2020-12-01T21:42:00Z"/>
                <w:rFonts w:ascii="Times New Roman" w:hAnsi="Times New Roman" w:cs="Times New Roman"/>
                <w:sz w:val="20"/>
                <w:szCs w:val="20"/>
              </w:rPr>
              <w:pPrChange w:id="809" w:author="Abraham Isaac Jacob Gajardo Cortez (masterin)" w:date="2020-12-01T21:42:00Z">
                <w:pPr>
                  <w:spacing w:after="0" w:line="240" w:lineRule="auto"/>
                  <w:jc w:val="center"/>
                </w:pPr>
              </w:pPrChange>
            </w:pPr>
            <w:del w:id="810" w:author="Abraham Isaac Jacob Gajardo Cortez (masterin)" w:date="2020-12-01T21:42:00Z">
              <w:r w:rsidRPr="00F32E72" w:rsidDel="00F32E72">
                <w:rPr>
                  <w:rFonts w:ascii="Times New Roman" w:hAnsi="Times New Roman" w:cs="Times New Roman"/>
                  <w:sz w:val="20"/>
                  <w:szCs w:val="20"/>
                </w:rPr>
                <w:delText>Relative Effect (%)</w:delText>
              </w:r>
            </w:del>
          </w:p>
        </w:tc>
        <w:tc>
          <w:tcPr>
            <w:tcW w:w="1276" w:type="dxa"/>
            <w:shd w:val="clear" w:color="auto" w:fill="FFFFFF"/>
            <w:tcMar>
              <w:top w:w="15" w:type="dxa"/>
              <w:left w:w="15" w:type="dxa"/>
              <w:bottom w:w="0" w:type="dxa"/>
              <w:right w:w="15" w:type="dxa"/>
            </w:tcMar>
            <w:vAlign w:val="center"/>
            <w:hideMark/>
          </w:tcPr>
          <w:p w14:paraId="49297950" w14:textId="7B024389" w:rsidR="009553C0" w:rsidRPr="00F32E72" w:rsidDel="00F32E72" w:rsidRDefault="009553C0">
            <w:pPr>
              <w:spacing w:after="0" w:line="360" w:lineRule="auto"/>
              <w:jc w:val="center"/>
              <w:rPr>
                <w:del w:id="811" w:author="Abraham Isaac Jacob Gajardo Cortez (masterin)" w:date="2020-12-01T21:42:00Z"/>
                <w:rFonts w:ascii="Times New Roman" w:hAnsi="Times New Roman" w:cs="Times New Roman"/>
                <w:sz w:val="20"/>
                <w:szCs w:val="20"/>
              </w:rPr>
              <w:pPrChange w:id="812" w:author="Abraham Isaac Jacob Gajardo Cortez (masterin)" w:date="2020-12-01T21:42:00Z">
                <w:pPr>
                  <w:spacing w:after="0" w:line="240" w:lineRule="auto"/>
                  <w:jc w:val="center"/>
                </w:pPr>
              </w:pPrChange>
            </w:pPr>
            <w:del w:id="813" w:author="Abraham Isaac Jacob Gajardo Cortez (masterin)" w:date="2020-12-01T21:42:00Z">
              <w:r w:rsidRPr="00F32E72" w:rsidDel="00F32E72">
                <w:rPr>
                  <w:rFonts w:ascii="Times New Roman" w:hAnsi="Times New Roman" w:cs="Times New Roman"/>
                  <w:sz w:val="20"/>
                  <w:szCs w:val="20"/>
                </w:rPr>
                <w:delText>Confidence Interval (%)</w:delText>
              </w:r>
            </w:del>
          </w:p>
        </w:tc>
      </w:tr>
      <w:tr w:rsidR="00A2261E" w:rsidRPr="00F32E72" w:rsidDel="00F32E72" w14:paraId="4BCD5BA2" w14:textId="329CFE66" w:rsidTr="009553C0">
        <w:trPr>
          <w:trHeight w:val="56"/>
          <w:del w:id="814" w:author="Abraham Isaac Jacob Gajardo Cortez (masterin)" w:date="2020-12-01T21:42:00Z"/>
        </w:trPr>
        <w:tc>
          <w:tcPr>
            <w:tcW w:w="4106" w:type="dxa"/>
            <w:shd w:val="clear" w:color="auto" w:fill="FFFFFF"/>
            <w:tcMar>
              <w:top w:w="15" w:type="dxa"/>
              <w:left w:w="15" w:type="dxa"/>
              <w:bottom w:w="0" w:type="dxa"/>
              <w:right w:w="15" w:type="dxa"/>
            </w:tcMar>
            <w:vAlign w:val="center"/>
            <w:hideMark/>
          </w:tcPr>
          <w:p w14:paraId="688519E7" w14:textId="3C59154B" w:rsidR="009553C0" w:rsidRPr="00F32E72" w:rsidDel="00F32E72" w:rsidRDefault="009553C0">
            <w:pPr>
              <w:spacing w:after="0" w:line="360" w:lineRule="auto"/>
              <w:rPr>
                <w:del w:id="815" w:author="Abraham Isaac Jacob Gajardo Cortez (masterin)" w:date="2020-12-01T21:42:00Z"/>
                <w:rFonts w:ascii="Times New Roman" w:hAnsi="Times New Roman" w:cs="Times New Roman"/>
                <w:sz w:val="20"/>
                <w:szCs w:val="20"/>
              </w:rPr>
              <w:pPrChange w:id="816" w:author="Abraham Isaac Jacob Gajardo Cortez (masterin)" w:date="2020-12-01T21:42:00Z">
                <w:pPr>
                  <w:spacing w:after="0" w:line="240" w:lineRule="auto"/>
                </w:pPr>
              </w:pPrChange>
            </w:pPr>
            <w:del w:id="817" w:author="Abraham Isaac Jacob Gajardo Cortez (masterin)" w:date="2020-12-01T21:42:00Z">
              <w:r w:rsidRPr="00F32E72" w:rsidDel="00F32E72">
                <w:rPr>
                  <w:rFonts w:ascii="Times New Roman" w:hAnsi="Times New Roman" w:cs="Times New Roman"/>
                  <w:sz w:val="20"/>
                  <w:szCs w:val="20"/>
                </w:rPr>
                <w:delText>Trauma Hospitalizations</w:delText>
              </w:r>
              <w:r w:rsidR="009B3D9E" w:rsidRPr="00F32E72" w:rsidDel="00F32E72">
                <w:rPr>
                  <w:rFonts w:ascii="Times New Roman" w:hAnsi="Times New Roman" w:cs="Times New Roman"/>
                  <w:sz w:val="20"/>
                  <w:szCs w:val="20"/>
                  <w:vertAlign w:val="superscript"/>
                  <w:rPrChange w:id="818" w:author="Abraham Isaac Jacob Gajardo Cortez (masterin)" w:date="2020-12-01T21:42:00Z">
                    <w:rPr>
                      <w:rFonts w:ascii="Times New Roman" w:hAnsi="Times New Roman" w:cs="Times New Roman"/>
                      <w:sz w:val="18"/>
                      <w:szCs w:val="18"/>
                      <w:vertAlign w:val="superscript"/>
                    </w:rPr>
                  </w:rPrChange>
                </w:rPr>
                <w:delText>b</w:delText>
              </w:r>
            </w:del>
          </w:p>
        </w:tc>
        <w:tc>
          <w:tcPr>
            <w:tcW w:w="709" w:type="dxa"/>
            <w:shd w:val="clear" w:color="auto" w:fill="FFFFFF"/>
            <w:tcMar>
              <w:top w:w="15" w:type="dxa"/>
              <w:left w:w="15" w:type="dxa"/>
              <w:bottom w:w="0" w:type="dxa"/>
              <w:right w:w="15" w:type="dxa"/>
            </w:tcMar>
            <w:vAlign w:val="center"/>
          </w:tcPr>
          <w:p w14:paraId="553F912D" w14:textId="593C83B0" w:rsidR="009553C0" w:rsidRPr="00F32E72" w:rsidDel="00F32E72" w:rsidRDefault="009553C0">
            <w:pPr>
              <w:spacing w:after="0" w:line="360" w:lineRule="auto"/>
              <w:jc w:val="center"/>
              <w:rPr>
                <w:del w:id="819" w:author="Abraham Isaac Jacob Gajardo Cortez (masterin)" w:date="2020-12-01T21:42:00Z"/>
                <w:rFonts w:ascii="Times New Roman" w:hAnsi="Times New Roman" w:cs="Times New Roman"/>
                <w:sz w:val="20"/>
                <w:szCs w:val="20"/>
              </w:rPr>
              <w:pPrChange w:id="820" w:author="Abraham Isaac Jacob Gajardo Cortez (masterin)" w:date="2020-12-01T21:42:00Z">
                <w:pPr>
                  <w:spacing w:after="0" w:line="240" w:lineRule="auto"/>
                  <w:jc w:val="center"/>
                </w:pPr>
              </w:pPrChange>
            </w:pPr>
            <w:del w:id="821" w:author="Abraham Isaac Jacob Gajardo Cortez (masterin)" w:date="2020-12-01T21:42:00Z">
              <w:r w:rsidRPr="00F32E72" w:rsidDel="00F32E72">
                <w:rPr>
                  <w:rFonts w:ascii="Times New Roman" w:hAnsi="Times New Roman" w:cs="Times New Roman"/>
                  <w:sz w:val="20"/>
                  <w:szCs w:val="20"/>
                </w:rPr>
                <w:delText>11</w:delText>
              </w:r>
            </w:del>
          </w:p>
        </w:tc>
        <w:tc>
          <w:tcPr>
            <w:tcW w:w="1134" w:type="dxa"/>
            <w:shd w:val="clear" w:color="auto" w:fill="FFFFFF"/>
            <w:tcMar>
              <w:top w:w="15" w:type="dxa"/>
              <w:left w:w="15" w:type="dxa"/>
              <w:bottom w:w="0" w:type="dxa"/>
              <w:right w:w="15" w:type="dxa"/>
            </w:tcMar>
            <w:vAlign w:val="center"/>
          </w:tcPr>
          <w:p w14:paraId="02B15886" w14:textId="456D9037" w:rsidR="009553C0" w:rsidRPr="00F32E72" w:rsidDel="00F32E72" w:rsidRDefault="009553C0">
            <w:pPr>
              <w:spacing w:after="0" w:line="360" w:lineRule="auto"/>
              <w:jc w:val="center"/>
              <w:rPr>
                <w:del w:id="822" w:author="Abraham Isaac Jacob Gajardo Cortez (masterin)" w:date="2020-12-01T21:42:00Z"/>
                <w:rFonts w:ascii="Times New Roman" w:hAnsi="Times New Roman" w:cs="Times New Roman"/>
                <w:sz w:val="20"/>
                <w:szCs w:val="20"/>
              </w:rPr>
              <w:pPrChange w:id="823" w:author="Abraham Isaac Jacob Gajardo Cortez (masterin)" w:date="2020-12-01T21:42:00Z">
                <w:pPr>
                  <w:spacing w:after="0" w:line="240" w:lineRule="auto"/>
                  <w:jc w:val="center"/>
                </w:pPr>
              </w:pPrChange>
            </w:pPr>
            <w:del w:id="824" w:author="Abraham Isaac Jacob Gajardo Cortez (masterin)" w:date="2020-12-01T21:42:00Z">
              <w:r w:rsidRPr="00F32E72" w:rsidDel="00F32E72">
                <w:rPr>
                  <w:rFonts w:ascii="Times New Roman" w:hAnsi="Times New Roman" w:cs="Times New Roman"/>
                  <w:sz w:val="20"/>
                  <w:szCs w:val="20"/>
                </w:rPr>
                <w:delText>(1.9, 21)</w:delText>
              </w:r>
            </w:del>
          </w:p>
        </w:tc>
        <w:tc>
          <w:tcPr>
            <w:tcW w:w="1134" w:type="dxa"/>
            <w:shd w:val="clear" w:color="auto" w:fill="FFFFFF"/>
            <w:tcMar>
              <w:top w:w="15" w:type="dxa"/>
              <w:left w:w="15" w:type="dxa"/>
              <w:bottom w:w="0" w:type="dxa"/>
              <w:right w:w="15" w:type="dxa"/>
            </w:tcMar>
            <w:vAlign w:val="center"/>
          </w:tcPr>
          <w:p w14:paraId="689DB2BE" w14:textId="68DAE8D4" w:rsidR="009553C0" w:rsidRPr="00F32E72" w:rsidDel="00F32E72" w:rsidRDefault="009553C0">
            <w:pPr>
              <w:spacing w:after="0" w:line="360" w:lineRule="auto"/>
              <w:jc w:val="center"/>
              <w:rPr>
                <w:del w:id="825" w:author="Abraham Isaac Jacob Gajardo Cortez (masterin)" w:date="2020-12-01T21:42:00Z"/>
                <w:rFonts w:ascii="Times New Roman" w:hAnsi="Times New Roman" w:cs="Times New Roman"/>
                <w:sz w:val="20"/>
                <w:szCs w:val="20"/>
              </w:rPr>
              <w:pPrChange w:id="826" w:author="Abraham Isaac Jacob Gajardo Cortez (masterin)" w:date="2020-12-01T21:42:00Z">
                <w:pPr>
                  <w:spacing w:after="0" w:line="240" w:lineRule="auto"/>
                  <w:jc w:val="center"/>
                </w:pPr>
              </w:pPrChange>
            </w:pPr>
            <w:del w:id="827" w:author="Abraham Isaac Jacob Gajardo Cortez (masterin)" w:date="2020-12-01T21:42:00Z">
              <w:r w:rsidRPr="00F32E72" w:rsidDel="00F32E72">
                <w:rPr>
                  <w:rFonts w:ascii="Times New Roman" w:hAnsi="Times New Roman" w:cs="Times New Roman"/>
                  <w:sz w:val="20"/>
                  <w:szCs w:val="20"/>
                </w:rPr>
                <w:delText>0.01015</w:delText>
              </w:r>
            </w:del>
          </w:p>
        </w:tc>
        <w:tc>
          <w:tcPr>
            <w:tcW w:w="992" w:type="dxa"/>
            <w:shd w:val="clear" w:color="auto" w:fill="FFFFFF"/>
            <w:tcMar>
              <w:top w:w="15" w:type="dxa"/>
              <w:left w:w="15" w:type="dxa"/>
              <w:bottom w:w="0" w:type="dxa"/>
              <w:right w:w="15" w:type="dxa"/>
            </w:tcMar>
            <w:vAlign w:val="center"/>
          </w:tcPr>
          <w:p w14:paraId="04DF075C" w14:textId="27603ECC" w:rsidR="009553C0" w:rsidRPr="00F32E72" w:rsidDel="00F32E72" w:rsidRDefault="009553C0">
            <w:pPr>
              <w:spacing w:after="0" w:line="360" w:lineRule="auto"/>
              <w:jc w:val="center"/>
              <w:rPr>
                <w:del w:id="828" w:author="Abraham Isaac Jacob Gajardo Cortez (masterin)" w:date="2020-12-01T21:42:00Z"/>
                <w:rFonts w:ascii="Times New Roman" w:hAnsi="Times New Roman" w:cs="Times New Roman"/>
                <w:sz w:val="20"/>
                <w:szCs w:val="20"/>
              </w:rPr>
              <w:pPrChange w:id="829" w:author="Abraham Isaac Jacob Gajardo Cortez (masterin)" w:date="2020-12-01T21:42:00Z">
                <w:pPr>
                  <w:spacing w:after="0" w:line="240" w:lineRule="auto"/>
                  <w:jc w:val="center"/>
                </w:pPr>
              </w:pPrChange>
            </w:pPr>
            <w:del w:id="830" w:author="Abraham Isaac Jacob Gajardo Cortez (masterin)" w:date="2020-12-01T21:42:00Z">
              <w:r w:rsidRPr="00F32E72" w:rsidDel="00F32E72">
                <w:rPr>
                  <w:rFonts w:ascii="Times New Roman" w:hAnsi="Times New Roman" w:cs="Times New Roman"/>
                  <w:sz w:val="20"/>
                  <w:szCs w:val="20"/>
                </w:rPr>
                <w:delText>16</w:delText>
              </w:r>
            </w:del>
          </w:p>
        </w:tc>
        <w:tc>
          <w:tcPr>
            <w:tcW w:w="1276" w:type="dxa"/>
            <w:shd w:val="clear" w:color="auto" w:fill="FFFFFF"/>
            <w:tcMar>
              <w:top w:w="15" w:type="dxa"/>
              <w:left w:w="15" w:type="dxa"/>
              <w:bottom w:w="0" w:type="dxa"/>
              <w:right w:w="15" w:type="dxa"/>
            </w:tcMar>
            <w:vAlign w:val="center"/>
          </w:tcPr>
          <w:p w14:paraId="7B2A00DA" w14:textId="20FA04F5" w:rsidR="009553C0" w:rsidRPr="00F32E72" w:rsidDel="00F32E72" w:rsidRDefault="009553C0">
            <w:pPr>
              <w:spacing w:after="0" w:line="360" w:lineRule="auto"/>
              <w:jc w:val="center"/>
              <w:rPr>
                <w:del w:id="831" w:author="Abraham Isaac Jacob Gajardo Cortez (masterin)" w:date="2020-12-01T21:42:00Z"/>
                <w:rFonts w:ascii="Times New Roman" w:hAnsi="Times New Roman" w:cs="Times New Roman"/>
                <w:sz w:val="20"/>
                <w:szCs w:val="20"/>
              </w:rPr>
              <w:pPrChange w:id="832" w:author="Abraham Isaac Jacob Gajardo Cortez (masterin)" w:date="2020-12-01T21:42:00Z">
                <w:pPr>
                  <w:spacing w:after="0" w:line="240" w:lineRule="auto"/>
                  <w:jc w:val="center"/>
                </w:pPr>
              </w:pPrChange>
            </w:pPr>
            <w:del w:id="833" w:author="Abraham Isaac Jacob Gajardo Cortez (masterin)" w:date="2020-12-01T21:42:00Z">
              <w:r w:rsidRPr="00F32E72" w:rsidDel="00F32E72">
                <w:rPr>
                  <w:rFonts w:ascii="Times New Roman" w:hAnsi="Times New Roman" w:cs="Times New Roman"/>
                  <w:sz w:val="20"/>
                  <w:szCs w:val="20"/>
                </w:rPr>
                <w:delText>(2.7, 30)</w:delText>
              </w:r>
            </w:del>
          </w:p>
        </w:tc>
      </w:tr>
      <w:tr w:rsidR="00A2261E" w:rsidRPr="00F32E72" w:rsidDel="00F32E72" w14:paraId="0AC43552" w14:textId="50EAD768" w:rsidTr="009553C0">
        <w:trPr>
          <w:trHeight w:val="56"/>
          <w:del w:id="834" w:author="Abraham Isaac Jacob Gajardo Cortez (masterin)" w:date="2020-12-01T21:42:00Z"/>
        </w:trPr>
        <w:tc>
          <w:tcPr>
            <w:tcW w:w="4106" w:type="dxa"/>
            <w:shd w:val="clear" w:color="auto" w:fill="FFFFFF"/>
            <w:tcMar>
              <w:top w:w="15" w:type="dxa"/>
              <w:left w:w="15" w:type="dxa"/>
              <w:bottom w:w="0" w:type="dxa"/>
              <w:right w:w="15" w:type="dxa"/>
            </w:tcMar>
            <w:vAlign w:val="center"/>
          </w:tcPr>
          <w:p w14:paraId="015253DC" w14:textId="016C2263" w:rsidR="009553C0" w:rsidRPr="00F32E72" w:rsidDel="00F32E72" w:rsidRDefault="009553C0">
            <w:pPr>
              <w:spacing w:after="0" w:line="360" w:lineRule="auto"/>
              <w:rPr>
                <w:del w:id="835" w:author="Abraham Isaac Jacob Gajardo Cortez (masterin)" w:date="2020-12-01T21:42:00Z"/>
                <w:rFonts w:ascii="Times New Roman" w:hAnsi="Times New Roman" w:cs="Times New Roman"/>
                <w:sz w:val="20"/>
                <w:szCs w:val="20"/>
              </w:rPr>
              <w:pPrChange w:id="836" w:author="Abraham Isaac Jacob Gajardo Cortez (masterin)" w:date="2020-12-01T21:42:00Z">
                <w:pPr>
                  <w:spacing w:after="0" w:line="240" w:lineRule="auto"/>
                </w:pPr>
              </w:pPrChange>
            </w:pPr>
            <w:del w:id="837" w:author="Abraham Isaac Jacob Gajardo Cortez (masterin)" w:date="2020-12-01T21:42:00Z">
              <w:r w:rsidRPr="00F32E72" w:rsidDel="00F32E72">
                <w:rPr>
                  <w:rFonts w:ascii="Times New Roman" w:hAnsi="Times New Roman" w:cs="Times New Roman"/>
                  <w:sz w:val="20"/>
                  <w:szCs w:val="20"/>
                </w:rPr>
                <w:delText>Trauma Consultations</w:delText>
              </w:r>
              <w:r w:rsidR="009B3D9E" w:rsidRPr="00F32E72" w:rsidDel="00F32E72">
                <w:rPr>
                  <w:rFonts w:ascii="Times New Roman" w:hAnsi="Times New Roman" w:cs="Times New Roman"/>
                  <w:sz w:val="20"/>
                  <w:szCs w:val="20"/>
                  <w:vertAlign w:val="superscript"/>
                </w:rPr>
                <w:delText>c</w:delText>
              </w:r>
            </w:del>
          </w:p>
        </w:tc>
        <w:tc>
          <w:tcPr>
            <w:tcW w:w="709" w:type="dxa"/>
            <w:shd w:val="clear" w:color="auto" w:fill="FFFFFF"/>
            <w:tcMar>
              <w:top w:w="15" w:type="dxa"/>
              <w:left w:w="15" w:type="dxa"/>
              <w:bottom w:w="0" w:type="dxa"/>
              <w:right w:w="15" w:type="dxa"/>
            </w:tcMar>
            <w:vAlign w:val="center"/>
          </w:tcPr>
          <w:p w14:paraId="4E67C0DD" w14:textId="58BD9705" w:rsidR="009553C0" w:rsidRPr="00F32E72" w:rsidDel="00F32E72" w:rsidRDefault="009553C0">
            <w:pPr>
              <w:spacing w:after="0" w:line="360" w:lineRule="auto"/>
              <w:jc w:val="center"/>
              <w:rPr>
                <w:del w:id="838" w:author="Abraham Isaac Jacob Gajardo Cortez (masterin)" w:date="2020-12-01T21:42:00Z"/>
                <w:rFonts w:ascii="Times New Roman" w:hAnsi="Times New Roman" w:cs="Times New Roman"/>
                <w:sz w:val="20"/>
                <w:szCs w:val="20"/>
              </w:rPr>
              <w:pPrChange w:id="839" w:author="Abraham Isaac Jacob Gajardo Cortez (masterin)" w:date="2020-12-01T21:42:00Z">
                <w:pPr>
                  <w:spacing w:after="0" w:line="240" w:lineRule="auto"/>
                  <w:jc w:val="center"/>
                </w:pPr>
              </w:pPrChange>
            </w:pPr>
            <w:del w:id="840" w:author="Abraham Isaac Jacob Gajardo Cortez (masterin)" w:date="2020-12-01T21:42:00Z">
              <w:r w:rsidRPr="00F32E72" w:rsidDel="00F32E72">
                <w:rPr>
                  <w:rFonts w:ascii="Times New Roman" w:hAnsi="Times New Roman" w:cs="Times New Roman"/>
                  <w:sz w:val="20"/>
                  <w:szCs w:val="20"/>
                </w:rPr>
                <w:delText>-99</w:delText>
              </w:r>
            </w:del>
          </w:p>
        </w:tc>
        <w:tc>
          <w:tcPr>
            <w:tcW w:w="1134" w:type="dxa"/>
            <w:shd w:val="clear" w:color="auto" w:fill="FFFFFF"/>
            <w:tcMar>
              <w:top w:w="15" w:type="dxa"/>
              <w:left w:w="15" w:type="dxa"/>
              <w:bottom w:w="0" w:type="dxa"/>
              <w:right w:w="15" w:type="dxa"/>
            </w:tcMar>
            <w:vAlign w:val="center"/>
          </w:tcPr>
          <w:p w14:paraId="7D5EC2FD" w14:textId="74864D11" w:rsidR="009553C0" w:rsidRPr="00F32E72" w:rsidDel="00F32E72" w:rsidRDefault="009553C0">
            <w:pPr>
              <w:spacing w:after="0" w:line="360" w:lineRule="auto"/>
              <w:jc w:val="center"/>
              <w:rPr>
                <w:del w:id="841" w:author="Abraham Isaac Jacob Gajardo Cortez (masterin)" w:date="2020-12-01T21:42:00Z"/>
                <w:rFonts w:ascii="Times New Roman" w:hAnsi="Times New Roman" w:cs="Times New Roman"/>
                <w:sz w:val="20"/>
                <w:szCs w:val="20"/>
              </w:rPr>
              <w:pPrChange w:id="842" w:author="Abraham Isaac Jacob Gajardo Cortez (masterin)" w:date="2020-12-01T21:42:00Z">
                <w:pPr>
                  <w:spacing w:after="0" w:line="240" w:lineRule="auto"/>
                  <w:jc w:val="center"/>
                </w:pPr>
              </w:pPrChange>
            </w:pPr>
            <w:del w:id="843" w:author="Abraham Isaac Jacob Gajardo Cortez (masterin)" w:date="2020-12-01T21:42:00Z">
              <w:r w:rsidRPr="00F32E72" w:rsidDel="00F32E72">
                <w:rPr>
                  <w:rFonts w:ascii="Times New Roman" w:hAnsi="Times New Roman" w:cs="Times New Roman"/>
                  <w:sz w:val="20"/>
                  <w:szCs w:val="20"/>
                </w:rPr>
                <w:delText>(-357, 161)</w:delText>
              </w:r>
            </w:del>
          </w:p>
        </w:tc>
        <w:tc>
          <w:tcPr>
            <w:tcW w:w="1134" w:type="dxa"/>
            <w:shd w:val="clear" w:color="auto" w:fill="FFFFFF"/>
            <w:tcMar>
              <w:top w:w="15" w:type="dxa"/>
              <w:left w:w="15" w:type="dxa"/>
              <w:bottom w:w="0" w:type="dxa"/>
              <w:right w:w="15" w:type="dxa"/>
            </w:tcMar>
            <w:vAlign w:val="center"/>
          </w:tcPr>
          <w:p w14:paraId="376B4E02" w14:textId="56366796" w:rsidR="009553C0" w:rsidRPr="00F32E72" w:rsidDel="00F32E72" w:rsidRDefault="009553C0">
            <w:pPr>
              <w:spacing w:after="0" w:line="360" w:lineRule="auto"/>
              <w:jc w:val="center"/>
              <w:rPr>
                <w:del w:id="844" w:author="Abraham Isaac Jacob Gajardo Cortez (masterin)" w:date="2020-12-01T21:42:00Z"/>
                <w:rFonts w:ascii="Times New Roman" w:hAnsi="Times New Roman" w:cs="Times New Roman"/>
                <w:sz w:val="20"/>
                <w:szCs w:val="20"/>
              </w:rPr>
              <w:pPrChange w:id="845" w:author="Abraham Isaac Jacob Gajardo Cortez (masterin)" w:date="2020-12-01T21:42:00Z">
                <w:pPr>
                  <w:spacing w:after="0" w:line="240" w:lineRule="auto"/>
                  <w:jc w:val="center"/>
                </w:pPr>
              </w:pPrChange>
            </w:pPr>
            <w:del w:id="846" w:author="Abraham Isaac Jacob Gajardo Cortez (masterin)" w:date="2020-12-01T21:42:00Z">
              <w:r w:rsidRPr="00F32E72" w:rsidDel="00F32E72">
                <w:rPr>
                  <w:rFonts w:ascii="Times New Roman" w:hAnsi="Times New Roman" w:cs="Times New Roman"/>
                  <w:sz w:val="20"/>
                  <w:szCs w:val="20"/>
                </w:rPr>
                <w:delText>0.2204</w:delText>
              </w:r>
            </w:del>
          </w:p>
        </w:tc>
        <w:tc>
          <w:tcPr>
            <w:tcW w:w="992" w:type="dxa"/>
            <w:shd w:val="clear" w:color="auto" w:fill="FFFFFF"/>
            <w:tcMar>
              <w:top w:w="15" w:type="dxa"/>
              <w:left w:w="15" w:type="dxa"/>
              <w:bottom w:w="0" w:type="dxa"/>
              <w:right w:w="15" w:type="dxa"/>
            </w:tcMar>
            <w:vAlign w:val="center"/>
          </w:tcPr>
          <w:p w14:paraId="2A9C845C" w14:textId="6C22AF47" w:rsidR="009553C0" w:rsidRPr="00F32E72" w:rsidDel="00F32E72" w:rsidRDefault="009553C0">
            <w:pPr>
              <w:spacing w:after="0" w:line="360" w:lineRule="auto"/>
              <w:jc w:val="center"/>
              <w:rPr>
                <w:del w:id="847" w:author="Abraham Isaac Jacob Gajardo Cortez (masterin)" w:date="2020-12-01T21:42:00Z"/>
                <w:rFonts w:ascii="Times New Roman" w:hAnsi="Times New Roman" w:cs="Times New Roman"/>
                <w:sz w:val="20"/>
                <w:szCs w:val="20"/>
              </w:rPr>
              <w:pPrChange w:id="848" w:author="Abraham Isaac Jacob Gajardo Cortez (masterin)" w:date="2020-12-01T21:42:00Z">
                <w:pPr>
                  <w:spacing w:after="0" w:line="240" w:lineRule="auto"/>
                  <w:jc w:val="center"/>
                </w:pPr>
              </w:pPrChange>
            </w:pPr>
            <w:del w:id="849" w:author="Abraham Isaac Jacob Gajardo Cortez (masterin)" w:date="2020-12-01T21:42:00Z">
              <w:r w:rsidRPr="00F32E72" w:rsidDel="00F32E72">
                <w:rPr>
                  <w:rFonts w:ascii="Times New Roman" w:hAnsi="Times New Roman" w:cs="Times New Roman"/>
                  <w:sz w:val="20"/>
                  <w:szCs w:val="20"/>
                </w:rPr>
                <w:delText>-11</w:delText>
              </w:r>
            </w:del>
          </w:p>
        </w:tc>
        <w:tc>
          <w:tcPr>
            <w:tcW w:w="1276" w:type="dxa"/>
            <w:shd w:val="clear" w:color="auto" w:fill="FFFFFF"/>
            <w:tcMar>
              <w:top w:w="15" w:type="dxa"/>
              <w:left w:w="15" w:type="dxa"/>
              <w:bottom w:w="0" w:type="dxa"/>
              <w:right w:w="15" w:type="dxa"/>
            </w:tcMar>
            <w:vAlign w:val="center"/>
          </w:tcPr>
          <w:p w14:paraId="518E8AE6" w14:textId="1E702FEA" w:rsidR="009553C0" w:rsidRPr="00F32E72" w:rsidDel="00F32E72" w:rsidRDefault="009553C0">
            <w:pPr>
              <w:spacing w:after="0" w:line="360" w:lineRule="auto"/>
              <w:jc w:val="center"/>
              <w:rPr>
                <w:del w:id="850" w:author="Abraham Isaac Jacob Gajardo Cortez (masterin)" w:date="2020-12-01T21:42:00Z"/>
                <w:rFonts w:ascii="Times New Roman" w:hAnsi="Times New Roman" w:cs="Times New Roman"/>
                <w:sz w:val="20"/>
                <w:szCs w:val="20"/>
              </w:rPr>
              <w:pPrChange w:id="851" w:author="Abraham Isaac Jacob Gajardo Cortez (masterin)" w:date="2020-12-01T21:42:00Z">
                <w:pPr>
                  <w:spacing w:after="0" w:line="240" w:lineRule="auto"/>
                  <w:jc w:val="center"/>
                </w:pPr>
              </w:pPrChange>
            </w:pPr>
            <w:del w:id="852" w:author="Abraham Isaac Jacob Gajardo Cortez (masterin)" w:date="2020-12-01T21:42:00Z">
              <w:r w:rsidRPr="00F32E72" w:rsidDel="00F32E72">
                <w:rPr>
                  <w:rFonts w:ascii="Times New Roman" w:hAnsi="Times New Roman" w:cs="Times New Roman"/>
                  <w:sz w:val="20"/>
                  <w:szCs w:val="20"/>
                </w:rPr>
                <w:delText>(-39, 18)</w:delText>
              </w:r>
            </w:del>
          </w:p>
        </w:tc>
      </w:tr>
      <w:tr w:rsidR="00A2261E" w:rsidRPr="00F32E72" w:rsidDel="00F32E72" w14:paraId="06F21E4C" w14:textId="78EABD44" w:rsidTr="009553C0">
        <w:trPr>
          <w:del w:id="853" w:author="Abraham Isaac Jacob Gajardo Cortez (masterin)" w:date="2020-12-01T21:42:00Z"/>
        </w:trPr>
        <w:tc>
          <w:tcPr>
            <w:tcW w:w="4106" w:type="dxa"/>
            <w:shd w:val="clear" w:color="auto" w:fill="FFFFFF"/>
            <w:tcMar>
              <w:top w:w="15" w:type="dxa"/>
              <w:left w:w="15" w:type="dxa"/>
              <w:bottom w:w="0" w:type="dxa"/>
              <w:right w:w="15" w:type="dxa"/>
            </w:tcMar>
            <w:vAlign w:val="center"/>
            <w:hideMark/>
          </w:tcPr>
          <w:p w14:paraId="7668ACBC" w14:textId="73A04790" w:rsidR="009553C0" w:rsidRPr="00F32E72" w:rsidDel="00F32E72" w:rsidRDefault="009553C0">
            <w:pPr>
              <w:spacing w:after="0" w:line="360" w:lineRule="auto"/>
              <w:rPr>
                <w:del w:id="854" w:author="Abraham Isaac Jacob Gajardo Cortez (masterin)" w:date="2020-12-01T21:42:00Z"/>
                <w:rFonts w:ascii="Times New Roman" w:hAnsi="Times New Roman" w:cs="Times New Roman"/>
                <w:sz w:val="20"/>
                <w:szCs w:val="20"/>
              </w:rPr>
              <w:pPrChange w:id="855" w:author="Abraham Isaac Jacob Gajardo Cortez (masterin)" w:date="2020-12-01T21:42:00Z">
                <w:pPr>
                  <w:spacing w:after="0" w:line="240" w:lineRule="auto"/>
                </w:pPr>
              </w:pPrChange>
            </w:pPr>
            <w:del w:id="856" w:author="Abraham Isaac Jacob Gajardo Cortez (masterin)" w:date="2020-12-01T21:42:00Z">
              <w:r w:rsidRPr="00F32E72" w:rsidDel="00F32E72">
                <w:rPr>
                  <w:rFonts w:ascii="Times New Roman" w:hAnsi="Times New Roman" w:cs="Times New Roman"/>
                  <w:sz w:val="20"/>
                  <w:szCs w:val="20"/>
                </w:rPr>
                <w:delText>Respiratory Hospitalizations</w:delText>
              </w:r>
              <w:r w:rsidR="009B3D9E" w:rsidRPr="00F32E72" w:rsidDel="00F32E72">
                <w:rPr>
                  <w:rFonts w:ascii="Times New Roman" w:hAnsi="Times New Roman" w:cs="Times New Roman"/>
                  <w:sz w:val="20"/>
                  <w:szCs w:val="20"/>
                  <w:vertAlign w:val="superscript"/>
                  <w:rPrChange w:id="857" w:author="Abraham Isaac Jacob Gajardo Cortez (masterin)" w:date="2020-12-01T21:42:00Z">
                    <w:rPr>
                      <w:rFonts w:ascii="Times New Roman" w:hAnsi="Times New Roman" w:cs="Times New Roman"/>
                      <w:sz w:val="18"/>
                      <w:szCs w:val="18"/>
                      <w:vertAlign w:val="superscript"/>
                    </w:rPr>
                  </w:rPrChange>
                </w:rPr>
                <w:delText>b</w:delText>
              </w:r>
            </w:del>
          </w:p>
        </w:tc>
        <w:tc>
          <w:tcPr>
            <w:tcW w:w="709" w:type="dxa"/>
            <w:shd w:val="clear" w:color="auto" w:fill="FFFFFF"/>
            <w:tcMar>
              <w:top w:w="15" w:type="dxa"/>
              <w:left w:w="15" w:type="dxa"/>
              <w:bottom w:w="0" w:type="dxa"/>
              <w:right w:w="15" w:type="dxa"/>
            </w:tcMar>
            <w:vAlign w:val="center"/>
          </w:tcPr>
          <w:p w14:paraId="28B7A009" w14:textId="2DA08B80" w:rsidR="009553C0" w:rsidRPr="00F32E72" w:rsidDel="00F32E72" w:rsidRDefault="009553C0">
            <w:pPr>
              <w:spacing w:after="0" w:line="360" w:lineRule="auto"/>
              <w:jc w:val="center"/>
              <w:rPr>
                <w:del w:id="858" w:author="Abraham Isaac Jacob Gajardo Cortez (masterin)" w:date="2020-12-01T21:42:00Z"/>
                <w:rFonts w:ascii="Times New Roman" w:hAnsi="Times New Roman" w:cs="Times New Roman"/>
                <w:sz w:val="20"/>
                <w:szCs w:val="20"/>
              </w:rPr>
              <w:pPrChange w:id="859" w:author="Abraham Isaac Jacob Gajardo Cortez (masterin)" w:date="2020-12-01T21:42:00Z">
                <w:pPr>
                  <w:spacing w:after="0" w:line="240" w:lineRule="auto"/>
                  <w:jc w:val="center"/>
                </w:pPr>
              </w:pPrChange>
            </w:pPr>
            <w:del w:id="860" w:author="Abraham Isaac Jacob Gajardo Cortez (masterin)" w:date="2020-12-01T21:42:00Z">
              <w:r w:rsidRPr="00F32E72" w:rsidDel="00F32E72">
                <w:rPr>
                  <w:rFonts w:ascii="Times New Roman" w:hAnsi="Times New Roman" w:cs="Times New Roman"/>
                  <w:sz w:val="20"/>
                  <w:szCs w:val="20"/>
                </w:rPr>
                <w:delText>-3.7</w:delText>
              </w:r>
            </w:del>
          </w:p>
        </w:tc>
        <w:tc>
          <w:tcPr>
            <w:tcW w:w="1134" w:type="dxa"/>
            <w:shd w:val="clear" w:color="auto" w:fill="FFFFFF"/>
            <w:tcMar>
              <w:top w:w="15" w:type="dxa"/>
              <w:left w:w="15" w:type="dxa"/>
              <w:bottom w:w="0" w:type="dxa"/>
              <w:right w:w="15" w:type="dxa"/>
            </w:tcMar>
            <w:vAlign w:val="center"/>
          </w:tcPr>
          <w:p w14:paraId="278336F0" w14:textId="388F5AF9" w:rsidR="009553C0" w:rsidRPr="00F32E72" w:rsidDel="00F32E72" w:rsidRDefault="009553C0">
            <w:pPr>
              <w:spacing w:after="0" w:line="360" w:lineRule="auto"/>
              <w:jc w:val="center"/>
              <w:rPr>
                <w:del w:id="861" w:author="Abraham Isaac Jacob Gajardo Cortez (masterin)" w:date="2020-12-01T21:42:00Z"/>
                <w:rFonts w:ascii="Times New Roman" w:hAnsi="Times New Roman" w:cs="Times New Roman"/>
                <w:sz w:val="20"/>
                <w:szCs w:val="20"/>
              </w:rPr>
              <w:pPrChange w:id="862" w:author="Abraham Isaac Jacob Gajardo Cortez (masterin)" w:date="2020-12-01T21:42:00Z">
                <w:pPr>
                  <w:spacing w:after="0" w:line="240" w:lineRule="auto"/>
                  <w:jc w:val="center"/>
                </w:pPr>
              </w:pPrChange>
            </w:pPr>
            <w:del w:id="863" w:author="Abraham Isaac Jacob Gajardo Cortez (masterin)" w:date="2020-12-01T21:42:00Z">
              <w:r w:rsidRPr="00F32E72" w:rsidDel="00F32E72">
                <w:rPr>
                  <w:rFonts w:ascii="Times New Roman" w:hAnsi="Times New Roman" w:cs="Times New Roman"/>
                  <w:sz w:val="20"/>
                  <w:szCs w:val="20"/>
                </w:rPr>
                <w:delText>(-13, 5.9)</w:delText>
              </w:r>
            </w:del>
          </w:p>
        </w:tc>
        <w:tc>
          <w:tcPr>
            <w:tcW w:w="1134" w:type="dxa"/>
            <w:shd w:val="clear" w:color="auto" w:fill="FFFFFF"/>
            <w:tcMar>
              <w:top w:w="15" w:type="dxa"/>
              <w:left w:w="15" w:type="dxa"/>
              <w:bottom w:w="0" w:type="dxa"/>
              <w:right w:w="15" w:type="dxa"/>
            </w:tcMar>
            <w:vAlign w:val="center"/>
          </w:tcPr>
          <w:p w14:paraId="6FDF5B78" w14:textId="4EBBCD40" w:rsidR="009553C0" w:rsidRPr="00F32E72" w:rsidDel="00F32E72" w:rsidRDefault="009553C0">
            <w:pPr>
              <w:spacing w:after="0" w:line="360" w:lineRule="auto"/>
              <w:jc w:val="center"/>
              <w:rPr>
                <w:del w:id="864" w:author="Abraham Isaac Jacob Gajardo Cortez (masterin)" w:date="2020-12-01T21:42:00Z"/>
                <w:rFonts w:ascii="Times New Roman" w:hAnsi="Times New Roman" w:cs="Times New Roman"/>
                <w:sz w:val="20"/>
                <w:szCs w:val="20"/>
              </w:rPr>
              <w:pPrChange w:id="865" w:author="Abraham Isaac Jacob Gajardo Cortez (masterin)" w:date="2020-12-01T21:42:00Z">
                <w:pPr>
                  <w:spacing w:after="0" w:line="240" w:lineRule="auto"/>
                  <w:jc w:val="center"/>
                </w:pPr>
              </w:pPrChange>
            </w:pPr>
            <w:del w:id="866" w:author="Abraham Isaac Jacob Gajardo Cortez (masterin)" w:date="2020-12-01T21:42:00Z">
              <w:r w:rsidRPr="00F32E72" w:rsidDel="00F32E72">
                <w:rPr>
                  <w:rFonts w:ascii="Times New Roman" w:hAnsi="Times New Roman" w:cs="Times New Roman"/>
                  <w:sz w:val="20"/>
                  <w:szCs w:val="20"/>
                </w:rPr>
                <w:delText>0.21755</w:delText>
              </w:r>
            </w:del>
          </w:p>
        </w:tc>
        <w:tc>
          <w:tcPr>
            <w:tcW w:w="992" w:type="dxa"/>
            <w:shd w:val="clear" w:color="auto" w:fill="FFFFFF"/>
            <w:tcMar>
              <w:top w:w="15" w:type="dxa"/>
              <w:left w:w="15" w:type="dxa"/>
              <w:bottom w:w="0" w:type="dxa"/>
              <w:right w:w="15" w:type="dxa"/>
            </w:tcMar>
            <w:vAlign w:val="center"/>
          </w:tcPr>
          <w:p w14:paraId="66C4F2F8" w14:textId="34C123E3" w:rsidR="009553C0" w:rsidRPr="00F32E72" w:rsidDel="00F32E72" w:rsidRDefault="009553C0">
            <w:pPr>
              <w:spacing w:after="0" w:line="360" w:lineRule="auto"/>
              <w:jc w:val="center"/>
              <w:rPr>
                <w:del w:id="867" w:author="Abraham Isaac Jacob Gajardo Cortez (masterin)" w:date="2020-12-01T21:42:00Z"/>
                <w:rFonts w:ascii="Times New Roman" w:hAnsi="Times New Roman" w:cs="Times New Roman"/>
                <w:sz w:val="20"/>
                <w:szCs w:val="20"/>
              </w:rPr>
              <w:pPrChange w:id="868" w:author="Abraham Isaac Jacob Gajardo Cortez (masterin)" w:date="2020-12-01T21:42:00Z">
                <w:pPr>
                  <w:spacing w:after="0" w:line="240" w:lineRule="auto"/>
                  <w:jc w:val="center"/>
                </w:pPr>
              </w:pPrChange>
            </w:pPr>
            <w:del w:id="869" w:author="Abraham Isaac Jacob Gajardo Cortez (masterin)" w:date="2020-12-01T21:42:00Z">
              <w:r w:rsidRPr="00F32E72" w:rsidDel="00F32E72">
                <w:rPr>
                  <w:rFonts w:ascii="Times New Roman" w:hAnsi="Times New Roman" w:cs="Times New Roman"/>
                  <w:sz w:val="20"/>
                  <w:szCs w:val="20"/>
                </w:rPr>
                <w:delText>-15</w:delText>
              </w:r>
            </w:del>
          </w:p>
        </w:tc>
        <w:tc>
          <w:tcPr>
            <w:tcW w:w="1276" w:type="dxa"/>
            <w:shd w:val="clear" w:color="auto" w:fill="FFFFFF"/>
            <w:tcMar>
              <w:top w:w="15" w:type="dxa"/>
              <w:left w:w="15" w:type="dxa"/>
              <w:bottom w:w="0" w:type="dxa"/>
              <w:right w:w="15" w:type="dxa"/>
            </w:tcMar>
            <w:vAlign w:val="center"/>
          </w:tcPr>
          <w:p w14:paraId="2CA9EEFC" w14:textId="122D8F9A" w:rsidR="009553C0" w:rsidRPr="00F32E72" w:rsidDel="00F32E72" w:rsidRDefault="009553C0">
            <w:pPr>
              <w:spacing w:after="0" w:line="360" w:lineRule="auto"/>
              <w:jc w:val="center"/>
              <w:rPr>
                <w:del w:id="870" w:author="Abraham Isaac Jacob Gajardo Cortez (masterin)" w:date="2020-12-01T21:42:00Z"/>
                <w:rFonts w:ascii="Times New Roman" w:hAnsi="Times New Roman" w:cs="Times New Roman"/>
                <w:sz w:val="20"/>
                <w:szCs w:val="20"/>
              </w:rPr>
              <w:pPrChange w:id="871" w:author="Abraham Isaac Jacob Gajardo Cortez (masterin)" w:date="2020-12-01T21:42:00Z">
                <w:pPr>
                  <w:spacing w:after="0" w:line="240" w:lineRule="auto"/>
                  <w:jc w:val="center"/>
                </w:pPr>
              </w:pPrChange>
            </w:pPr>
            <w:del w:id="872" w:author="Abraham Isaac Jacob Gajardo Cortez (masterin)" w:date="2020-12-01T21:42:00Z">
              <w:r w:rsidRPr="00F32E72" w:rsidDel="00F32E72">
                <w:rPr>
                  <w:rFonts w:ascii="Times New Roman" w:hAnsi="Times New Roman" w:cs="Times New Roman"/>
                  <w:sz w:val="20"/>
                  <w:szCs w:val="20"/>
                </w:rPr>
                <w:delText>(-55, 24)</w:delText>
              </w:r>
            </w:del>
          </w:p>
        </w:tc>
      </w:tr>
      <w:tr w:rsidR="00A2261E" w:rsidRPr="00F32E72" w:rsidDel="00F32E72" w14:paraId="4B1C48DD" w14:textId="01FFFD7D" w:rsidTr="009553C0">
        <w:trPr>
          <w:del w:id="873" w:author="Abraham Isaac Jacob Gajardo Cortez (masterin)" w:date="2020-12-01T21:42:00Z"/>
        </w:trPr>
        <w:tc>
          <w:tcPr>
            <w:tcW w:w="4106" w:type="dxa"/>
            <w:shd w:val="clear" w:color="auto" w:fill="FFFFFF"/>
            <w:tcMar>
              <w:top w:w="15" w:type="dxa"/>
              <w:left w:w="15" w:type="dxa"/>
              <w:bottom w:w="0" w:type="dxa"/>
              <w:right w:w="15" w:type="dxa"/>
            </w:tcMar>
            <w:vAlign w:val="center"/>
            <w:hideMark/>
          </w:tcPr>
          <w:p w14:paraId="14149B00" w14:textId="6857ECE4" w:rsidR="009553C0" w:rsidRPr="00F32E72" w:rsidDel="00F32E72" w:rsidRDefault="009553C0">
            <w:pPr>
              <w:spacing w:after="0" w:line="360" w:lineRule="auto"/>
              <w:rPr>
                <w:del w:id="874" w:author="Abraham Isaac Jacob Gajardo Cortez (masterin)" w:date="2020-12-01T21:42:00Z"/>
                <w:rFonts w:ascii="Times New Roman" w:hAnsi="Times New Roman" w:cs="Times New Roman"/>
                <w:sz w:val="20"/>
                <w:szCs w:val="20"/>
              </w:rPr>
              <w:pPrChange w:id="875" w:author="Abraham Isaac Jacob Gajardo Cortez (masterin)" w:date="2020-12-01T21:42:00Z">
                <w:pPr>
                  <w:spacing w:after="0" w:line="240" w:lineRule="auto"/>
                </w:pPr>
              </w:pPrChange>
            </w:pPr>
            <w:del w:id="876" w:author="Abraham Isaac Jacob Gajardo Cortez (masterin)" w:date="2020-12-01T21:42:00Z">
              <w:r w:rsidRPr="00F32E72" w:rsidDel="00F32E72">
                <w:rPr>
                  <w:rFonts w:ascii="Times New Roman" w:hAnsi="Times New Roman" w:cs="Times New Roman"/>
                  <w:sz w:val="20"/>
                  <w:szCs w:val="20"/>
                </w:rPr>
                <w:delText>Respiratory Consultations</w:delText>
              </w:r>
              <w:r w:rsidR="009B3D9E" w:rsidRPr="00F32E72" w:rsidDel="00F32E72">
                <w:rPr>
                  <w:rFonts w:ascii="Times New Roman" w:hAnsi="Times New Roman" w:cs="Times New Roman"/>
                  <w:sz w:val="20"/>
                  <w:szCs w:val="20"/>
                  <w:vertAlign w:val="superscript"/>
                  <w:rPrChange w:id="877" w:author="Abraham Isaac Jacob Gajardo Cortez (masterin)" w:date="2020-12-01T21:42:00Z">
                    <w:rPr>
                      <w:rFonts w:ascii="Times New Roman" w:hAnsi="Times New Roman" w:cs="Times New Roman"/>
                      <w:sz w:val="18"/>
                      <w:szCs w:val="18"/>
                      <w:vertAlign w:val="superscript"/>
                    </w:rPr>
                  </w:rPrChange>
                </w:rPr>
                <w:delText>c</w:delText>
              </w:r>
            </w:del>
          </w:p>
        </w:tc>
        <w:tc>
          <w:tcPr>
            <w:tcW w:w="709" w:type="dxa"/>
            <w:shd w:val="clear" w:color="auto" w:fill="FFFFFF"/>
            <w:tcMar>
              <w:top w:w="15" w:type="dxa"/>
              <w:left w:w="15" w:type="dxa"/>
              <w:bottom w:w="0" w:type="dxa"/>
              <w:right w:w="15" w:type="dxa"/>
            </w:tcMar>
            <w:vAlign w:val="center"/>
          </w:tcPr>
          <w:p w14:paraId="758AFC1B" w14:textId="5B0C7758" w:rsidR="009553C0" w:rsidRPr="00F32E72" w:rsidDel="00F32E72" w:rsidRDefault="009553C0">
            <w:pPr>
              <w:spacing w:after="0" w:line="360" w:lineRule="auto"/>
              <w:jc w:val="center"/>
              <w:rPr>
                <w:del w:id="878" w:author="Abraham Isaac Jacob Gajardo Cortez (masterin)" w:date="2020-12-01T21:42:00Z"/>
                <w:rFonts w:ascii="Times New Roman" w:hAnsi="Times New Roman" w:cs="Times New Roman"/>
                <w:sz w:val="20"/>
                <w:szCs w:val="20"/>
              </w:rPr>
              <w:pPrChange w:id="879" w:author="Abraham Isaac Jacob Gajardo Cortez (masterin)" w:date="2020-12-01T21:42:00Z">
                <w:pPr>
                  <w:spacing w:after="0" w:line="240" w:lineRule="auto"/>
                  <w:jc w:val="center"/>
                </w:pPr>
              </w:pPrChange>
            </w:pPr>
            <w:del w:id="880" w:author="Abraham Isaac Jacob Gajardo Cortez (masterin)" w:date="2020-12-01T21:42:00Z">
              <w:r w:rsidRPr="00F32E72" w:rsidDel="00F32E72">
                <w:rPr>
                  <w:rFonts w:ascii="Times New Roman" w:hAnsi="Times New Roman" w:cs="Times New Roman"/>
                  <w:sz w:val="20"/>
                  <w:szCs w:val="20"/>
                </w:rPr>
                <w:delText>-63</w:delText>
              </w:r>
            </w:del>
          </w:p>
        </w:tc>
        <w:tc>
          <w:tcPr>
            <w:tcW w:w="1134" w:type="dxa"/>
            <w:shd w:val="clear" w:color="auto" w:fill="FFFFFF"/>
            <w:tcMar>
              <w:top w:w="15" w:type="dxa"/>
              <w:left w:w="15" w:type="dxa"/>
              <w:bottom w:w="0" w:type="dxa"/>
              <w:right w:w="15" w:type="dxa"/>
            </w:tcMar>
            <w:vAlign w:val="center"/>
          </w:tcPr>
          <w:p w14:paraId="6FF67EFB" w14:textId="49AFD57A" w:rsidR="009553C0" w:rsidRPr="00F32E72" w:rsidDel="00F32E72" w:rsidRDefault="009553C0">
            <w:pPr>
              <w:spacing w:after="0" w:line="360" w:lineRule="auto"/>
              <w:jc w:val="center"/>
              <w:rPr>
                <w:del w:id="881" w:author="Abraham Isaac Jacob Gajardo Cortez (masterin)" w:date="2020-12-01T21:42:00Z"/>
                <w:rFonts w:ascii="Times New Roman" w:hAnsi="Times New Roman" w:cs="Times New Roman"/>
                <w:sz w:val="20"/>
                <w:szCs w:val="20"/>
              </w:rPr>
              <w:pPrChange w:id="882" w:author="Abraham Isaac Jacob Gajardo Cortez (masterin)" w:date="2020-12-01T21:42:00Z">
                <w:pPr>
                  <w:spacing w:after="0" w:line="240" w:lineRule="auto"/>
                  <w:jc w:val="center"/>
                </w:pPr>
              </w:pPrChange>
            </w:pPr>
            <w:del w:id="883" w:author="Abraham Isaac Jacob Gajardo Cortez (masterin)" w:date="2020-12-01T21:42:00Z">
              <w:r w:rsidRPr="00F32E72" w:rsidDel="00F32E72">
                <w:rPr>
                  <w:rFonts w:ascii="Times New Roman" w:hAnsi="Times New Roman" w:cs="Times New Roman"/>
                  <w:sz w:val="20"/>
                  <w:szCs w:val="20"/>
                </w:rPr>
                <w:delText>(-145, 19)</w:delText>
              </w:r>
            </w:del>
          </w:p>
        </w:tc>
        <w:tc>
          <w:tcPr>
            <w:tcW w:w="1134" w:type="dxa"/>
            <w:shd w:val="clear" w:color="auto" w:fill="FFFFFF"/>
            <w:tcMar>
              <w:top w:w="15" w:type="dxa"/>
              <w:left w:w="15" w:type="dxa"/>
              <w:bottom w:w="0" w:type="dxa"/>
              <w:right w:w="15" w:type="dxa"/>
            </w:tcMar>
            <w:vAlign w:val="center"/>
          </w:tcPr>
          <w:p w14:paraId="5E726808" w14:textId="29929B05" w:rsidR="009553C0" w:rsidRPr="00F32E72" w:rsidDel="00F32E72" w:rsidRDefault="009553C0">
            <w:pPr>
              <w:spacing w:after="0" w:line="360" w:lineRule="auto"/>
              <w:jc w:val="center"/>
              <w:rPr>
                <w:del w:id="884" w:author="Abraham Isaac Jacob Gajardo Cortez (masterin)" w:date="2020-12-01T21:42:00Z"/>
                <w:rFonts w:ascii="Times New Roman" w:hAnsi="Times New Roman" w:cs="Times New Roman"/>
                <w:sz w:val="20"/>
                <w:szCs w:val="20"/>
              </w:rPr>
              <w:pPrChange w:id="885" w:author="Abraham Isaac Jacob Gajardo Cortez (masterin)" w:date="2020-12-01T21:42:00Z">
                <w:pPr>
                  <w:spacing w:after="0" w:line="240" w:lineRule="auto"/>
                  <w:jc w:val="center"/>
                </w:pPr>
              </w:pPrChange>
            </w:pPr>
            <w:del w:id="886" w:author="Abraham Isaac Jacob Gajardo Cortez (masterin)" w:date="2020-12-01T21:42:00Z">
              <w:r w:rsidRPr="00F32E72" w:rsidDel="00F32E72">
                <w:rPr>
                  <w:rFonts w:ascii="Times New Roman" w:hAnsi="Times New Roman" w:cs="Times New Roman"/>
                  <w:sz w:val="20"/>
                  <w:szCs w:val="20"/>
                </w:rPr>
                <w:delText>0.06618</w:delText>
              </w:r>
            </w:del>
          </w:p>
        </w:tc>
        <w:tc>
          <w:tcPr>
            <w:tcW w:w="992" w:type="dxa"/>
            <w:shd w:val="clear" w:color="auto" w:fill="FFFFFF"/>
            <w:tcMar>
              <w:top w:w="15" w:type="dxa"/>
              <w:left w:w="15" w:type="dxa"/>
              <w:bottom w:w="0" w:type="dxa"/>
              <w:right w:w="15" w:type="dxa"/>
            </w:tcMar>
            <w:vAlign w:val="center"/>
          </w:tcPr>
          <w:p w14:paraId="660DD6B1" w14:textId="7488FE0D" w:rsidR="009553C0" w:rsidRPr="00F32E72" w:rsidDel="00F32E72" w:rsidRDefault="009553C0">
            <w:pPr>
              <w:spacing w:after="0" w:line="360" w:lineRule="auto"/>
              <w:jc w:val="center"/>
              <w:rPr>
                <w:del w:id="887" w:author="Abraham Isaac Jacob Gajardo Cortez (masterin)" w:date="2020-12-01T21:42:00Z"/>
                <w:rFonts w:ascii="Times New Roman" w:hAnsi="Times New Roman" w:cs="Times New Roman"/>
                <w:sz w:val="20"/>
                <w:szCs w:val="20"/>
              </w:rPr>
              <w:pPrChange w:id="888" w:author="Abraham Isaac Jacob Gajardo Cortez (masterin)" w:date="2020-12-01T21:42:00Z">
                <w:pPr>
                  <w:spacing w:after="0" w:line="240" w:lineRule="auto"/>
                  <w:jc w:val="center"/>
                </w:pPr>
              </w:pPrChange>
            </w:pPr>
            <w:del w:id="889" w:author="Abraham Isaac Jacob Gajardo Cortez (masterin)" w:date="2020-12-01T21:42:00Z">
              <w:r w:rsidRPr="00F32E72" w:rsidDel="00F32E72">
                <w:rPr>
                  <w:rFonts w:ascii="Times New Roman" w:hAnsi="Times New Roman" w:cs="Times New Roman"/>
                  <w:sz w:val="20"/>
                  <w:szCs w:val="20"/>
                </w:rPr>
                <w:delText>-41</w:delText>
              </w:r>
            </w:del>
          </w:p>
        </w:tc>
        <w:tc>
          <w:tcPr>
            <w:tcW w:w="1276" w:type="dxa"/>
            <w:shd w:val="clear" w:color="auto" w:fill="FFFFFF"/>
            <w:tcMar>
              <w:top w:w="15" w:type="dxa"/>
              <w:left w:w="15" w:type="dxa"/>
              <w:bottom w:w="0" w:type="dxa"/>
              <w:right w:w="15" w:type="dxa"/>
            </w:tcMar>
            <w:vAlign w:val="center"/>
          </w:tcPr>
          <w:p w14:paraId="3BF231B2" w14:textId="1C22E6E1" w:rsidR="009553C0" w:rsidRPr="00F32E72" w:rsidDel="00F32E72" w:rsidRDefault="009553C0">
            <w:pPr>
              <w:spacing w:after="0" w:line="360" w:lineRule="auto"/>
              <w:jc w:val="center"/>
              <w:rPr>
                <w:del w:id="890" w:author="Abraham Isaac Jacob Gajardo Cortez (masterin)" w:date="2020-12-01T21:42:00Z"/>
                <w:rFonts w:ascii="Times New Roman" w:hAnsi="Times New Roman" w:cs="Times New Roman"/>
                <w:sz w:val="20"/>
                <w:szCs w:val="20"/>
              </w:rPr>
              <w:pPrChange w:id="891" w:author="Abraham Isaac Jacob Gajardo Cortez (masterin)" w:date="2020-12-01T21:42:00Z">
                <w:pPr>
                  <w:spacing w:after="0" w:line="240" w:lineRule="auto"/>
                  <w:jc w:val="center"/>
                </w:pPr>
              </w:pPrChange>
            </w:pPr>
            <w:del w:id="892" w:author="Abraham Isaac Jacob Gajardo Cortez (masterin)" w:date="2020-12-01T21:42:00Z">
              <w:r w:rsidRPr="00F32E72" w:rsidDel="00F32E72">
                <w:rPr>
                  <w:rFonts w:ascii="Times New Roman" w:hAnsi="Times New Roman" w:cs="Times New Roman"/>
                  <w:sz w:val="20"/>
                  <w:szCs w:val="20"/>
                </w:rPr>
                <w:delText>(-94, 13)</w:delText>
              </w:r>
            </w:del>
          </w:p>
        </w:tc>
      </w:tr>
      <w:tr w:rsidR="00A2261E" w:rsidRPr="00F32E72" w:rsidDel="00F32E72" w14:paraId="3512CDA9" w14:textId="0DD72E03" w:rsidTr="009553C0">
        <w:trPr>
          <w:del w:id="893" w:author="Abraham Isaac Jacob Gajardo Cortez (masterin)" w:date="2020-12-01T21:42:00Z"/>
        </w:trPr>
        <w:tc>
          <w:tcPr>
            <w:tcW w:w="4106" w:type="dxa"/>
            <w:shd w:val="clear" w:color="auto" w:fill="FFFFFF"/>
            <w:tcMar>
              <w:top w:w="15" w:type="dxa"/>
              <w:left w:w="15" w:type="dxa"/>
              <w:bottom w:w="0" w:type="dxa"/>
              <w:right w:w="15" w:type="dxa"/>
            </w:tcMar>
            <w:vAlign w:val="center"/>
          </w:tcPr>
          <w:p w14:paraId="2CA8B4F6" w14:textId="69F1F305" w:rsidR="009553C0" w:rsidRPr="00D41248" w:rsidDel="00F32E72" w:rsidRDefault="009553C0">
            <w:pPr>
              <w:spacing w:after="0" w:line="360" w:lineRule="auto"/>
              <w:rPr>
                <w:del w:id="894" w:author="Abraham Isaac Jacob Gajardo Cortez (masterin)" w:date="2020-12-01T21:42:00Z"/>
                <w:rFonts w:ascii="Times New Roman" w:hAnsi="Times New Roman" w:cs="Times New Roman"/>
                <w:sz w:val="20"/>
                <w:szCs w:val="20"/>
                <w:rPrChange w:id="895" w:author="Andrés González Santa Cruz" w:date="2020-12-03T15:58:00Z">
                  <w:rPr>
                    <w:del w:id="896" w:author="Abraham Isaac Jacob Gajardo Cortez (masterin)" w:date="2020-12-01T21:42:00Z"/>
                    <w:rFonts w:ascii="Times New Roman" w:hAnsi="Times New Roman" w:cs="Times New Roman"/>
                    <w:sz w:val="20"/>
                    <w:szCs w:val="20"/>
                    <w:lang w:val="fr-FR"/>
                  </w:rPr>
                </w:rPrChange>
              </w:rPr>
              <w:pPrChange w:id="897" w:author="Abraham Isaac Jacob Gajardo Cortez (masterin)" w:date="2020-12-01T21:42:00Z">
                <w:pPr>
                  <w:spacing w:after="0" w:line="240" w:lineRule="auto"/>
                </w:pPr>
              </w:pPrChange>
            </w:pPr>
            <w:del w:id="898" w:author="Abraham Isaac Jacob Gajardo Cortez (masterin)" w:date="2020-12-01T21:42:00Z">
              <w:r w:rsidRPr="00D41248" w:rsidDel="00F32E72">
                <w:rPr>
                  <w:rFonts w:ascii="Times New Roman" w:hAnsi="Times New Roman" w:cs="Times New Roman"/>
                  <w:sz w:val="20"/>
                  <w:szCs w:val="20"/>
                  <w:rPrChange w:id="899" w:author="Andrés González Santa Cruz" w:date="2020-12-03T15:58:00Z">
                    <w:rPr>
                      <w:rFonts w:ascii="Times New Roman" w:hAnsi="Times New Roman" w:cs="Times New Roman"/>
                      <w:sz w:val="20"/>
                      <w:szCs w:val="20"/>
                      <w:lang w:val="fr-FR"/>
                    </w:rPr>
                  </w:rPrChange>
                </w:rPr>
                <w:delText xml:space="preserve">Trauma Hospitalizations </w:delText>
              </w:r>
              <w:r w:rsidR="005C5C45" w:rsidRPr="00D41248" w:rsidDel="00F32E72">
                <w:rPr>
                  <w:rFonts w:ascii="Times New Roman" w:hAnsi="Times New Roman" w:cs="Times New Roman"/>
                  <w:sz w:val="20"/>
                  <w:szCs w:val="20"/>
                  <w:rPrChange w:id="900" w:author="Andrés González Santa Cruz" w:date="2020-12-03T15:58:00Z">
                    <w:rPr>
                      <w:rFonts w:ascii="Times New Roman" w:hAnsi="Times New Roman" w:cs="Times New Roman"/>
                      <w:sz w:val="20"/>
                      <w:szCs w:val="20"/>
                      <w:lang w:val="fr-FR"/>
                    </w:rPr>
                  </w:rPrChange>
                </w:rPr>
                <w:delText>per</w:delText>
              </w:r>
              <w:r w:rsidRPr="00D41248" w:rsidDel="00F32E72">
                <w:rPr>
                  <w:rFonts w:ascii="Times New Roman" w:hAnsi="Times New Roman" w:cs="Times New Roman"/>
                  <w:sz w:val="20"/>
                  <w:szCs w:val="20"/>
                  <w:rPrChange w:id="901" w:author="Andrés González Santa Cruz" w:date="2020-12-03T15:58:00Z">
                    <w:rPr>
                      <w:rFonts w:ascii="Times New Roman" w:hAnsi="Times New Roman" w:cs="Times New Roman"/>
                      <w:sz w:val="20"/>
                      <w:szCs w:val="20"/>
                      <w:lang w:val="fr-FR"/>
                    </w:rPr>
                  </w:rPrChange>
                </w:rPr>
                <w:delText xml:space="preserve"> Trauma Consultations (x 1,000 population)</w:delText>
              </w:r>
              <w:r w:rsidR="009B3D9E" w:rsidRPr="00D41248" w:rsidDel="00F32E72">
                <w:rPr>
                  <w:rFonts w:ascii="Times New Roman" w:hAnsi="Times New Roman" w:cs="Times New Roman"/>
                  <w:sz w:val="20"/>
                  <w:szCs w:val="20"/>
                  <w:vertAlign w:val="superscript"/>
                  <w:rPrChange w:id="902" w:author="Andrés González Santa Cruz" w:date="2020-12-03T15:58:00Z">
                    <w:rPr>
                      <w:rFonts w:ascii="Times New Roman" w:hAnsi="Times New Roman" w:cs="Times New Roman"/>
                      <w:sz w:val="20"/>
                      <w:szCs w:val="20"/>
                      <w:vertAlign w:val="superscript"/>
                      <w:lang w:val="fr-FR"/>
                    </w:rPr>
                  </w:rPrChange>
                </w:rPr>
                <w:delText>d</w:delText>
              </w:r>
            </w:del>
          </w:p>
        </w:tc>
        <w:tc>
          <w:tcPr>
            <w:tcW w:w="709" w:type="dxa"/>
            <w:shd w:val="clear" w:color="auto" w:fill="FFFFFF"/>
            <w:tcMar>
              <w:top w:w="15" w:type="dxa"/>
              <w:left w:w="15" w:type="dxa"/>
              <w:bottom w:w="0" w:type="dxa"/>
              <w:right w:w="15" w:type="dxa"/>
            </w:tcMar>
            <w:vAlign w:val="center"/>
          </w:tcPr>
          <w:p w14:paraId="5F3308B3" w14:textId="15B75ED2" w:rsidR="009553C0" w:rsidRPr="00F32E72" w:rsidDel="00F32E72" w:rsidRDefault="009553C0">
            <w:pPr>
              <w:spacing w:after="0" w:line="360" w:lineRule="auto"/>
              <w:jc w:val="center"/>
              <w:rPr>
                <w:del w:id="903" w:author="Abraham Isaac Jacob Gajardo Cortez (masterin)" w:date="2020-12-01T21:42:00Z"/>
                <w:rFonts w:ascii="Times New Roman" w:hAnsi="Times New Roman" w:cs="Times New Roman"/>
                <w:sz w:val="20"/>
                <w:szCs w:val="20"/>
              </w:rPr>
              <w:pPrChange w:id="904" w:author="Abraham Isaac Jacob Gajardo Cortez (masterin)" w:date="2020-12-01T21:42:00Z">
                <w:pPr>
                  <w:spacing w:after="0" w:line="240" w:lineRule="auto"/>
                  <w:jc w:val="center"/>
                </w:pPr>
              </w:pPrChange>
            </w:pPr>
            <w:del w:id="905" w:author="Abraham Isaac Jacob Gajardo Cortez (masterin)" w:date="2020-12-01T21:42:00Z">
              <w:r w:rsidRPr="00F32E72" w:rsidDel="00F32E72">
                <w:rPr>
                  <w:rFonts w:ascii="Times New Roman" w:hAnsi="Times New Roman" w:cs="Times New Roman"/>
                  <w:sz w:val="20"/>
                  <w:szCs w:val="20"/>
                </w:rPr>
                <w:delText>28</w:delText>
              </w:r>
            </w:del>
          </w:p>
        </w:tc>
        <w:tc>
          <w:tcPr>
            <w:tcW w:w="1134" w:type="dxa"/>
            <w:shd w:val="clear" w:color="auto" w:fill="FFFFFF"/>
            <w:tcMar>
              <w:top w:w="15" w:type="dxa"/>
              <w:left w:w="15" w:type="dxa"/>
              <w:bottom w:w="0" w:type="dxa"/>
              <w:right w:w="15" w:type="dxa"/>
            </w:tcMar>
            <w:vAlign w:val="center"/>
          </w:tcPr>
          <w:p w14:paraId="43E191DF" w14:textId="1ED168C1" w:rsidR="009553C0" w:rsidRPr="00F32E72" w:rsidDel="00F32E72" w:rsidRDefault="009553C0">
            <w:pPr>
              <w:spacing w:after="0" w:line="360" w:lineRule="auto"/>
              <w:jc w:val="center"/>
              <w:rPr>
                <w:del w:id="906" w:author="Abraham Isaac Jacob Gajardo Cortez (masterin)" w:date="2020-12-01T21:42:00Z"/>
                <w:rFonts w:ascii="Times New Roman" w:hAnsi="Times New Roman" w:cs="Times New Roman"/>
                <w:sz w:val="20"/>
                <w:szCs w:val="20"/>
              </w:rPr>
              <w:pPrChange w:id="907" w:author="Abraham Isaac Jacob Gajardo Cortez (masterin)" w:date="2020-12-01T21:42:00Z">
                <w:pPr>
                  <w:spacing w:after="0" w:line="240" w:lineRule="auto"/>
                  <w:jc w:val="center"/>
                </w:pPr>
              </w:pPrChange>
            </w:pPr>
            <w:del w:id="908" w:author="Abraham Isaac Jacob Gajardo Cortez (masterin)" w:date="2020-12-01T21:42:00Z">
              <w:r w:rsidRPr="00F32E72" w:rsidDel="00F32E72">
                <w:rPr>
                  <w:rFonts w:ascii="Times New Roman" w:hAnsi="Times New Roman" w:cs="Times New Roman"/>
                  <w:sz w:val="20"/>
                  <w:szCs w:val="20"/>
                </w:rPr>
                <w:delText>(6.8, 48)</w:delText>
              </w:r>
            </w:del>
          </w:p>
        </w:tc>
        <w:tc>
          <w:tcPr>
            <w:tcW w:w="1134" w:type="dxa"/>
            <w:shd w:val="clear" w:color="auto" w:fill="FFFFFF"/>
            <w:tcMar>
              <w:top w:w="15" w:type="dxa"/>
              <w:left w:w="15" w:type="dxa"/>
              <w:bottom w:w="0" w:type="dxa"/>
              <w:right w:w="15" w:type="dxa"/>
            </w:tcMar>
            <w:vAlign w:val="center"/>
          </w:tcPr>
          <w:p w14:paraId="3FA5DF7E" w14:textId="0CCC697C" w:rsidR="009553C0" w:rsidRPr="00F32E72" w:rsidDel="00F32E72" w:rsidRDefault="009553C0">
            <w:pPr>
              <w:spacing w:after="0" w:line="360" w:lineRule="auto"/>
              <w:jc w:val="center"/>
              <w:rPr>
                <w:del w:id="909" w:author="Abraham Isaac Jacob Gajardo Cortez (masterin)" w:date="2020-12-01T21:42:00Z"/>
                <w:rFonts w:ascii="Times New Roman" w:hAnsi="Times New Roman" w:cs="Times New Roman"/>
                <w:sz w:val="20"/>
                <w:szCs w:val="20"/>
              </w:rPr>
              <w:pPrChange w:id="910" w:author="Abraham Isaac Jacob Gajardo Cortez (masterin)" w:date="2020-12-01T21:42:00Z">
                <w:pPr>
                  <w:spacing w:after="0" w:line="240" w:lineRule="auto"/>
                  <w:jc w:val="center"/>
                </w:pPr>
              </w:pPrChange>
            </w:pPr>
            <w:del w:id="911" w:author="Abraham Isaac Jacob Gajardo Cortez (masterin)" w:date="2020-12-01T21:42:00Z">
              <w:r w:rsidRPr="00F32E72" w:rsidDel="00F32E72">
                <w:rPr>
                  <w:rFonts w:ascii="Times New Roman" w:hAnsi="Times New Roman" w:cs="Times New Roman"/>
                  <w:sz w:val="20"/>
                  <w:szCs w:val="20"/>
                </w:rPr>
                <w:delText>0.00652</w:delText>
              </w:r>
            </w:del>
          </w:p>
        </w:tc>
        <w:tc>
          <w:tcPr>
            <w:tcW w:w="992" w:type="dxa"/>
            <w:shd w:val="clear" w:color="auto" w:fill="FFFFFF"/>
            <w:tcMar>
              <w:top w:w="15" w:type="dxa"/>
              <w:left w:w="15" w:type="dxa"/>
              <w:bottom w:w="0" w:type="dxa"/>
              <w:right w:w="15" w:type="dxa"/>
            </w:tcMar>
            <w:vAlign w:val="center"/>
          </w:tcPr>
          <w:p w14:paraId="597BC98D" w14:textId="6922C8FA" w:rsidR="009553C0" w:rsidRPr="00F32E72" w:rsidDel="00F32E72" w:rsidRDefault="009553C0">
            <w:pPr>
              <w:spacing w:after="0" w:line="360" w:lineRule="auto"/>
              <w:jc w:val="center"/>
              <w:rPr>
                <w:del w:id="912" w:author="Abraham Isaac Jacob Gajardo Cortez (masterin)" w:date="2020-12-01T21:42:00Z"/>
                <w:rFonts w:ascii="Times New Roman" w:hAnsi="Times New Roman" w:cs="Times New Roman"/>
                <w:sz w:val="20"/>
                <w:szCs w:val="20"/>
              </w:rPr>
              <w:pPrChange w:id="913" w:author="Abraham Isaac Jacob Gajardo Cortez (masterin)" w:date="2020-12-01T21:42:00Z">
                <w:pPr>
                  <w:spacing w:after="0" w:line="240" w:lineRule="auto"/>
                  <w:jc w:val="center"/>
                </w:pPr>
              </w:pPrChange>
            </w:pPr>
            <w:del w:id="914" w:author="Abraham Isaac Jacob Gajardo Cortez (masterin)" w:date="2020-12-01T21:42:00Z">
              <w:r w:rsidRPr="00F32E72" w:rsidDel="00F32E72">
                <w:rPr>
                  <w:rFonts w:ascii="Times New Roman" w:hAnsi="Times New Roman" w:cs="Times New Roman"/>
                  <w:sz w:val="20"/>
                  <w:szCs w:val="20"/>
                </w:rPr>
                <w:delText>38</w:delText>
              </w:r>
            </w:del>
          </w:p>
        </w:tc>
        <w:tc>
          <w:tcPr>
            <w:tcW w:w="1276" w:type="dxa"/>
            <w:shd w:val="clear" w:color="auto" w:fill="FFFFFF"/>
            <w:tcMar>
              <w:top w:w="15" w:type="dxa"/>
              <w:left w:w="15" w:type="dxa"/>
              <w:bottom w:w="0" w:type="dxa"/>
              <w:right w:w="15" w:type="dxa"/>
            </w:tcMar>
            <w:vAlign w:val="center"/>
          </w:tcPr>
          <w:p w14:paraId="7CF00BD2" w14:textId="6897424B" w:rsidR="009553C0" w:rsidRPr="00F32E72" w:rsidDel="00F32E72" w:rsidRDefault="009553C0">
            <w:pPr>
              <w:spacing w:after="0" w:line="360" w:lineRule="auto"/>
              <w:jc w:val="center"/>
              <w:rPr>
                <w:del w:id="915" w:author="Abraham Isaac Jacob Gajardo Cortez (masterin)" w:date="2020-12-01T21:42:00Z"/>
                <w:rFonts w:ascii="Times New Roman" w:hAnsi="Times New Roman" w:cs="Times New Roman"/>
                <w:sz w:val="20"/>
                <w:szCs w:val="20"/>
              </w:rPr>
              <w:pPrChange w:id="916" w:author="Abraham Isaac Jacob Gajardo Cortez (masterin)" w:date="2020-12-01T21:42:00Z">
                <w:pPr>
                  <w:spacing w:after="0" w:line="240" w:lineRule="auto"/>
                  <w:jc w:val="center"/>
                </w:pPr>
              </w:pPrChange>
            </w:pPr>
            <w:del w:id="917" w:author="Abraham Isaac Jacob Gajardo Cortez (masterin)" w:date="2020-12-01T21:42:00Z">
              <w:r w:rsidRPr="00F32E72" w:rsidDel="00F32E72">
                <w:rPr>
                  <w:rFonts w:ascii="Times New Roman" w:hAnsi="Times New Roman" w:cs="Times New Roman"/>
                  <w:sz w:val="20"/>
                  <w:szCs w:val="20"/>
                </w:rPr>
                <w:delText>(9.2, 65)</w:delText>
              </w:r>
            </w:del>
          </w:p>
        </w:tc>
      </w:tr>
      <w:tr w:rsidR="00A2261E" w:rsidRPr="00F32E72" w:rsidDel="00F32E72" w14:paraId="22E7417B" w14:textId="58F6CBAD" w:rsidTr="009553C0">
        <w:trPr>
          <w:del w:id="918" w:author="Abraham Isaac Jacob Gajardo Cortez (masterin)" w:date="2020-12-01T21:42:00Z"/>
        </w:trPr>
        <w:tc>
          <w:tcPr>
            <w:tcW w:w="4106" w:type="dxa"/>
            <w:shd w:val="clear" w:color="auto" w:fill="FFFFFF"/>
            <w:tcMar>
              <w:top w:w="15" w:type="dxa"/>
              <w:left w:w="15" w:type="dxa"/>
              <w:bottom w:w="0" w:type="dxa"/>
              <w:right w:w="15" w:type="dxa"/>
            </w:tcMar>
            <w:vAlign w:val="center"/>
          </w:tcPr>
          <w:p w14:paraId="063ECC31" w14:textId="2535FBA2" w:rsidR="009553C0" w:rsidRPr="00F32E72" w:rsidDel="00F32E72" w:rsidRDefault="009553C0">
            <w:pPr>
              <w:spacing w:after="0" w:line="360" w:lineRule="auto"/>
              <w:rPr>
                <w:del w:id="919" w:author="Abraham Isaac Jacob Gajardo Cortez (masterin)" w:date="2020-12-01T21:42:00Z"/>
                <w:rFonts w:ascii="Times New Roman" w:hAnsi="Times New Roman" w:cs="Times New Roman"/>
                <w:sz w:val="20"/>
                <w:szCs w:val="20"/>
              </w:rPr>
              <w:pPrChange w:id="920" w:author="Abraham Isaac Jacob Gajardo Cortez (masterin)" w:date="2020-12-01T21:42:00Z">
                <w:pPr>
                  <w:spacing w:after="0" w:line="240" w:lineRule="auto"/>
                </w:pPr>
              </w:pPrChange>
            </w:pPr>
            <w:del w:id="921" w:author="Abraham Isaac Jacob Gajardo Cortez (masterin)" w:date="2020-12-01T21:42:00Z">
              <w:r w:rsidRPr="00F32E72" w:rsidDel="00F32E72">
                <w:rPr>
                  <w:rFonts w:ascii="Times New Roman" w:hAnsi="Times New Roman" w:cs="Times New Roman"/>
                  <w:sz w:val="20"/>
                  <w:szCs w:val="20"/>
                </w:rPr>
                <w:delText xml:space="preserve">Respiratory Hospitalizations </w:delText>
              </w:r>
              <w:r w:rsidR="005C5C45" w:rsidRPr="00F32E72" w:rsidDel="00F32E72">
                <w:rPr>
                  <w:rFonts w:ascii="Times New Roman" w:hAnsi="Times New Roman" w:cs="Times New Roman"/>
                  <w:sz w:val="20"/>
                  <w:szCs w:val="20"/>
                </w:rPr>
                <w:delText>per</w:delText>
              </w:r>
              <w:r w:rsidRPr="00F32E72" w:rsidDel="00F32E72">
                <w:rPr>
                  <w:rFonts w:ascii="Times New Roman" w:hAnsi="Times New Roman" w:cs="Times New Roman"/>
                  <w:sz w:val="20"/>
                  <w:szCs w:val="20"/>
                </w:rPr>
                <w:delText xml:space="preserve"> Respiratory Consultations (x 1,000 </w:delText>
              </w:r>
              <w:commentRangeStart w:id="922"/>
              <w:commentRangeStart w:id="923"/>
              <w:r w:rsidRPr="00F32E72" w:rsidDel="00F32E72">
                <w:rPr>
                  <w:rFonts w:ascii="Times New Roman" w:hAnsi="Times New Roman" w:cs="Times New Roman"/>
                  <w:sz w:val="20"/>
                  <w:szCs w:val="20"/>
                </w:rPr>
                <w:delText>population</w:delText>
              </w:r>
              <w:commentRangeEnd w:id="922"/>
              <w:r w:rsidR="00121F78" w:rsidRPr="00F32E72" w:rsidDel="00F32E72">
                <w:rPr>
                  <w:rStyle w:val="Refdecomentario"/>
                  <w:rFonts w:ascii="Times New Roman" w:hAnsi="Times New Roman" w:cs="Times New Roman"/>
                  <w:sz w:val="20"/>
                  <w:szCs w:val="20"/>
                  <w:rPrChange w:id="924" w:author="Abraham Isaac Jacob Gajardo Cortez (masterin)" w:date="2020-12-01T21:42:00Z">
                    <w:rPr>
                      <w:rStyle w:val="Refdecomentario"/>
                    </w:rPr>
                  </w:rPrChange>
                </w:rPr>
                <w:commentReference w:id="922"/>
              </w:r>
              <w:commentRangeEnd w:id="923"/>
              <w:r w:rsidR="003D5E40" w:rsidRPr="00F32E72" w:rsidDel="00F32E72">
                <w:rPr>
                  <w:rStyle w:val="Refdecomentario"/>
                  <w:rFonts w:ascii="Times New Roman" w:hAnsi="Times New Roman" w:cs="Times New Roman"/>
                  <w:sz w:val="20"/>
                  <w:szCs w:val="20"/>
                  <w:rPrChange w:id="925" w:author="Abraham Isaac Jacob Gajardo Cortez (masterin)" w:date="2020-12-01T21:42:00Z">
                    <w:rPr>
                      <w:rStyle w:val="Refdecomentario"/>
                    </w:rPr>
                  </w:rPrChange>
                </w:rPr>
                <w:commentReference w:id="923"/>
              </w:r>
              <w:r w:rsidRPr="00F32E72" w:rsidDel="00F32E72">
                <w:rPr>
                  <w:rFonts w:ascii="Times New Roman" w:hAnsi="Times New Roman" w:cs="Times New Roman"/>
                  <w:sz w:val="20"/>
                  <w:szCs w:val="20"/>
                </w:rPr>
                <w:delText>)</w:delText>
              </w:r>
              <w:r w:rsidR="009B3D9E" w:rsidRPr="00F32E72" w:rsidDel="00F32E72">
                <w:rPr>
                  <w:rFonts w:ascii="Times New Roman" w:hAnsi="Times New Roman" w:cs="Times New Roman"/>
                  <w:sz w:val="20"/>
                  <w:szCs w:val="20"/>
                  <w:vertAlign w:val="superscript"/>
                </w:rPr>
                <w:delText>d</w:delText>
              </w:r>
            </w:del>
          </w:p>
        </w:tc>
        <w:tc>
          <w:tcPr>
            <w:tcW w:w="709" w:type="dxa"/>
            <w:shd w:val="clear" w:color="auto" w:fill="FFFFFF"/>
            <w:tcMar>
              <w:top w:w="15" w:type="dxa"/>
              <w:left w:w="15" w:type="dxa"/>
              <w:bottom w:w="0" w:type="dxa"/>
              <w:right w:w="15" w:type="dxa"/>
            </w:tcMar>
            <w:vAlign w:val="center"/>
          </w:tcPr>
          <w:p w14:paraId="322C348A" w14:textId="4CE7BB15" w:rsidR="009553C0" w:rsidRPr="00F32E72" w:rsidDel="00F32E72" w:rsidRDefault="009553C0">
            <w:pPr>
              <w:spacing w:after="0" w:line="360" w:lineRule="auto"/>
              <w:jc w:val="center"/>
              <w:rPr>
                <w:del w:id="926" w:author="Abraham Isaac Jacob Gajardo Cortez (masterin)" w:date="2020-12-01T21:42:00Z"/>
                <w:rFonts w:ascii="Times New Roman" w:hAnsi="Times New Roman" w:cs="Times New Roman"/>
                <w:sz w:val="20"/>
                <w:szCs w:val="20"/>
              </w:rPr>
              <w:pPrChange w:id="927" w:author="Abraham Isaac Jacob Gajardo Cortez (masterin)" w:date="2020-12-01T21:42:00Z">
                <w:pPr>
                  <w:spacing w:after="0" w:line="240" w:lineRule="auto"/>
                  <w:jc w:val="center"/>
                </w:pPr>
              </w:pPrChange>
            </w:pPr>
            <w:del w:id="928" w:author="Abraham Isaac Jacob Gajardo Cortez (masterin)" w:date="2020-12-01T21:42:00Z">
              <w:r w:rsidRPr="00F32E72" w:rsidDel="00F32E72">
                <w:rPr>
                  <w:rFonts w:ascii="Times New Roman" w:hAnsi="Times New Roman" w:cs="Times New Roman"/>
                  <w:sz w:val="20"/>
                  <w:szCs w:val="20"/>
                </w:rPr>
                <w:delText>89</w:delText>
              </w:r>
            </w:del>
          </w:p>
        </w:tc>
        <w:tc>
          <w:tcPr>
            <w:tcW w:w="1134" w:type="dxa"/>
            <w:shd w:val="clear" w:color="auto" w:fill="FFFFFF"/>
            <w:tcMar>
              <w:top w:w="15" w:type="dxa"/>
              <w:left w:w="15" w:type="dxa"/>
              <w:bottom w:w="0" w:type="dxa"/>
              <w:right w:w="15" w:type="dxa"/>
            </w:tcMar>
            <w:vAlign w:val="center"/>
          </w:tcPr>
          <w:p w14:paraId="64E86992" w14:textId="1CA77EAD" w:rsidR="009553C0" w:rsidRPr="00F32E72" w:rsidDel="00F32E72" w:rsidRDefault="009553C0">
            <w:pPr>
              <w:spacing w:after="0" w:line="360" w:lineRule="auto"/>
              <w:jc w:val="center"/>
              <w:rPr>
                <w:del w:id="929" w:author="Abraham Isaac Jacob Gajardo Cortez (masterin)" w:date="2020-12-01T21:42:00Z"/>
                <w:rFonts w:ascii="Times New Roman" w:hAnsi="Times New Roman" w:cs="Times New Roman"/>
                <w:sz w:val="20"/>
                <w:szCs w:val="20"/>
              </w:rPr>
              <w:pPrChange w:id="930" w:author="Abraham Isaac Jacob Gajardo Cortez (masterin)" w:date="2020-12-01T21:42:00Z">
                <w:pPr>
                  <w:spacing w:after="0" w:line="240" w:lineRule="auto"/>
                  <w:jc w:val="center"/>
                </w:pPr>
              </w:pPrChange>
            </w:pPr>
            <w:del w:id="931" w:author="Abraham Isaac Jacob Gajardo Cortez (masterin)" w:date="2020-12-01T21:42:00Z">
              <w:r w:rsidRPr="00F32E72" w:rsidDel="00F32E72">
                <w:rPr>
                  <w:rFonts w:ascii="Times New Roman" w:hAnsi="Times New Roman" w:cs="Times New Roman"/>
                  <w:sz w:val="20"/>
                  <w:szCs w:val="20"/>
                </w:rPr>
                <w:delText>(44, 136)</w:delText>
              </w:r>
            </w:del>
          </w:p>
        </w:tc>
        <w:tc>
          <w:tcPr>
            <w:tcW w:w="1134" w:type="dxa"/>
            <w:shd w:val="clear" w:color="auto" w:fill="FFFFFF"/>
            <w:tcMar>
              <w:top w:w="15" w:type="dxa"/>
              <w:left w:w="15" w:type="dxa"/>
              <w:bottom w:w="0" w:type="dxa"/>
              <w:right w:w="15" w:type="dxa"/>
            </w:tcMar>
            <w:vAlign w:val="center"/>
          </w:tcPr>
          <w:p w14:paraId="43270544" w14:textId="5D860E88" w:rsidR="009553C0" w:rsidRPr="00F32E72" w:rsidDel="00F32E72" w:rsidRDefault="009553C0">
            <w:pPr>
              <w:spacing w:after="0" w:line="360" w:lineRule="auto"/>
              <w:jc w:val="center"/>
              <w:rPr>
                <w:del w:id="932" w:author="Abraham Isaac Jacob Gajardo Cortez (masterin)" w:date="2020-12-01T21:42:00Z"/>
                <w:rFonts w:ascii="Times New Roman" w:hAnsi="Times New Roman" w:cs="Times New Roman"/>
                <w:sz w:val="20"/>
                <w:szCs w:val="20"/>
              </w:rPr>
              <w:pPrChange w:id="933" w:author="Abraham Isaac Jacob Gajardo Cortez (masterin)" w:date="2020-12-01T21:42:00Z">
                <w:pPr>
                  <w:spacing w:after="0" w:line="240" w:lineRule="auto"/>
                  <w:jc w:val="center"/>
                </w:pPr>
              </w:pPrChange>
            </w:pPr>
            <w:del w:id="934" w:author="Abraham Isaac Jacob Gajardo Cortez (masterin)" w:date="2020-12-01T21:42:00Z">
              <w:r w:rsidRPr="00F32E72" w:rsidDel="00F32E72">
                <w:rPr>
                  <w:rFonts w:ascii="Times New Roman" w:hAnsi="Times New Roman" w:cs="Times New Roman"/>
                  <w:sz w:val="20"/>
                  <w:szCs w:val="20"/>
                </w:rPr>
                <w:delText>0.00015</w:delText>
              </w:r>
            </w:del>
          </w:p>
        </w:tc>
        <w:tc>
          <w:tcPr>
            <w:tcW w:w="992" w:type="dxa"/>
            <w:shd w:val="clear" w:color="auto" w:fill="FFFFFF"/>
            <w:tcMar>
              <w:top w:w="15" w:type="dxa"/>
              <w:left w:w="15" w:type="dxa"/>
              <w:bottom w:w="0" w:type="dxa"/>
              <w:right w:w="15" w:type="dxa"/>
            </w:tcMar>
            <w:vAlign w:val="center"/>
          </w:tcPr>
          <w:p w14:paraId="4B01EBE0" w14:textId="3D033540" w:rsidR="009553C0" w:rsidRPr="00F32E72" w:rsidDel="00F32E72" w:rsidRDefault="009553C0">
            <w:pPr>
              <w:spacing w:after="0" w:line="360" w:lineRule="auto"/>
              <w:jc w:val="center"/>
              <w:rPr>
                <w:del w:id="935" w:author="Abraham Isaac Jacob Gajardo Cortez (masterin)" w:date="2020-12-01T21:42:00Z"/>
                <w:rFonts w:ascii="Times New Roman" w:hAnsi="Times New Roman" w:cs="Times New Roman"/>
                <w:sz w:val="20"/>
                <w:szCs w:val="20"/>
              </w:rPr>
              <w:pPrChange w:id="936" w:author="Abraham Isaac Jacob Gajardo Cortez (masterin)" w:date="2020-12-01T21:42:00Z">
                <w:pPr>
                  <w:spacing w:after="0" w:line="240" w:lineRule="auto"/>
                  <w:jc w:val="center"/>
                </w:pPr>
              </w:pPrChange>
            </w:pPr>
            <w:del w:id="937" w:author="Abraham Isaac Jacob Gajardo Cortez (masterin)" w:date="2020-12-01T21:42:00Z">
              <w:r w:rsidRPr="00F32E72" w:rsidDel="00F32E72">
                <w:rPr>
                  <w:rFonts w:ascii="Times New Roman" w:hAnsi="Times New Roman" w:cs="Times New Roman"/>
                  <w:sz w:val="20"/>
                  <w:szCs w:val="20"/>
                </w:rPr>
                <w:delText>63</w:delText>
              </w:r>
            </w:del>
          </w:p>
        </w:tc>
        <w:tc>
          <w:tcPr>
            <w:tcW w:w="1276" w:type="dxa"/>
            <w:shd w:val="clear" w:color="auto" w:fill="FFFFFF"/>
            <w:tcMar>
              <w:top w:w="15" w:type="dxa"/>
              <w:left w:w="15" w:type="dxa"/>
              <w:bottom w:w="0" w:type="dxa"/>
              <w:right w:w="15" w:type="dxa"/>
            </w:tcMar>
            <w:vAlign w:val="center"/>
          </w:tcPr>
          <w:p w14:paraId="23C2D8FA" w14:textId="160500A7" w:rsidR="009553C0" w:rsidRPr="00F32E72" w:rsidDel="00F32E72" w:rsidRDefault="009553C0">
            <w:pPr>
              <w:spacing w:after="0" w:line="360" w:lineRule="auto"/>
              <w:jc w:val="center"/>
              <w:rPr>
                <w:del w:id="938" w:author="Abraham Isaac Jacob Gajardo Cortez (masterin)" w:date="2020-12-01T21:42:00Z"/>
                <w:rFonts w:ascii="Times New Roman" w:hAnsi="Times New Roman" w:cs="Times New Roman"/>
                <w:sz w:val="20"/>
                <w:szCs w:val="20"/>
              </w:rPr>
              <w:pPrChange w:id="939" w:author="Abraham Isaac Jacob Gajardo Cortez (masterin)" w:date="2020-12-01T21:42:00Z">
                <w:pPr>
                  <w:spacing w:after="0" w:line="240" w:lineRule="auto"/>
                  <w:jc w:val="center"/>
                </w:pPr>
              </w:pPrChange>
            </w:pPr>
            <w:del w:id="940" w:author="Abraham Isaac Jacob Gajardo Cortez (masterin)" w:date="2020-12-01T21:42:00Z">
              <w:r w:rsidRPr="00F32E72" w:rsidDel="00F32E72">
                <w:rPr>
                  <w:rFonts w:ascii="Times New Roman" w:hAnsi="Times New Roman" w:cs="Times New Roman"/>
                  <w:sz w:val="20"/>
                  <w:szCs w:val="20"/>
                </w:rPr>
                <w:delText>(31, 96)</w:delText>
              </w:r>
            </w:del>
          </w:p>
        </w:tc>
      </w:tr>
    </w:tbl>
    <w:p w14:paraId="2A83D854" w14:textId="386B234C" w:rsidR="009B3D9E" w:rsidRPr="00F32E72" w:rsidDel="00F32E72" w:rsidRDefault="009B3D9E">
      <w:pPr>
        <w:spacing w:after="0" w:line="360" w:lineRule="auto"/>
        <w:rPr>
          <w:del w:id="941" w:author="Abraham Isaac Jacob Gajardo Cortez (masterin)" w:date="2020-12-01T21:42:00Z"/>
          <w:rFonts w:ascii="Times New Roman" w:hAnsi="Times New Roman" w:cs="Times New Roman"/>
          <w:sz w:val="20"/>
          <w:szCs w:val="20"/>
          <w:rPrChange w:id="942" w:author="Abraham Isaac Jacob Gajardo Cortez (masterin)" w:date="2020-12-01T21:42:00Z">
            <w:rPr>
              <w:del w:id="943" w:author="Abraham Isaac Jacob Gajardo Cortez (masterin)" w:date="2020-12-01T21:42:00Z"/>
              <w:rFonts w:ascii="Times New Roman" w:hAnsi="Times New Roman" w:cs="Times New Roman"/>
              <w:sz w:val="18"/>
              <w:szCs w:val="18"/>
            </w:rPr>
          </w:rPrChange>
        </w:rPr>
        <w:pPrChange w:id="944" w:author="Abraham Isaac Jacob Gajardo Cortez (masterin)" w:date="2020-12-01T21:42:00Z">
          <w:pPr>
            <w:spacing w:after="0" w:line="240" w:lineRule="auto"/>
          </w:pPr>
        </w:pPrChange>
      </w:pPr>
      <w:del w:id="945" w:author="Abraham Isaac Jacob Gajardo Cortez (masterin)" w:date="2020-12-01T21:42:00Z">
        <w:r w:rsidRPr="00F32E72" w:rsidDel="00F32E72">
          <w:rPr>
            <w:rFonts w:ascii="Times New Roman" w:hAnsi="Times New Roman" w:cs="Times New Roman"/>
            <w:sz w:val="20"/>
            <w:szCs w:val="20"/>
            <w:vertAlign w:val="superscript"/>
            <w:rPrChange w:id="946" w:author="Abraham Isaac Jacob Gajardo Cortez (masterin)" w:date="2020-12-01T21:42:00Z">
              <w:rPr>
                <w:rFonts w:ascii="Times New Roman" w:hAnsi="Times New Roman" w:cs="Times New Roman"/>
                <w:sz w:val="18"/>
                <w:szCs w:val="18"/>
                <w:vertAlign w:val="superscript"/>
              </w:rPr>
            </w:rPrChange>
          </w:rPr>
          <w:delText xml:space="preserve">a </w:delText>
        </w:r>
        <w:r w:rsidRPr="00F32E72" w:rsidDel="00F32E72">
          <w:rPr>
            <w:rFonts w:ascii="Times New Roman" w:hAnsi="Times New Roman" w:cs="Times New Roman"/>
            <w:sz w:val="20"/>
            <w:szCs w:val="20"/>
            <w:rPrChange w:id="947" w:author="Abraham Isaac Jacob Gajardo Cortez (masterin)" w:date="2020-12-01T21:42:00Z">
              <w:rPr>
                <w:rFonts w:ascii="Times New Roman" w:hAnsi="Times New Roman" w:cs="Times New Roman"/>
                <w:sz w:val="18"/>
                <w:szCs w:val="18"/>
              </w:rPr>
            </w:rPrChange>
          </w:rPr>
          <w:delText>Each model had a structure of studentized distribution of errors</w:delText>
        </w:r>
        <w:r w:rsidR="002B02F2" w:rsidRPr="00F32E72" w:rsidDel="00F32E72">
          <w:rPr>
            <w:rFonts w:ascii="Times New Roman" w:hAnsi="Times New Roman" w:cs="Times New Roman"/>
            <w:sz w:val="20"/>
            <w:szCs w:val="20"/>
            <w:rPrChange w:id="948" w:author="Abraham Isaac Jacob Gajardo Cortez (masterin)" w:date="2020-12-01T21:42:00Z">
              <w:rPr>
                <w:rFonts w:ascii="Times New Roman" w:hAnsi="Times New Roman" w:cs="Times New Roman"/>
                <w:sz w:val="18"/>
                <w:szCs w:val="18"/>
              </w:rPr>
            </w:rPrChange>
          </w:rPr>
          <w:delText xml:space="preserve">, and a </w:delText>
        </w:r>
        <w:r w:rsidR="009A6EE1" w:rsidRPr="00F32E72" w:rsidDel="00F32E72">
          <w:rPr>
            <w:rFonts w:ascii="Times New Roman" w:hAnsi="Times New Roman" w:cs="Times New Roman"/>
            <w:sz w:val="20"/>
            <w:szCs w:val="20"/>
            <w:rPrChange w:id="949" w:author="Abraham Isaac Jacob Gajardo Cortez (masterin)" w:date="2020-12-01T21:42:00Z">
              <w:rPr>
                <w:rFonts w:ascii="Times New Roman" w:hAnsi="Times New Roman" w:cs="Times New Roman"/>
                <w:sz w:val="18"/>
                <w:szCs w:val="18"/>
              </w:rPr>
            </w:rPrChange>
          </w:rPr>
          <w:delText xml:space="preserve">conservative </w:delText>
        </w:r>
        <w:r w:rsidR="002B02F2" w:rsidRPr="00F32E72" w:rsidDel="00F32E72">
          <w:rPr>
            <w:rFonts w:ascii="Times New Roman" w:hAnsi="Times New Roman" w:cs="Times New Roman"/>
            <w:sz w:val="20"/>
            <w:szCs w:val="20"/>
            <w:rPrChange w:id="950" w:author="Abraham Isaac Jacob Gajardo Cortez (masterin)" w:date="2020-12-01T21:42:00Z">
              <w:rPr>
                <w:rFonts w:ascii="Times New Roman" w:hAnsi="Times New Roman" w:cs="Times New Roman"/>
                <w:sz w:val="18"/>
                <w:szCs w:val="18"/>
              </w:rPr>
            </w:rPrChange>
          </w:rPr>
          <w:delText>prior standard deviation of .1</w:delText>
        </w:r>
      </w:del>
    </w:p>
    <w:p w14:paraId="687C5D95" w14:textId="40AF5D76" w:rsidR="009B3D9E" w:rsidRPr="00F32E72" w:rsidDel="00F32E72" w:rsidRDefault="009B3D9E">
      <w:pPr>
        <w:spacing w:after="0" w:line="360" w:lineRule="auto"/>
        <w:rPr>
          <w:del w:id="951" w:author="Abraham Isaac Jacob Gajardo Cortez (masterin)" w:date="2020-12-01T21:42:00Z"/>
          <w:rFonts w:ascii="Times New Roman" w:hAnsi="Times New Roman" w:cs="Times New Roman"/>
          <w:sz w:val="20"/>
          <w:szCs w:val="20"/>
          <w:rPrChange w:id="952" w:author="Abraham Isaac Jacob Gajardo Cortez (masterin)" w:date="2020-12-01T21:42:00Z">
            <w:rPr>
              <w:del w:id="953" w:author="Abraham Isaac Jacob Gajardo Cortez (masterin)" w:date="2020-12-01T21:42:00Z"/>
              <w:rFonts w:ascii="Times New Roman" w:hAnsi="Times New Roman" w:cs="Times New Roman"/>
              <w:sz w:val="18"/>
              <w:szCs w:val="18"/>
            </w:rPr>
          </w:rPrChange>
        </w:rPr>
        <w:pPrChange w:id="954" w:author="Abraham Isaac Jacob Gajardo Cortez (masterin)" w:date="2020-12-01T21:42:00Z">
          <w:pPr>
            <w:spacing w:after="0" w:line="240" w:lineRule="auto"/>
          </w:pPr>
        </w:pPrChange>
      </w:pPr>
      <w:del w:id="955" w:author="Abraham Isaac Jacob Gajardo Cortez (masterin)" w:date="2020-12-01T21:42:00Z">
        <w:r w:rsidRPr="00F32E72" w:rsidDel="00F32E72">
          <w:rPr>
            <w:rFonts w:ascii="Times New Roman" w:hAnsi="Times New Roman" w:cs="Times New Roman"/>
            <w:sz w:val="20"/>
            <w:szCs w:val="20"/>
            <w:vertAlign w:val="superscript"/>
            <w:rPrChange w:id="956" w:author="Abraham Isaac Jacob Gajardo Cortez (masterin)" w:date="2020-12-01T21:42:00Z">
              <w:rPr>
                <w:rFonts w:ascii="Times New Roman" w:hAnsi="Times New Roman" w:cs="Times New Roman"/>
                <w:sz w:val="18"/>
                <w:szCs w:val="18"/>
                <w:vertAlign w:val="superscript"/>
              </w:rPr>
            </w:rPrChange>
          </w:rPr>
          <w:delText>b</w:delText>
        </w:r>
        <w:r w:rsidRPr="00F32E72" w:rsidDel="00F32E72">
          <w:rPr>
            <w:rFonts w:ascii="Times New Roman" w:hAnsi="Times New Roman" w:cs="Times New Roman"/>
            <w:sz w:val="20"/>
            <w:szCs w:val="20"/>
            <w:rPrChange w:id="957" w:author="Abraham Isaac Jacob Gajardo Cortez (masterin)" w:date="2020-12-01T21:42:00Z">
              <w:rPr>
                <w:rFonts w:ascii="Times New Roman" w:hAnsi="Times New Roman" w:cs="Times New Roman"/>
                <w:sz w:val="18"/>
                <w:szCs w:val="18"/>
              </w:rPr>
            </w:rPrChange>
          </w:rPr>
          <w:delText>Models also included circulatory hospitalizations as a control variable.</w:delText>
        </w:r>
      </w:del>
    </w:p>
    <w:p w14:paraId="3099B66D" w14:textId="3FC2EA2B" w:rsidR="009B3D9E" w:rsidRPr="00F32E72" w:rsidDel="00F32E72" w:rsidRDefault="009B3D9E">
      <w:pPr>
        <w:spacing w:after="0" w:line="360" w:lineRule="auto"/>
        <w:rPr>
          <w:del w:id="958" w:author="Abraham Isaac Jacob Gajardo Cortez (masterin)" w:date="2020-12-01T21:42:00Z"/>
          <w:rFonts w:ascii="Times New Roman" w:hAnsi="Times New Roman" w:cs="Times New Roman"/>
          <w:sz w:val="20"/>
          <w:szCs w:val="20"/>
          <w:rPrChange w:id="959" w:author="Abraham Isaac Jacob Gajardo Cortez (masterin)" w:date="2020-12-01T21:42:00Z">
            <w:rPr>
              <w:del w:id="960" w:author="Abraham Isaac Jacob Gajardo Cortez (masterin)" w:date="2020-12-01T21:42:00Z"/>
              <w:rFonts w:ascii="Times New Roman" w:hAnsi="Times New Roman" w:cs="Times New Roman"/>
              <w:sz w:val="24"/>
              <w:szCs w:val="28"/>
            </w:rPr>
          </w:rPrChange>
        </w:rPr>
        <w:pPrChange w:id="961" w:author="Abraham Isaac Jacob Gajardo Cortez (masterin)" w:date="2020-12-01T21:42:00Z">
          <w:pPr>
            <w:spacing w:after="0" w:line="240" w:lineRule="auto"/>
          </w:pPr>
        </w:pPrChange>
      </w:pPr>
      <w:del w:id="962" w:author="Abraham Isaac Jacob Gajardo Cortez (masterin)" w:date="2020-12-01T21:42:00Z">
        <w:r w:rsidRPr="00F32E72" w:rsidDel="00F32E72">
          <w:rPr>
            <w:rFonts w:ascii="Times New Roman" w:hAnsi="Times New Roman" w:cs="Times New Roman"/>
            <w:sz w:val="20"/>
            <w:szCs w:val="20"/>
            <w:vertAlign w:val="superscript"/>
            <w:rPrChange w:id="963" w:author="Abraham Isaac Jacob Gajardo Cortez (masterin)" w:date="2020-12-01T21:42:00Z">
              <w:rPr>
                <w:rFonts w:ascii="Times New Roman" w:hAnsi="Times New Roman" w:cs="Times New Roman"/>
                <w:sz w:val="18"/>
                <w:szCs w:val="18"/>
                <w:vertAlign w:val="superscript"/>
              </w:rPr>
            </w:rPrChange>
          </w:rPr>
          <w:delText>c</w:delText>
        </w:r>
        <w:r w:rsidRPr="00F32E72" w:rsidDel="00F32E72">
          <w:rPr>
            <w:rFonts w:ascii="Times New Roman" w:hAnsi="Times New Roman" w:cs="Times New Roman"/>
            <w:sz w:val="20"/>
            <w:szCs w:val="20"/>
            <w:rPrChange w:id="964" w:author="Abraham Isaac Jacob Gajardo Cortez (masterin)" w:date="2020-12-01T21:42:00Z">
              <w:rPr>
                <w:rFonts w:ascii="Times New Roman" w:hAnsi="Times New Roman" w:cs="Times New Roman"/>
                <w:sz w:val="18"/>
                <w:szCs w:val="18"/>
              </w:rPr>
            </w:rPrChange>
          </w:rPr>
          <w:delText>Models also included circulatory consultations as a control variable.</w:delText>
        </w:r>
      </w:del>
    </w:p>
    <w:p w14:paraId="75D2CE5B" w14:textId="70217B45" w:rsidR="002E2795" w:rsidRPr="00F32E72" w:rsidRDefault="009B3D9E">
      <w:pPr>
        <w:spacing w:after="0" w:line="360" w:lineRule="auto"/>
        <w:rPr>
          <w:ins w:id="965" w:author="Abraham Isaac Jacob Gajardo Cortez (masterin)" w:date="2020-12-01T19:37:00Z"/>
          <w:rFonts w:ascii="Times New Roman" w:hAnsi="Times New Roman" w:cs="Times New Roman"/>
          <w:sz w:val="20"/>
          <w:szCs w:val="20"/>
          <w:rPrChange w:id="966" w:author="Abraham Isaac Jacob Gajardo Cortez (masterin)" w:date="2020-12-01T21:42:00Z">
            <w:rPr>
              <w:ins w:id="967" w:author="Abraham Isaac Jacob Gajardo Cortez (masterin)" w:date="2020-12-01T19:37:00Z"/>
              <w:rFonts w:ascii="Times New Roman" w:hAnsi="Times New Roman" w:cs="Times New Roman"/>
              <w:sz w:val="24"/>
              <w:szCs w:val="28"/>
            </w:rPr>
          </w:rPrChange>
        </w:rPr>
        <w:pPrChange w:id="968" w:author="Abraham Isaac Jacob Gajardo Cortez (masterin)" w:date="2020-12-01T21:42:00Z">
          <w:pPr>
            <w:spacing w:after="0" w:line="240" w:lineRule="auto"/>
          </w:pPr>
        </w:pPrChange>
      </w:pPr>
      <w:del w:id="969" w:author="Abraham Isaac Jacob Gajardo Cortez (masterin)" w:date="2020-12-01T21:42:00Z">
        <w:r w:rsidRPr="00F32E72" w:rsidDel="00F32E72">
          <w:rPr>
            <w:rFonts w:ascii="Times New Roman" w:hAnsi="Times New Roman" w:cs="Times New Roman"/>
            <w:sz w:val="20"/>
            <w:szCs w:val="20"/>
            <w:vertAlign w:val="superscript"/>
            <w:rPrChange w:id="970" w:author="Abraham Isaac Jacob Gajardo Cortez (masterin)" w:date="2020-12-01T21:42:00Z">
              <w:rPr>
                <w:rFonts w:ascii="Times New Roman" w:hAnsi="Times New Roman" w:cs="Times New Roman"/>
                <w:sz w:val="18"/>
                <w:szCs w:val="18"/>
                <w:vertAlign w:val="superscript"/>
              </w:rPr>
            </w:rPrChange>
          </w:rPr>
          <w:lastRenderedPageBreak/>
          <w:delText>d</w:delText>
        </w:r>
        <w:r w:rsidRPr="00F32E72" w:rsidDel="00F32E72">
          <w:rPr>
            <w:rFonts w:ascii="Times New Roman" w:hAnsi="Times New Roman" w:cs="Times New Roman"/>
            <w:sz w:val="20"/>
            <w:szCs w:val="20"/>
            <w:rPrChange w:id="971" w:author="Abraham Isaac Jacob Gajardo Cortez (masterin)" w:date="2020-12-01T21:42:00Z">
              <w:rPr>
                <w:rFonts w:ascii="Times New Roman" w:hAnsi="Times New Roman" w:cs="Times New Roman"/>
                <w:sz w:val="18"/>
                <w:szCs w:val="18"/>
              </w:rPr>
            </w:rPrChange>
          </w:rPr>
          <w:delText>Models also included the proportion of circulatory hospitalizations of circulatory consultations (x 1,000 population) as a control variable.</w:delText>
        </w:r>
      </w:del>
    </w:p>
    <w:p w14:paraId="3EA3725F" w14:textId="77777777" w:rsidR="00B22AE2" w:rsidRPr="00F32E72" w:rsidRDefault="00B22AE2">
      <w:pPr>
        <w:spacing w:after="0" w:line="360" w:lineRule="auto"/>
        <w:rPr>
          <w:ins w:id="972" w:author="Abraham Isaac Jacob Gajardo Cortez (masterin)" w:date="2020-12-01T19:45:00Z"/>
          <w:rFonts w:ascii="Times New Roman" w:hAnsi="Times New Roman" w:cs="Times New Roman"/>
          <w:sz w:val="20"/>
          <w:szCs w:val="20"/>
          <w:highlight w:val="yellow"/>
        </w:rPr>
        <w:pPrChange w:id="973" w:author="Abraham Isaac Jacob Gajardo Cortez (masterin)" w:date="2020-12-01T21:42:00Z">
          <w:pPr>
            <w:spacing w:after="0" w:line="240" w:lineRule="auto"/>
          </w:pPr>
        </w:pPrChange>
      </w:pPr>
      <w:ins w:id="974" w:author="Abraham Isaac Jacob Gajardo Cortez (masterin)" w:date="2020-12-01T19:45:00Z">
        <w:r w:rsidRPr="00F32E72">
          <w:rPr>
            <w:rFonts w:ascii="Times New Roman" w:hAnsi="Times New Roman" w:cs="Times New Roman"/>
            <w:sz w:val="20"/>
            <w:szCs w:val="20"/>
            <w:highlight w:val="yellow"/>
          </w:rPr>
          <w:t xml:space="preserve">When we compared days with larger social unrest with the other days in the </w:t>
        </w:r>
        <w:proofErr w:type="spellStart"/>
        <w:r w:rsidRPr="00F32E72">
          <w:rPr>
            <w:rFonts w:ascii="Times New Roman" w:hAnsi="Times New Roman" w:cs="Times New Roman"/>
            <w:sz w:val="20"/>
            <w:szCs w:val="20"/>
            <w:highlight w:val="yellow"/>
          </w:rPr>
          <w:t>expousure</w:t>
        </w:r>
        <w:proofErr w:type="spellEnd"/>
        <w:r w:rsidRPr="00F32E72">
          <w:rPr>
            <w:rFonts w:ascii="Times New Roman" w:hAnsi="Times New Roman" w:cs="Times New Roman"/>
            <w:sz w:val="20"/>
            <w:szCs w:val="20"/>
            <w:highlight w:val="yellow"/>
          </w:rPr>
          <w:t xml:space="preserve"> period, we found that ……</w:t>
        </w:r>
      </w:ins>
    </w:p>
    <w:p w14:paraId="1F676A06" w14:textId="77777777" w:rsidR="00B22AE2" w:rsidRPr="00F32E72" w:rsidRDefault="00B22AE2">
      <w:pPr>
        <w:spacing w:after="0" w:line="360" w:lineRule="auto"/>
        <w:rPr>
          <w:ins w:id="975" w:author="Abraham Isaac Jacob Gajardo Cortez (masterin)" w:date="2020-12-01T19:45:00Z"/>
          <w:rFonts w:ascii="Times New Roman" w:hAnsi="Times New Roman" w:cs="Times New Roman"/>
          <w:sz w:val="20"/>
          <w:szCs w:val="20"/>
          <w:highlight w:val="yellow"/>
        </w:rPr>
        <w:pPrChange w:id="976" w:author="Abraham Isaac Jacob Gajardo Cortez (masterin)" w:date="2020-12-01T21:42:00Z">
          <w:pPr>
            <w:spacing w:after="0" w:line="240" w:lineRule="auto"/>
          </w:pPr>
        </w:pPrChange>
      </w:pPr>
    </w:p>
    <w:p w14:paraId="5D5B34E8" w14:textId="3A710C66" w:rsidR="00B22AE2" w:rsidRDefault="00B22AE2" w:rsidP="00F32E72">
      <w:pPr>
        <w:spacing w:after="0" w:line="360" w:lineRule="auto"/>
        <w:rPr>
          <w:ins w:id="977" w:author="Abraham Isaac Jacob Gajardo Cortez (masterin)" w:date="2020-12-01T21:43:00Z"/>
          <w:rFonts w:ascii="Times New Roman" w:hAnsi="Times New Roman" w:cs="Times New Roman"/>
          <w:sz w:val="20"/>
          <w:szCs w:val="20"/>
        </w:rPr>
      </w:pPr>
      <w:ins w:id="978" w:author="Abraham Isaac Jacob Gajardo Cortez (masterin)" w:date="2020-12-01T19:45:00Z">
        <w:r w:rsidRPr="00F32E72">
          <w:rPr>
            <w:rFonts w:ascii="Times New Roman" w:hAnsi="Times New Roman" w:cs="Times New Roman"/>
            <w:sz w:val="20"/>
            <w:szCs w:val="20"/>
            <w:highlight w:val="yellow"/>
          </w:rPr>
          <w:t xml:space="preserve">The sensitivity analysis showed </w:t>
        </w:r>
        <w:proofErr w:type="gramStart"/>
        <w:r w:rsidRPr="00F32E72">
          <w:rPr>
            <w:rFonts w:ascii="Times New Roman" w:hAnsi="Times New Roman" w:cs="Times New Roman"/>
            <w:sz w:val="20"/>
            <w:szCs w:val="20"/>
            <w:highlight w:val="yellow"/>
          </w:rPr>
          <w:t>that  …</w:t>
        </w:r>
        <w:proofErr w:type="gramEnd"/>
        <w:r w:rsidRPr="00F32E72">
          <w:rPr>
            <w:rFonts w:ascii="Times New Roman" w:hAnsi="Times New Roman" w:cs="Times New Roman"/>
            <w:sz w:val="20"/>
            <w:szCs w:val="20"/>
            <w:highlight w:val="yellow"/>
          </w:rPr>
          <w:t>.</w:t>
        </w:r>
      </w:ins>
    </w:p>
    <w:p w14:paraId="17F3D23A" w14:textId="54906646" w:rsidR="00F231D4" w:rsidRPr="00B22AE2" w:rsidRDefault="00F231D4" w:rsidP="00C9270C">
      <w:pPr>
        <w:pStyle w:val="Ttulo1"/>
        <w:spacing w:line="240" w:lineRule="auto"/>
        <w:rPr>
          <w:rFonts w:ascii="Times New Roman" w:hAnsi="Times New Roman" w:cs="Times New Roman"/>
          <w:b/>
          <w:bCs/>
          <w:color w:val="auto"/>
          <w:sz w:val="24"/>
          <w:szCs w:val="24"/>
        </w:rPr>
      </w:pPr>
      <w:r w:rsidRPr="00B22AE2">
        <w:rPr>
          <w:rFonts w:ascii="Times New Roman" w:hAnsi="Times New Roman" w:cs="Times New Roman"/>
          <w:b/>
          <w:bCs/>
          <w:color w:val="auto"/>
          <w:sz w:val="24"/>
          <w:szCs w:val="24"/>
        </w:rPr>
        <w:t>Discussion</w:t>
      </w:r>
    </w:p>
    <w:p w14:paraId="20BA740B" w14:textId="29E9A896" w:rsidR="006509EA" w:rsidRPr="007673ED" w:rsidRDefault="006509EA">
      <w:pPr>
        <w:spacing w:line="360" w:lineRule="auto"/>
        <w:ind w:firstLine="720"/>
        <w:jc w:val="both"/>
        <w:rPr>
          <w:ins w:id="979" w:author="Abraham Isaac Jacob Gajardo Cortez (masterin)" w:date="2020-12-01T20:11:00Z"/>
          <w:rFonts w:ascii="Times New Roman" w:eastAsia="Times New Roman" w:hAnsi="Times New Roman" w:cs="Times New Roman"/>
          <w:sz w:val="20"/>
          <w:szCs w:val="20"/>
          <w:rPrChange w:id="980" w:author="Abraham Isaac Jacob Gajardo Cortez (masterin)" w:date="2020-12-01T20:56:00Z">
            <w:rPr>
              <w:ins w:id="981" w:author="Abraham Isaac Jacob Gajardo Cortez (masterin)" w:date="2020-12-01T20:11:00Z"/>
              <w:rFonts w:ascii="Times New Roman" w:eastAsia="Times New Roman" w:hAnsi="Times New Roman" w:cs="Times New Roman"/>
              <w:szCs w:val="22"/>
            </w:rPr>
          </w:rPrChange>
        </w:rPr>
        <w:pPrChange w:id="982" w:author="Abraham Isaac Jacob Gajardo Cortez (masterin)" w:date="2020-12-01T20:56:00Z">
          <w:pPr>
            <w:spacing w:line="240" w:lineRule="auto"/>
            <w:ind w:firstLine="720"/>
          </w:pPr>
        </w:pPrChange>
      </w:pPr>
      <w:r w:rsidRPr="007673ED">
        <w:rPr>
          <w:rFonts w:ascii="Times New Roman" w:eastAsia="Times New Roman" w:hAnsi="Times New Roman" w:cs="Times New Roman"/>
          <w:sz w:val="20"/>
          <w:szCs w:val="20"/>
          <w:rPrChange w:id="983" w:author="Abraham Isaac Jacob Gajardo Cortez (masterin)" w:date="2020-12-01T20:56:00Z">
            <w:rPr>
              <w:rFonts w:ascii="Times New Roman" w:eastAsia="Times New Roman" w:hAnsi="Times New Roman" w:cs="Times New Roman"/>
              <w:szCs w:val="22"/>
            </w:rPr>
          </w:rPrChange>
        </w:rPr>
        <w:t>Social movements resulting in civil unrests are far from being a Chilean or even a Latin American issue. Recent demonstrations have occurred for different reasons in countries such as France, Hong Kong, Syria, Colombia, Bolivia, Ecuador, and the U.S. For example, the recent killing of George Floyd in Minneapolis, Minnesota</w:t>
      </w:r>
      <w:ins w:id="984" w:author="Andrés González Santa Cruz" w:date="2020-12-03T16:06:00Z">
        <w:r w:rsidR="00D41248">
          <w:rPr>
            <w:rFonts w:ascii="Times New Roman" w:eastAsia="Times New Roman" w:hAnsi="Times New Roman" w:cs="Times New Roman"/>
            <w:sz w:val="20"/>
            <w:szCs w:val="20"/>
          </w:rPr>
          <w:t>,</w:t>
        </w:r>
      </w:ins>
      <w:r w:rsidRPr="007673ED">
        <w:rPr>
          <w:rFonts w:ascii="Times New Roman" w:eastAsia="Times New Roman" w:hAnsi="Times New Roman" w:cs="Times New Roman"/>
          <w:sz w:val="20"/>
          <w:szCs w:val="20"/>
          <w:rPrChange w:id="985" w:author="Abraham Isaac Jacob Gajardo Cortez (masterin)" w:date="2020-12-01T20:56:00Z">
            <w:rPr>
              <w:rFonts w:ascii="Times New Roman" w:eastAsia="Times New Roman" w:hAnsi="Times New Roman" w:cs="Times New Roman"/>
              <w:szCs w:val="22"/>
            </w:rPr>
          </w:rPrChange>
        </w:rPr>
        <w:t xml:space="preserve"> triggered unrests in the U.S. and abroad. As in Chile, most of these protests resulted in </w:t>
      </w:r>
      <w:del w:id="986" w:author="Andrés González Santa Cruz" w:date="2020-12-03T16:06:00Z">
        <w:r w:rsidRPr="007673ED" w:rsidDel="00D41248">
          <w:rPr>
            <w:rFonts w:ascii="Times New Roman" w:eastAsia="Times New Roman" w:hAnsi="Times New Roman" w:cs="Times New Roman"/>
            <w:sz w:val="20"/>
            <w:szCs w:val="20"/>
            <w:rPrChange w:id="987" w:author="Abraham Isaac Jacob Gajardo Cortez (masterin)" w:date="2020-12-01T20:56:00Z">
              <w:rPr>
                <w:rFonts w:ascii="Times New Roman" w:eastAsia="Times New Roman" w:hAnsi="Times New Roman" w:cs="Times New Roman"/>
                <w:szCs w:val="22"/>
              </w:rPr>
            </w:rPrChange>
          </w:rPr>
          <w:delText xml:space="preserve">a </w:delText>
        </w:r>
      </w:del>
      <w:r w:rsidRPr="007673ED">
        <w:rPr>
          <w:rFonts w:ascii="Times New Roman" w:eastAsia="Times New Roman" w:hAnsi="Times New Roman" w:cs="Times New Roman"/>
          <w:sz w:val="20"/>
          <w:szCs w:val="20"/>
          <w:rPrChange w:id="988" w:author="Abraham Isaac Jacob Gajardo Cortez (masterin)" w:date="2020-12-01T20:56:00Z">
            <w:rPr>
              <w:rFonts w:ascii="Times New Roman" w:eastAsia="Times New Roman" w:hAnsi="Times New Roman" w:cs="Times New Roman"/>
              <w:szCs w:val="22"/>
            </w:rPr>
          </w:rPrChange>
        </w:rPr>
        <w:t xml:space="preserve">widespread use of anti-riot shotguns and tear gas as means of crowd control. The medical and public health community have raised concerns </w:t>
      </w:r>
      <w:del w:id="989" w:author="Andrés González Santa Cruz" w:date="2020-12-03T16:06:00Z">
        <w:r w:rsidRPr="007673ED" w:rsidDel="00D41248">
          <w:rPr>
            <w:rFonts w:ascii="Times New Roman" w:eastAsia="Times New Roman" w:hAnsi="Times New Roman" w:cs="Times New Roman"/>
            <w:sz w:val="20"/>
            <w:szCs w:val="20"/>
            <w:rPrChange w:id="990" w:author="Abraham Isaac Jacob Gajardo Cortez (masterin)" w:date="2020-12-01T20:56:00Z">
              <w:rPr>
                <w:rFonts w:ascii="Times New Roman" w:eastAsia="Times New Roman" w:hAnsi="Times New Roman" w:cs="Times New Roman"/>
                <w:szCs w:val="22"/>
              </w:rPr>
            </w:rPrChange>
          </w:rPr>
          <w:delText xml:space="preserve">in </w:delText>
        </w:r>
      </w:del>
      <w:ins w:id="991" w:author="Andrés González Santa Cruz" w:date="2020-12-03T16:06:00Z">
        <w:r w:rsidR="00D41248">
          <w:rPr>
            <w:rFonts w:ascii="Times New Roman" w:eastAsia="Times New Roman" w:hAnsi="Times New Roman" w:cs="Times New Roman"/>
            <w:sz w:val="20"/>
            <w:szCs w:val="20"/>
          </w:rPr>
          <w:t>about</w:t>
        </w:r>
        <w:r w:rsidR="00D41248" w:rsidRPr="007673ED">
          <w:rPr>
            <w:rFonts w:ascii="Times New Roman" w:eastAsia="Times New Roman" w:hAnsi="Times New Roman" w:cs="Times New Roman"/>
            <w:sz w:val="20"/>
            <w:szCs w:val="20"/>
            <w:rPrChange w:id="992" w:author="Abraham Isaac Jacob Gajardo Cortez (masterin)" w:date="2020-12-01T20:56:00Z">
              <w:rPr>
                <w:rFonts w:ascii="Times New Roman" w:eastAsia="Times New Roman" w:hAnsi="Times New Roman" w:cs="Times New Roman"/>
                <w:szCs w:val="22"/>
              </w:rPr>
            </w:rPrChange>
          </w:rPr>
          <w:t xml:space="preserve"> </w:t>
        </w:r>
      </w:ins>
      <w:r w:rsidRPr="007673ED">
        <w:rPr>
          <w:rFonts w:ascii="Times New Roman" w:eastAsia="Times New Roman" w:hAnsi="Times New Roman" w:cs="Times New Roman"/>
          <w:sz w:val="20"/>
          <w:szCs w:val="20"/>
          <w:rPrChange w:id="993" w:author="Abraham Isaac Jacob Gajardo Cortez (masterin)" w:date="2020-12-01T20:56:00Z">
            <w:rPr>
              <w:rFonts w:ascii="Times New Roman" w:eastAsia="Times New Roman" w:hAnsi="Times New Roman" w:cs="Times New Roman"/>
              <w:szCs w:val="22"/>
            </w:rPr>
          </w:rPrChange>
        </w:rPr>
        <w:t>the indiscriminate use of these methods and the potential harm to those involved in confrontation and surrounding areas (</w:t>
      </w:r>
      <w:r w:rsidRPr="007673ED">
        <w:rPr>
          <w:rFonts w:ascii="Times New Roman" w:eastAsia="Times New Roman" w:hAnsi="Times New Roman" w:cs="Times New Roman"/>
          <w:sz w:val="20"/>
          <w:szCs w:val="20"/>
          <w:highlight w:val="yellow"/>
          <w:rPrChange w:id="994" w:author="Abraham Isaac Jacob Gajardo Cortez (masterin)" w:date="2020-12-01T20:56:00Z">
            <w:rPr>
              <w:rFonts w:ascii="Times New Roman" w:eastAsia="Times New Roman" w:hAnsi="Times New Roman" w:cs="Times New Roman"/>
              <w:szCs w:val="22"/>
              <w:highlight w:val="yellow"/>
            </w:rPr>
          </w:rPrChange>
        </w:rPr>
        <w:t>CITE AJPH and Lancet letters/editorials)</w:t>
      </w:r>
      <w:r w:rsidRPr="007673ED">
        <w:rPr>
          <w:rFonts w:ascii="Times New Roman" w:eastAsia="Times New Roman" w:hAnsi="Times New Roman" w:cs="Times New Roman"/>
          <w:sz w:val="20"/>
          <w:szCs w:val="20"/>
          <w:rPrChange w:id="995" w:author="Abraham Isaac Jacob Gajardo Cortez (masterin)" w:date="2020-12-01T20:56:00Z">
            <w:rPr>
              <w:rFonts w:ascii="Times New Roman" w:eastAsia="Times New Roman" w:hAnsi="Times New Roman" w:cs="Times New Roman"/>
              <w:szCs w:val="22"/>
            </w:rPr>
          </w:rPrChange>
        </w:rPr>
        <w:t>.</w:t>
      </w:r>
    </w:p>
    <w:p w14:paraId="5A439088" w14:textId="77777777" w:rsidR="00C90A2D" w:rsidRPr="007673ED" w:rsidRDefault="00C90A2D">
      <w:pPr>
        <w:spacing w:line="360" w:lineRule="auto"/>
        <w:ind w:firstLine="720"/>
        <w:jc w:val="both"/>
        <w:rPr>
          <w:rFonts w:ascii="Times New Roman" w:hAnsi="Times New Roman" w:cs="Times New Roman"/>
          <w:i/>
          <w:iCs/>
          <w:sz w:val="20"/>
          <w:szCs w:val="20"/>
          <w:lang w:val="en-GB"/>
          <w:rPrChange w:id="996" w:author="Abraham Isaac Jacob Gajardo Cortez (masterin)" w:date="2020-12-01T20:56:00Z">
            <w:rPr>
              <w:rFonts w:ascii="Times New Roman" w:hAnsi="Times New Roman" w:cs="Times New Roman"/>
              <w:i/>
              <w:iCs/>
              <w:lang w:val="en-GB"/>
            </w:rPr>
          </w:rPrChange>
        </w:rPr>
        <w:pPrChange w:id="997" w:author="Abraham Isaac Jacob Gajardo Cortez (masterin)" w:date="2020-12-01T20:56:00Z">
          <w:pPr>
            <w:spacing w:line="240" w:lineRule="auto"/>
          </w:pPr>
        </w:pPrChange>
      </w:pPr>
    </w:p>
    <w:p w14:paraId="4A05C1F9" w14:textId="418A0565" w:rsidR="00C90A2D" w:rsidRPr="007673ED" w:rsidRDefault="00C90A2D">
      <w:pPr>
        <w:spacing w:line="360" w:lineRule="auto"/>
        <w:ind w:firstLine="720"/>
        <w:jc w:val="both"/>
        <w:rPr>
          <w:ins w:id="998" w:author="Abraham Isaac Jacob Gajardo Cortez (masterin)" w:date="2020-12-01T20:11:00Z"/>
          <w:rFonts w:ascii="Times New Roman" w:hAnsi="Times New Roman" w:cs="Times New Roman"/>
          <w:sz w:val="20"/>
          <w:szCs w:val="20"/>
          <w:rPrChange w:id="999" w:author="Abraham Isaac Jacob Gajardo Cortez (masterin)" w:date="2020-12-01T20:56:00Z">
            <w:rPr>
              <w:ins w:id="1000" w:author="Abraham Isaac Jacob Gajardo Cortez (masterin)" w:date="2020-12-01T20:11:00Z"/>
              <w:rFonts w:ascii="Times New Roman" w:hAnsi="Times New Roman" w:cs="Times New Roman"/>
            </w:rPr>
          </w:rPrChange>
        </w:rPr>
        <w:pPrChange w:id="1001" w:author="Abraham Isaac Jacob Gajardo Cortez (masterin)" w:date="2020-12-01T20:56:00Z">
          <w:pPr>
            <w:spacing w:line="240" w:lineRule="auto"/>
            <w:ind w:firstLine="720"/>
            <w:jc w:val="both"/>
          </w:pPr>
        </w:pPrChange>
      </w:pPr>
      <w:ins w:id="1002" w:author="Abraham Isaac Jacob Gajardo Cortez (masterin)" w:date="2020-12-01T20:11:00Z">
        <w:r w:rsidRPr="007673ED">
          <w:rPr>
            <w:rFonts w:ascii="Times New Roman" w:hAnsi="Times New Roman" w:cs="Times New Roman"/>
            <w:sz w:val="20"/>
            <w:szCs w:val="20"/>
            <w:rPrChange w:id="1003" w:author="Abraham Isaac Jacob Gajardo Cortez (masterin)" w:date="2020-12-01T20:56:00Z">
              <w:rPr>
                <w:rFonts w:ascii="Times New Roman" w:hAnsi="Times New Roman" w:cs="Times New Roman"/>
              </w:rPr>
            </w:rPrChange>
          </w:rPr>
          <w:t>In this study</w:t>
        </w:r>
      </w:ins>
      <w:ins w:id="1004" w:author="Andrés González Santa Cruz" w:date="2020-12-05T12:39:00Z">
        <w:r w:rsidR="002A2497">
          <w:rPr>
            <w:rFonts w:ascii="Times New Roman" w:hAnsi="Times New Roman" w:cs="Times New Roman"/>
            <w:sz w:val="20"/>
            <w:szCs w:val="20"/>
          </w:rPr>
          <w:t>,</w:t>
        </w:r>
      </w:ins>
      <w:ins w:id="1005" w:author="Abraham Isaac Jacob Gajardo Cortez (masterin)" w:date="2020-12-01T20:11:00Z">
        <w:r w:rsidRPr="007673ED">
          <w:rPr>
            <w:rFonts w:ascii="Times New Roman" w:hAnsi="Times New Roman" w:cs="Times New Roman"/>
            <w:sz w:val="20"/>
            <w:szCs w:val="20"/>
            <w:rPrChange w:id="1006" w:author="Abraham Isaac Jacob Gajardo Cortez (masterin)" w:date="2020-12-01T20:56:00Z">
              <w:rPr>
                <w:rFonts w:ascii="Times New Roman" w:hAnsi="Times New Roman" w:cs="Times New Roman"/>
              </w:rPr>
            </w:rPrChange>
          </w:rPr>
          <w:t xml:space="preserve"> we aimed to quantify the effects of social protest</w:t>
        </w:r>
        <w:del w:id="1007" w:author="Andrés González Santa Cruz" w:date="2020-12-05T12:40:00Z">
          <w:r w:rsidRPr="007673ED" w:rsidDel="002A2497">
            <w:rPr>
              <w:rFonts w:ascii="Times New Roman" w:hAnsi="Times New Roman" w:cs="Times New Roman"/>
              <w:sz w:val="20"/>
              <w:szCs w:val="20"/>
              <w:rPrChange w:id="1008" w:author="Abraham Isaac Jacob Gajardo Cortez (masterin)" w:date="2020-12-01T20:56:00Z">
                <w:rPr>
                  <w:rFonts w:ascii="Times New Roman" w:hAnsi="Times New Roman" w:cs="Times New Roman"/>
                </w:rPr>
              </w:rPrChange>
            </w:rPr>
            <w:delText>,</w:delText>
          </w:r>
        </w:del>
        <w:r w:rsidRPr="007673ED">
          <w:rPr>
            <w:rFonts w:ascii="Times New Roman" w:hAnsi="Times New Roman" w:cs="Times New Roman"/>
            <w:sz w:val="20"/>
            <w:szCs w:val="20"/>
            <w:rPrChange w:id="1009" w:author="Abraham Isaac Jacob Gajardo Cortez (masterin)" w:date="2020-12-01T20:56:00Z">
              <w:rPr>
                <w:rFonts w:ascii="Times New Roman" w:hAnsi="Times New Roman" w:cs="Times New Roman"/>
              </w:rPr>
            </w:rPrChange>
          </w:rPr>
          <w:t xml:space="preserve"> and crowd-control techniques on population health, looking at the </w:t>
        </w:r>
        <w:del w:id="1010" w:author="Andrés González Santa Cruz" w:date="2020-12-05T12:39:00Z">
          <w:r w:rsidRPr="007673ED" w:rsidDel="002A2497">
            <w:rPr>
              <w:rFonts w:ascii="Times New Roman" w:hAnsi="Times New Roman" w:cs="Times New Roman"/>
              <w:sz w:val="20"/>
              <w:szCs w:val="20"/>
              <w:rPrChange w:id="1011" w:author="Abraham Isaac Jacob Gajardo Cortez (masterin)" w:date="2020-12-01T20:56:00Z">
                <w:rPr>
                  <w:rFonts w:ascii="Times New Roman" w:hAnsi="Times New Roman" w:cs="Times New Roman"/>
                </w:rPr>
              </w:rPrChange>
            </w:rPr>
            <w:delText xml:space="preserve">case of </w:delText>
          </w:r>
        </w:del>
        <w:r w:rsidRPr="007673ED">
          <w:rPr>
            <w:rFonts w:ascii="Times New Roman" w:hAnsi="Times New Roman" w:cs="Times New Roman"/>
            <w:sz w:val="20"/>
            <w:szCs w:val="20"/>
            <w:rPrChange w:id="1012" w:author="Abraham Isaac Jacob Gajardo Cortez (masterin)" w:date="2020-12-01T20:56:00Z">
              <w:rPr>
                <w:rFonts w:ascii="Times New Roman" w:hAnsi="Times New Roman" w:cs="Times New Roman"/>
              </w:rPr>
            </w:rPrChange>
          </w:rPr>
          <w:t>Chile</w:t>
        </w:r>
      </w:ins>
      <w:ins w:id="1013" w:author="Andrés González Santa Cruz" w:date="2020-12-05T12:39:00Z">
        <w:r w:rsidR="002A2497">
          <w:rPr>
            <w:rFonts w:ascii="Times New Roman" w:hAnsi="Times New Roman" w:cs="Times New Roman"/>
            <w:sz w:val="20"/>
            <w:szCs w:val="20"/>
          </w:rPr>
          <w:t>an case</w:t>
        </w:r>
      </w:ins>
      <w:ins w:id="1014" w:author="Abraham Isaac Jacob Gajardo Cortez (masterin)" w:date="2020-12-01T20:11:00Z">
        <w:r w:rsidRPr="007673ED">
          <w:rPr>
            <w:rFonts w:ascii="Times New Roman" w:hAnsi="Times New Roman" w:cs="Times New Roman"/>
            <w:sz w:val="20"/>
            <w:szCs w:val="20"/>
            <w:rPrChange w:id="1015" w:author="Abraham Isaac Jacob Gajardo Cortez (masterin)" w:date="2020-12-01T20:56:00Z">
              <w:rPr>
                <w:rFonts w:ascii="Times New Roman" w:hAnsi="Times New Roman" w:cs="Times New Roman"/>
              </w:rPr>
            </w:rPrChange>
          </w:rPr>
          <w:t>. Our findings suggest that following the onset of the Chilean social movement on October 18, 2019, no effect was observed on ED services utilization</w:t>
        </w:r>
        <w:del w:id="1016" w:author="Andrés González Santa Cruz" w:date="2020-12-05T12:39:00Z">
          <w:r w:rsidRPr="007673ED" w:rsidDel="002A2497">
            <w:rPr>
              <w:rFonts w:ascii="Times New Roman" w:hAnsi="Times New Roman" w:cs="Times New Roman"/>
              <w:sz w:val="20"/>
              <w:szCs w:val="20"/>
              <w:rPrChange w:id="1017" w:author="Abraham Isaac Jacob Gajardo Cortez (masterin)" w:date="2020-12-01T20:56:00Z">
                <w:rPr>
                  <w:rFonts w:ascii="Times New Roman" w:hAnsi="Times New Roman" w:cs="Times New Roman"/>
                </w:rPr>
              </w:rPrChange>
            </w:rPr>
            <w:delText>,</w:delText>
          </w:r>
        </w:del>
      </w:ins>
      <w:ins w:id="1018" w:author="Andrés González Santa Cruz" w:date="2020-12-05T12:39:00Z">
        <w:r w:rsidR="002A2497">
          <w:rPr>
            <w:rFonts w:ascii="Times New Roman" w:hAnsi="Times New Roman" w:cs="Times New Roman"/>
            <w:sz w:val="20"/>
            <w:szCs w:val="20"/>
          </w:rPr>
          <w:t>;</w:t>
        </w:r>
      </w:ins>
      <w:ins w:id="1019" w:author="Abraham Isaac Jacob Gajardo Cortez (masterin)" w:date="2020-12-01T20:11:00Z">
        <w:r w:rsidRPr="007673ED">
          <w:rPr>
            <w:rFonts w:ascii="Times New Roman" w:hAnsi="Times New Roman" w:cs="Times New Roman"/>
            <w:sz w:val="20"/>
            <w:szCs w:val="20"/>
            <w:rPrChange w:id="1020" w:author="Abraham Isaac Jacob Gajardo Cortez (masterin)" w:date="2020-12-01T20:56:00Z">
              <w:rPr>
                <w:rFonts w:ascii="Times New Roman" w:hAnsi="Times New Roman" w:cs="Times New Roman"/>
              </w:rPr>
            </w:rPrChange>
          </w:rPr>
          <w:t xml:space="preserve"> however, the severity of trauma and respiratory cases </w:t>
        </w:r>
        <w:del w:id="1021" w:author="Andrés González Santa Cruz" w:date="2020-12-05T12:40:00Z">
          <w:r w:rsidRPr="007673ED" w:rsidDel="002A2497">
            <w:rPr>
              <w:rFonts w:ascii="Times New Roman" w:hAnsi="Times New Roman" w:cs="Times New Roman"/>
              <w:sz w:val="20"/>
              <w:szCs w:val="20"/>
              <w:rPrChange w:id="1022" w:author="Abraham Isaac Jacob Gajardo Cortez (masterin)" w:date="2020-12-01T20:56:00Z">
                <w:rPr>
                  <w:rFonts w:ascii="Times New Roman" w:hAnsi="Times New Roman" w:cs="Times New Roman"/>
                </w:rPr>
              </w:rPrChange>
            </w:rPr>
            <w:delText>were higher</w:delText>
          </w:r>
        </w:del>
      </w:ins>
      <w:ins w:id="1023" w:author="Andrés González Santa Cruz" w:date="2020-12-05T12:40:00Z">
        <w:r w:rsidR="002A2497">
          <w:rPr>
            <w:rFonts w:ascii="Times New Roman" w:hAnsi="Times New Roman" w:cs="Times New Roman"/>
            <w:sz w:val="20"/>
            <w:szCs w:val="20"/>
          </w:rPr>
          <w:t>increased</w:t>
        </w:r>
      </w:ins>
      <w:ins w:id="1024" w:author="Abraham Isaac Jacob Gajardo Cortez (masterin)" w:date="2020-12-01T20:11:00Z">
        <w:r w:rsidRPr="007673ED">
          <w:rPr>
            <w:rFonts w:ascii="Times New Roman" w:hAnsi="Times New Roman" w:cs="Times New Roman"/>
            <w:sz w:val="20"/>
            <w:szCs w:val="20"/>
            <w:rPrChange w:id="1025" w:author="Abraham Isaac Jacob Gajardo Cortez (masterin)" w:date="2020-12-01T20:56:00Z">
              <w:rPr>
                <w:rFonts w:ascii="Times New Roman" w:hAnsi="Times New Roman" w:cs="Times New Roman"/>
              </w:rPr>
            </w:rPrChange>
          </w:rPr>
          <w:t>. Whereas trauma and respiratory consultations did not present statistical differences before and after the social movement onset, weekly trauma hospitalization significantly increased. Also, the proportion of hospitalization per 1,000 trauma/respiratory ED consultations increased in the period with civil unrest. In fact, we estimated that hospitalization per ED trauma consultations was 38</w:t>
        </w:r>
        <w:proofErr w:type="gramStart"/>
        <w:r w:rsidRPr="007673ED">
          <w:rPr>
            <w:rFonts w:ascii="Times New Roman" w:hAnsi="Times New Roman" w:cs="Times New Roman"/>
            <w:sz w:val="20"/>
            <w:szCs w:val="20"/>
            <w:rPrChange w:id="1026" w:author="Abraham Isaac Jacob Gajardo Cortez (masterin)" w:date="2020-12-01T20:56:00Z">
              <w:rPr>
                <w:rFonts w:ascii="Times New Roman" w:hAnsi="Times New Roman" w:cs="Times New Roman"/>
              </w:rPr>
            </w:rPrChange>
          </w:rPr>
          <w:t>%  higher</w:t>
        </w:r>
        <w:proofErr w:type="gramEnd"/>
        <w:r w:rsidRPr="007673ED">
          <w:rPr>
            <w:rFonts w:ascii="Times New Roman" w:hAnsi="Times New Roman" w:cs="Times New Roman"/>
            <w:sz w:val="20"/>
            <w:szCs w:val="20"/>
            <w:rPrChange w:id="1027" w:author="Abraham Isaac Jacob Gajardo Cortez (masterin)" w:date="2020-12-01T20:56:00Z">
              <w:rPr>
                <w:rFonts w:ascii="Times New Roman" w:hAnsi="Times New Roman" w:cs="Times New Roman"/>
              </w:rPr>
            </w:rPrChange>
          </w:rPr>
          <w:t xml:space="preserve"> than expected if the protests and crowd-control were not happened, reaching up to 63% in the case of respiratory causes.</w:t>
        </w:r>
      </w:ins>
    </w:p>
    <w:p w14:paraId="18185161" w14:textId="5EA95AFD" w:rsidR="00F05E43" w:rsidRPr="007673ED" w:rsidDel="007B58A4" w:rsidRDefault="00F05E43">
      <w:pPr>
        <w:spacing w:line="360" w:lineRule="auto"/>
        <w:ind w:firstLine="720"/>
        <w:jc w:val="both"/>
        <w:rPr>
          <w:del w:id="1028" w:author="Abraham Isaac Jacob Gajardo Cortez (masterin)" w:date="2020-12-01T20:11:00Z"/>
          <w:rFonts w:ascii="Times New Roman" w:hAnsi="Times New Roman" w:cs="Times New Roman"/>
          <w:sz w:val="20"/>
          <w:szCs w:val="20"/>
          <w:rPrChange w:id="1029" w:author="Abraham Isaac Jacob Gajardo Cortez (masterin)" w:date="2020-12-01T20:56:00Z">
            <w:rPr>
              <w:del w:id="1030" w:author="Abraham Isaac Jacob Gajardo Cortez (masterin)" w:date="2020-12-01T20:11:00Z"/>
              <w:rFonts w:ascii="Times New Roman" w:hAnsi="Times New Roman" w:cs="Times New Roman"/>
            </w:rPr>
          </w:rPrChange>
        </w:rPr>
        <w:pPrChange w:id="1031" w:author="Abraham Isaac Jacob Gajardo Cortez (masterin)" w:date="2020-12-01T20:56:00Z">
          <w:pPr>
            <w:spacing w:line="240" w:lineRule="auto"/>
            <w:ind w:firstLine="720"/>
            <w:jc w:val="both"/>
          </w:pPr>
        </w:pPrChange>
      </w:pPr>
      <w:del w:id="1032" w:author="Abraham Isaac Jacob Gajardo Cortez (masterin)" w:date="2020-12-01T19:53:00Z">
        <w:r w:rsidRPr="007673ED" w:rsidDel="001A5E0B">
          <w:rPr>
            <w:rFonts w:ascii="Times New Roman" w:hAnsi="Times New Roman" w:cs="Times New Roman"/>
            <w:sz w:val="20"/>
            <w:szCs w:val="20"/>
            <w:rPrChange w:id="1033" w:author="Abraham Isaac Jacob Gajardo Cortez (masterin)" w:date="2020-12-01T20:56:00Z">
              <w:rPr>
                <w:rFonts w:ascii="Times New Roman" w:hAnsi="Times New Roman" w:cs="Times New Roman"/>
              </w:rPr>
            </w:rPrChange>
          </w:rPr>
          <w:delText xml:space="preserve">The findings in </w:delText>
        </w:r>
        <w:r w:rsidR="006509EA" w:rsidRPr="007673ED" w:rsidDel="001A5E0B">
          <w:rPr>
            <w:rFonts w:ascii="Times New Roman" w:hAnsi="Times New Roman" w:cs="Times New Roman"/>
            <w:sz w:val="20"/>
            <w:szCs w:val="20"/>
            <w:rPrChange w:id="1034" w:author="Abraham Isaac Jacob Gajardo Cortez (masterin)" w:date="2020-12-01T20:56:00Z">
              <w:rPr>
                <w:rFonts w:ascii="Times New Roman" w:hAnsi="Times New Roman" w:cs="Times New Roman"/>
              </w:rPr>
            </w:rPrChange>
          </w:rPr>
          <w:delText>o</w:delText>
        </w:r>
      </w:del>
      <w:del w:id="1035" w:author="Abraham Isaac Jacob Gajardo Cortez (masterin)" w:date="2020-12-01T20:11:00Z">
        <w:r w:rsidR="006509EA" w:rsidRPr="007673ED" w:rsidDel="00C90A2D">
          <w:rPr>
            <w:rFonts w:ascii="Times New Roman" w:hAnsi="Times New Roman" w:cs="Times New Roman"/>
            <w:sz w:val="20"/>
            <w:szCs w:val="20"/>
            <w:rPrChange w:id="1036" w:author="Abraham Isaac Jacob Gajardo Cortez (masterin)" w:date="2020-12-01T20:56:00Z">
              <w:rPr>
                <w:rFonts w:ascii="Times New Roman" w:hAnsi="Times New Roman" w:cs="Times New Roman"/>
              </w:rPr>
            </w:rPrChange>
          </w:rPr>
          <w:delText xml:space="preserve">ur </w:delText>
        </w:r>
      </w:del>
      <w:del w:id="1037" w:author="Abraham Isaac Jacob Gajardo Cortez (masterin)" w:date="2020-12-01T19:53:00Z">
        <w:r w:rsidRPr="007673ED" w:rsidDel="001A5E0B">
          <w:rPr>
            <w:rFonts w:ascii="Times New Roman" w:hAnsi="Times New Roman" w:cs="Times New Roman"/>
            <w:sz w:val="20"/>
            <w:szCs w:val="20"/>
            <w:rPrChange w:id="1038" w:author="Abraham Isaac Jacob Gajardo Cortez (masterin)" w:date="2020-12-01T20:56:00Z">
              <w:rPr>
                <w:rFonts w:ascii="Times New Roman" w:hAnsi="Times New Roman" w:cs="Times New Roman"/>
              </w:rPr>
            </w:rPrChange>
          </w:rPr>
          <w:delText xml:space="preserve">study </w:delText>
        </w:r>
      </w:del>
      <w:del w:id="1039" w:author="Abraham Isaac Jacob Gajardo Cortez (masterin)" w:date="2020-12-01T20:11:00Z">
        <w:r w:rsidRPr="007673ED" w:rsidDel="00C90A2D">
          <w:rPr>
            <w:rFonts w:ascii="Times New Roman" w:hAnsi="Times New Roman" w:cs="Times New Roman"/>
            <w:sz w:val="20"/>
            <w:szCs w:val="20"/>
            <w:rPrChange w:id="1040" w:author="Abraham Isaac Jacob Gajardo Cortez (masterin)" w:date="2020-12-01T20:56:00Z">
              <w:rPr>
                <w:rFonts w:ascii="Times New Roman" w:hAnsi="Times New Roman" w:cs="Times New Roman"/>
              </w:rPr>
            </w:rPrChange>
          </w:rPr>
          <w:delText xml:space="preserve">suggest that following the onset of the Chilean social </w:delText>
        </w:r>
      </w:del>
      <w:del w:id="1041" w:author="Abraham Isaac Jacob Gajardo Cortez (masterin)" w:date="2020-12-01T19:48:00Z">
        <w:r w:rsidRPr="007673ED" w:rsidDel="001A5E0B">
          <w:rPr>
            <w:rFonts w:ascii="Times New Roman" w:hAnsi="Times New Roman" w:cs="Times New Roman"/>
            <w:sz w:val="20"/>
            <w:szCs w:val="20"/>
            <w:rPrChange w:id="1042" w:author="Abraham Isaac Jacob Gajardo Cortez (masterin)" w:date="2020-12-01T20:56:00Z">
              <w:rPr>
                <w:rFonts w:ascii="Times New Roman" w:hAnsi="Times New Roman" w:cs="Times New Roman"/>
              </w:rPr>
            </w:rPrChange>
          </w:rPr>
          <w:delText xml:space="preserve">protests </w:delText>
        </w:r>
      </w:del>
      <w:del w:id="1043" w:author="Abraham Isaac Jacob Gajardo Cortez (masterin)" w:date="2020-12-01T20:11:00Z">
        <w:r w:rsidRPr="007673ED" w:rsidDel="00C90A2D">
          <w:rPr>
            <w:rFonts w:ascii="Times New Roman" w:hAnsi="Times New Roman" w:cs="Times New Roman"/>
            <w:sz w:val="20"/>
            <w:szCs w:val="20"/>
            <w:rPrChange w:id="1044" w:author="Abraham Isaac Jacob Gajardo Cortez (masterin)" w:date="2020-12-01T20:56:00Z">
              <w:rPr>
                <w:rFonts w:ascii="Times New Roman" w:hAnsi="Times New Roman" w:cs="Times New Roman"/>
              </w:rPr>
            </w:rPrChange>
          </w:rPr>
          <w:delText>on October 18</w:delText>
        </w:r>
      </w:del>
      <w:del w:id="1045" w:author="Abraham Isaac Jacob Gajardo Cortez (masterin)" w:date="2020-12-01T19:49:00Z">
        <w:r w:rsidRPr="007673ED" w:rsidDel="001A5E0B">
          <w:rPr>
            <w:rFonts w:ascii="Times New Roman" w:hAnsi="Times New Roman" w:cs="Times New Roman"/>
            <w:sz w:val="20"/>
            <w:szCs w:val="20"/>
            <w:vertAlign w:val="superscript"/>
            <w:rPrChange w:id="1046" w:author="Abraham Isaac Jacob Gajardo Cortez (masterin)" w:date="2020-12-01T20:56:00Z">
              <w:rPr>
                <w:rFonts w:ascii="Times New Roman" w:hAnsi="Times New Roman" w:cs="Times New Roman"/>
                <w:vertAlign w:val="superscript"/>
              </w:rPr>
            </w:rPrChange>
          </w:rPr>
          <w:delText>th</w:delText>
        </w:r>
      </w:del>
      <w:del w:id="1047" w:author="Abraham Isaac Jacob Gajardo Cortez (masterin)" w:date="2020-12-01T20:11:00Z">
        <w:r w:rsidRPr="007673ED" w:rsidDel="00C90A2D">
          <w:rPr>
            <w:rFonts w:ascii="Times New Roman" w:hAnsi="Times New Roman" w:cs="Times New Roman"/>
            <w:sz w:val="20"/>
            <w:szCs w:val="20"/>
            <w:rPrChange w:id="1048" w:author="Abraham Isaac Jacob Gajardo Cortez (masterin)" w:date="2020-12-01T20:56:00Z">
              <w:rPr>
                <w:rFonts w:ascii="Times New Roman" w:hAnsi="Times New Roman" w:cs="Times New Roman"/>
              </w:rPr>
            </w:rPrChange>
          </w:rPr>
          <w:delText xml:space="preserve">, 2019, there was </w:delText>
        </w:r>
      </w:del>
      <w:del w:id="1049" w:author="Abraham Isaac Jacob Gajardo Cortez (masterin)" w:date="2020-12-01T19:49:00Z">
        <w:r w:rsidRPr="007673ED" w:rsidDel="001A5E0B">
          <w:rPr>
            <w:rFonts w:ascii="Times New Roman" w:hAnsi="Times New Roman" w:cs="Times New Roman"/>
            <w:sz w:val="20"/>
            <w:szCs w:val="20"/>
            <w:rPrChange w:id="1050" w:author="Abraham Isaac Jacob Gajardo Cortez (masterin)" w:date="2020-12-01T20:56:00Z">
              <w:rPr>
                <w:rFonts w:ascii="Times New Roman" w:hAnsi="Times New Roman" w:cs="Times New Roman"/>
              </w:rPr>
            </w:rPrChange>
          </w:rPr>
          <w:delText>a significant reduction in patient utilization of emergency</w:delText>
        </w:r>
      </w:del>
      <w:del w:id="1051" w:author="Abraham Isaac Jacob Gajardo Cortez (masterin)" w:date="2020-12-01T20:11:00Z">
        <w:r w:rsidRPr="007673ED" w:rsidDel="00C90A2D">
          <w:rPr>
            <w:rFonts w:ascii="Times New Roman" w:hAnsi="Times New Roman" w:cs="Times New Roman"/>
            <w:sz w:val="20"/>
            <w:szCs w:val="20"/>
            <w:rPrChange w:id="1052" w:author="Abraham Isaac Jacob Gajardo Cortez (masterin)" w:date="2020-12-01T20:56:00Z">
              <w:rPr>
                <w:rFonts w:ascii="Times New Roman" w:hAnsi="Times New Roman" w:cs="Times New Roman"/>
              </w:rPr>
            </w:rPrChange>
          </w:rPr>
          <w:delText xml:space="preserve"> services </w:delText>
        </w:r>
      </w:del>
      <w:del w:id="1053" w:author="Abraham Isaac Jacob Gajardo Cortez (masterin)" w:date="2020-12-01T19:53:00Z">
        <w:r w:rsidR="00745689" w:rsidRPr="007673ED" w:rsidDel="001A5E0B">
          <w:rPr>
            <w:rFonts w:ascii="Times New Roman" w:hAnsi="Times New Roman" w:cs="Times New Roman"/>
            <w:sz w:val="20"/>
            <w:szCs w:val="20"/>
            <w:rPrChange w:id="1054" w:author="Abraham Isaac Jacob Gajardo Cortez (masterin)" w:date="2020-12-01T20:56:00Z">
              <w:rPr>
                <w:rFonts w:ascii="Times New Roman" w:hAnsi="Times New Roman" w:cs="Times New Roman"/>
              </w:rPr>
            </w:rPrChange>
          </w:rPr>
          <w:delText>in Santiago</w:delText>
        </w:r>
      </w:del>
      <w:del w:id="1055" w:author="Abraham Isaac Jacob Gajardo Cortez (masterin)" w:date="2020-12-01T20:11:00Z">
        <w:r w:rsidR="00745689" w:rsidRPr="007673ED" w:rsidDel="00C90A2D">
          <w:rPr>
            <w:rFonts w:ascii="Times New Roman" w:hAnsi="Times New Roman" w:cs="Times New Roman"/>
            <w:sz w:val="20"/>
            <w:szCs w:val="20"/>
            <w:rPrChange w:id="1056" w:author="Abraham Isaac Jacob Gajardo Cortez (masterin)" w:date="2020-12-01T20:56:00Z">
              <w:rPr>
                <w:rFonts w:ascii="Times New Roman" w:hAnsi="Times New Roman" w:cs="Times New Roman"/>
              </w:rPr>
            </w:rPrChange>
          </w:rPr>
          <w:delText>. The findings also suggest that there was a</w:delText>
        </w:r>
        <w:r w:rsidRPr="007673ED" w:rsidDel="00C90A2D">
          <w:rPr>
            <w:rFonts w:ascii="Times New Roman" w:hAnsi="Times New Roman" w:cs="Times New Roman"/>
            <w:sz w:val="20"/>
            <w:szCs w:val="20"/>
            <w:rPrChange w:id="1057" w:author="Abraham Isaac Jacob Gajardo Cortez (masterin)" w:date="2020-12-01T20:56:00Z">
              <w:rPr>
                <w:rFonts w:ascii="Times New Roman" w:hAnsi="Times New Roman" w:cs="Times New Roman"/>
              </w:rPr>
            </w:rPrChange>
          </w:rPr>
          <w:delText xml:space="preserve"> </w:delText>
        </w:r>
        <w:r w:rsidR="00745689" w:rsidRPr="007673ED" w:rsidDel="00C90A2D">
          <w:rPr>
            <w:rFonts w:ascii="Times New Roman" w:hAnsi="Times New Roman" w:cs="Times New Roman"/>
            <w:sz w:val="20"/>
            <w:szCs w:val="20"/>
            <w:rPrChange w:id="1058" w:author="Abraham Isaac Jacob Gajardo Cortez (masterin)" w:date="2020-12-01T20:56:00Z">
              <w:rPr>
                <w:rFonts w:ascii="Times New Roman" w:hAnsi="Times New Roman" w:cs="Times New Roman"/>
              </w:rPr>
            </w:rPrChange>
          </w:rPr>
          <w:delText xml:space="preserve">relative </w:delText>
        </w:r>
        <w:r w:rsidRPr="007673ED" w:rsidDel="00C90A2D">
          <w:rPr>
            <w:rFonts w:ascii="Times New Roman" w:hAnsi="Times New Roman" w:cs="Times New Roman"/>
            <w:sz w:val="20"/>
            <w:szCs w:val="20"/>
            <w:rPrChange w:id="1059" w:author="Abraham Isaac Jacob Gajardo Cortez (masterin)" w:date="2020-12-01T20:56:00Z">
              <w:rPr>
                <w:rFonts w:ascii="Times New Roman" w:hAnsi="Times New Roman" w:cs="Times New Roman"/>
              </w:rPr>
            </w:rPrChange>
          </w:rPr>
          <w:delText xml:space="preserve">increase in the severity of cases </w:delText>
        </w:r>
        <w:r w:rsidR="00745689" w:rsidRPr="007673ED" w:rsidDel="00C90A2D">
          <w:rPr>
            <w:rFonts w:ascii="Times New Roman" w:hAnsi="Times New Roman" w:cs="Times New Roman"/>
            <w:sz w:val="20"/>
            <w:szCs w:val="20"/>
            <w:rPrChange w:id="1060" w:author="Abraham Isaac Jacob Gajardo Cortez (masterin)" w:date="2020-12-01T20:56:00Z">
              <w:rPr>
                <w:rFonts w:ascii="Times New Roman" w:hAnsi="Times New Roman" w:cs="Times New Roman"/>
              </w:rPr>
            </w:rPrChange>
          </w:rPr>
          <w:delText xml:space="preserve">that actually presented to emergency </w:delText>
        </w:r>
        <w:commentRangeStart w:id="1061"/>
        <w:r w:rsidR="00745689" w:rsidRPr="007673ED" w:rsidDel="00C90A2D">
          <w:rPr>
            <w:rFonts w:ascii="Times New Roman" w:hAnsi="Times New Roman" w:cs="Times New Roman"/>
            <w:sz w:val="20"/>
            <w:szCs w:val="20"/>
            <w:rPrChange w:id="1062" w:author="Abraham Isaac Jacob Gajardo Cortez (masterin)" w:date="2020-12-01T20:56:00Z">
              <w:rPr>
                <w:rFonts w:ascii="Times New Roman" w:hAnsi="Times New Roman" w:cs="Times New Roman"/>
              </w:rPr>
            </w:rPrChange>
          </w:rPr>
          <w:delText>services.</w:delText>
        </w:r>
        <w:commentRangeEnd w:id="1061"/>
        <w:r w:rsidR="006509EA" w:rsidRPr="007673ED" w:rsidDel="00C90A2D">
          <w:rPr>
            <w:rStyle w:val="Refdecomentario"/>
            <w:rFonts w:ascii="Times New Roman" w:hAnsi="Times New Roman" w:cs="Times New Roman"/>
            <w:sz w:val="20"/>
            <w:szCs w:val="20"/>
            <w:rPrChange w:id="1063" w:author="Abraham Isaac Jacob Gajardo Cortez (masterin)" w:date="2020-12-01T20:56:00Z">
              <w:rPr>
                <w:rStyle w:val="Refdecomentario"/>
              </w:rPr>
            </w:rPrChange>
          </w:rPr>
          <w:commentReference w:id="1061"/>
        </w:r>
      </w:del>
    </w:p>
    <w:p w14:paraId="2214729B" w14:textId="4808F194" w:rsidR="007B58A4" w:rsidRPr="007673ED" w:rsidRDefault="007B58A4">
      <w:pPr>
        <w:spacing w:line="360" w:lineRule="auto"/>
        <w:jc w:val="both"/>
        <w:rPr>
          <w:ins w:id="1064" w:author="Abraham Isaac Jacob Gajardo Cortez (masterin)" w:date="2020-12-01T20:12:00Z"/>
          <w:rFonts w:ascii="Times New Roman" w:hAnsi="Times New Roman" w:cs="Times New Roman"/>
          <w:sz w:val="20"/>
          <w:szCs w:val="20"/>
          <w:rPrChange w:id="1065" w:author="Abraham Isaac Jacob Gajardo Cortez (masterin)" w:date="2020-12-01T20:56:00Z">
            <w:rPr>
              <w:ins w:id="1066" w:author="Abraham Isaac Jacob Gajardo Cortez (masterin)" w:date="2020-12-01T20:12:00Z"/>
              <w:rFonts w:ascii="Times New Roman" w:hAnsi="Times New Roman" w:cs="Times New Roman"/>
            </w:rPr>
          </w:rPrChange>
        </w:rPr>
        <w:pPrChange w:id="1067" w:author="Abraham Isaac Jacob Gajardo Cortez (masterin)" w:date="2020-12-01T20:56:00Z">
          <w:pPr>
            <w:spacing w:line="240" w:lineRule="auto"/>
            <w:jc w:val="both"/>
          </w:pPr>
        </w:pPrChange>
      </w:pPr>
    </w:p>
    <w:p w14:paraId="58FFBD30" w14:textId="53E497D4" w:rsidR="007570FD" w:rsidRPr="007673ED" w:rsidRDefault="007B58A4">
      <w:pPr>
        <w:spacing w:line="360" w:lineRule="auto"/>
        <w:jc w:val="both"/>
        <w:rPr>
          <w:rFonts w:ascii="Times New Roman" w:hAnsi="Times New Roman" w:cs="Times New Roman"/>
          <w:sz w:val="20"/>
          <w:szCs w:val="20"/>
          <w:lang w:val="en-GB"/>
          <w:rPrChange w:id="1068" w:author="Abraham Isaac Jacob Gajardo Cortez (masterin)" w:date="2020-12-01T20:56:00Z">
            <w:rPr>
              <w:rFonts w:ascii="Times New Roman" w:hAnsi="Times New Roman" w:cs="Times New Roman"/>
              <w:lang w:val="en-GB"/>
            </w:rPr>
          </w:rPrChange>
        </w:rPr>
        <w:pPrChange w:id="1069" w:author="Abraham Isaac Jacob Gajardo Cortez (masterin)" w:date="2020-12-01T20:56:00Z">
          <w:pPr>
            <w:spacing w:line="240" w:lineRule="auto"/>
            <w:jc w:val="both"/>
          </w:pPr>
        </w:pPrChange>
      </w:pPr>
      <w:ins w:id="1070" w:author="Abraham Isaac Jacob Gajardo Cortez (masterin)" w:date="2020-12-01T20:12:00Z">
        <w:r w:rsidRPr="007673ED">
          <w:rPr>
            <w:rFonts w:ascii="Times New Roman" w:hAnsi="Times New Roman" w:cs="Times New Roman"/>
            <w:sz w:val="20"/>
            <w:szCs w:val="20"/>
            <w:rPrChange w:id="1071" w:author="Abraham Isaac Jacob Gajardo Cortez (masterin)" w:date="2020-12-01T20:56:00Z">
              <w:rPr>
                <w:rFonts w:ascii="Times New Roman" w:hAnsi="Times New Roman" w:cs="Times New Roman"/>
              </w:rPr>
            </w:rPrChange>
          </w:rPr>
          <w:tab/>
        </w:r>
      </w:ins>
      <w:ins w:id="1072" w:author="Abraham Isaac Jacob Gajardo Cortez (masterin)" w:date="2020-12-01T20:27:00Z">
        <w:r w:rsidR="00D91514" w:rsidRPr="007673ED">
          <w:rPr>
            <w:rFonts w:ascii="Times New Roman" w:hAnsi="Times New Roman" w:cs="Times New Roman"/>
            <w:sz w:val="20"/>
            <w:szCs w:val="20"/>
            <w:rPrChange w:id="1073" w:author="Abraham Isaac Jacob Gajardo Cortez (masterin)" w:date="2020-12-01T20:56:00Z">
              <w:rPr>
                <w:rFonts w:ascii="Times New Roman" w:hAnsi="Times New Roman" w:cs="Times New Roman"/>
              </w:rPr>
            </w:rPrChange>
          </w:rPr>
          <w:t xml:space="preserve">Health services utilization, assessed by ED consultations, </w:t>
        </w:r>
      </w:ins>
      <w:ins w:id="1074" w:author="Abraham Isaac Jacob Gajardo Cortez (masterin)" w:date="2020-12-01T20:28:00Z">
        <w:r w:rsidR="00D91514" w:rsidRPr="007673ED">
          <w:rPr>
            <w:rFonts w:ascii="Times New Roman" w:hAnsi="Times New Roman" w:cs="Times New Roman"/>
            <w:sz w:val="20"/>
            <w:szCs w:val="20"/>
            <w:rPrChange w:id="1075" w:author="Abraham Isaac Jacob Gajardo Cortez (masterin)" w:date="2020-12-01T20:56:00Z">
              <w:rPr>
                <w:rFonts w:ascii="Times New Roman" w:hAnsi="Times New Roman" w:cs="Times New Roman"/>
              </w:rPr>
            </w:rPrChange>
          </w:rPr>
          <w:t xml:space="preserve">were not affected by the social movement. </w:t>
        </w:r>
      </w:ins>
      <w:ins w:id="1076" w:author="Abraham Isaac Jacob Gajardo Cortez (masterin)" w:date="2020-12-01T20:13:00Z">
        <w:r w:rsidRPr="007673ED">
          <w:rPr>
            <w:rFonts w:ascii="Times New Roman" w:hAnsi="Times New Roman" w:cs="Times New Roman"/>
            <w:sz w:val="20"/>
            <w:szCs w:val="20"/>
            <w:rPrChange w:id="1077" w:author="Abraham Isaac Jacob Gajardo Cortez (masterin)" w:date="2020-12-01T20:56:00Z">
              <w:rPr>
                <w:rFonts w:ascii="Times New Roman" w:hAnsi="Times New Roman" w:cs="Times New Roman"/>
              </w:rPr>
            </w:rPrChange>
          </w:rPr>
          <w:t xml:space="preserve">We </w:t>
        </w:r>
      </w:ins>
      <w:ins w:id="1078" w:author="Abraham Isaac Jacob Gajardo Cortez (masterin)" w:date="2020-12-01T20:14:00Z">
        <w:r w:rsidRPr="007673ED">
          <w:rPr>
            <w:rFonts w:ascii="Times New Roman" w:hAnsi="Times New Roman" w:cs="Times New Roman"/>
            <w:sz w:val="20"/>
            <w:szCs w:val="20"/>
            <w:rPrChange w:id="1079" w:author="Abraham Isaac Jacob Gajardo Cortez (masterin)" w:date="2020-12-01T20:56:00Z">
              <w:rPr>
                <w:rFonts w:ascii="Times New Roman" w:hAnsi="Times New Roman" w:cs="Times New Roman"/>
              </w:rPr>
            </w:rPrChange>
          </w:rPr>
          <w:t>hypothe</w:t>
        </w:r>
        <w:del w:id="1080" w:author="Andrés González Santa Cruz" w:date="2020-12-03T16:04:00Z">
          <w:r w:rsidRPr="007673ED" w:rsidDel="00D41248">
            <w:rPr>
              <w:rFonts w:ascii="Times New Roman" w:hAnsi="Times New Roman" w:cs="Times New Roman"/>
              <w:sz w:val="20"/>
              <w:szCs w:val="20"/>
              <w:rPrChange w:id="1081" w:author="Abraham Isaac Jacob Gajardo Cortez (masterin)" w:date="2020-12-01T20:56:00Z">
                <w:rPr>
                  <w:rFonts w:ascii="Times New Roman" w:hAnsi="Times New Roman" w:cs="Times New Roman"/>
                </w:rPr>
              </w:rPrChange>
            </w:rPr>
            <w:delText>t</w:delText>
          </w:r>
        </w:del>
      </w:ins>
      <w:ins w:id="1082" w:author="Andrés González Santa Cruz" w:date="2020-12-03T16:04:00Z">
        <w:r w:rsidR="00D41248">
          <w:rPr>
            <w:rFonts w:ascii="Times New Roman" w:hAnsi="Times New Roman" w:cs="Times New Roman"/>
            <w:sz w:val="20"/>
            <w:szCs w:val="20"/>
          </w:rPr>
          <w:t>s</w:t>
        </w:r>
      </w:ins>
      <w:ins w:id="1083" w:author="Abraham Isaac Jacob Gajardo Cortez (masterin)" w:date="2020-12-01T20:14:00Z">
        <w:r w:rsidRPr="007673ED">
          <w:rPr>
            <w:rFonts w:ascii="Times New Roman" w:hAnsi="Times New Roman" w:cs="Times New Roman"/>
            <w:sz w:val="20"/>
            <w:szCs w:val="20"/>
            <w:rPrChange w:id="1084" w:author="Abraham Isaac Jacob Gajardo Cortez (masterin)" w:date="2020-12-01T20:56:00Z">
              <w:rPr>
                <w:rFonts w:ascii="Times New Roman" w:hAnsi="Times New Roman" w:cs="Times New Roman"/>
              </w:rPr>
            </w:rPrChange>
          </w:rPr>
          <w:t>ized</w:t>
        </w:r>
      </w:ins>
      <w:ins w:id="1085" w:author="Abraham Isaac Jacob Gajardo Cortez (masterin)" w:date="2020-12-01T20:13:00Z">
        <w:r w:rsidRPr="007673ED">
          <w:rPr>
            <w:rFonts w:ascii="Times New Roman" w:hAnsi="Times New Roman" w:cs="Times New Roman"/>
            <w:sz w:val="20"/>
            <w:szCs w:val="20"/>
            <w:rPrChange w:id="1086" w:author="Abraham Isaac Jacob Gajardo Cortez (masterin)" w:date="2020-12-01T20:56:00Z">
              <w:rPr>
                <w:rFonts w:ascii="Times New Roman" w:hAnsi="Times New Roman" w:cs="Times New Roman"/>
              </w:rPr>
            </w:rPrChange>
          </w:rPr>
          <w:t xml:space="preserve"> that </w:t>
        </w:r>
      </w:ins>
      <w:del w:id="1087" w:author="Abraham Isaac Jacob Gajardo Cortez (masterin)" w:date="2020-12-01T20:13:00Z">
        <w:r w:rsidR="007570FD" w:rsidRPr="007673ED" w:rsidDel="007B58A4">
          <w:rPr>
            <w:rFonts w:ascii="Times New Roman" w:hAnsi="Times New Roman" w:cs="Times New Roman"/>
            <w:sz w:val="20"/>
            <w:szCs w:val="20"/>
            <w:rPrChange w:id="1088" w:author="Abraham Isaac Jacob Gajardo Cortez (masterin)" w:date="2020-12-01T20:56:00Z">
              <w:rPr>
                <w:rFonts w:ascii="Times New Roman" w:hAnsi="Times New Roman" w:cs="Times New Roman"/>
              </w:rPr>
            </w:rPrChange>
          </w:rPr>
          <w:delText xml:space="preserve">There are a few possible </w:delText>
        </w:r>
        <w:r w:rsidR="006509EA" w:rsidRPr="007673ED" w:rsidDel="007B58A4">
          <w:rPr>
            <w:rFonts w:ascii="Times New Roman" w:hAnsi="Times New Roman" w:cs="Times New Roman"/>
            <w:sz w:val="20"/>
            <w:szCs w:val="20"/>
            <w:rPrChange w:id="1089" w:author="Abraham Isaac Jacob Gajardo Cortez (masterin)" w:date="2020-12-01T20:56:00Z">
              <w:rPr>
                <w:rFonts w:ascii="Times New Roman" w:hAnsi="Times New Roman" w:cs="Times New Roman"/>
              </w:rPr>
            </w:rPrChange>
          </w:rPr>
          <w:delText>ways to explain</w:delText>
        </w:r>
        <w:r w:rsidR="007570FD" w:rsidRPr="007673ED" w:rsidDel="007B58A4">
          <w:rPr>
            <w:rFonts w:ascii="Times New Roman" w:hAnsi="Times New Roman" w:cs="Times New Roman"/>
            <w:sz w:val="20"/>
            <w:szCs w:val="20"/>
            <w:rPrChange w:id="1090" w:author="Abraham Isaac Jacob Gajardo Cortez (masterin)" w:date="2020-12-01T20:56:00Z">
              <w:rPr>
                <w:rFonts w:ascii="Times New Roman" w:hAnsi="Times New Roman" w:cs="Times New Roman"/>
              </w:rPr>
            </w:rPrChange>
          </w:rPr>
          <w:delText xml:space="preserve"> the reduction in emergency services utilization. </w:delText>
        </w:r>
      </w:del>
      <w:ins w:id="1091" w:author="Abraham Isaac Jacob Gajardo Cortez (masterin)" w:date="2020-12-01T20:13:00Z">
        <w:r w:rsidRPr="007673ED">
          <w:rPr>
            <w:rFonts w:ascii="Times New Roman" w:hAnsi="Times New Roman" w:cs="Times New Roman"/>
            <w:sz w:val="20"/>
            <w:szCs w:val="20"/>
            <w:lang w:val="en-GB"/>
            <w:rPrChange w:id="1092" w:author="Abraham Isaac Jacob Gajardo Cortez (masterin)" w:date="2020-12-01T20:56:00Z">
              <w:rPr>
                <w:rFonts w:ascii="Times New Roman" w:hAnsi="Times New Roman" w:cs="Times New Roman"/>
                <w:lang w:val="en-GB"/>
              </w:rPr>
            </w:rPrChange>
          </w:rPr>
          <w:t>d</w:t>
        </w:r>
      </w:ins>
      <w:del w:id="1093" w:author="Abraham Isaac Jacob Gajardo Cortez (masterin)" w:date="2020-12-01T20:13:00Z">
        <w:r w:rsidR="007570FD" w:rsidRPr="007673ED" w:rsidDel="007B58A4">
          <w:rPr>
            <w:rFonts w:ascii="Times New Roman" w:hAnsi="Times New Roman" w:cs="Times New Roman"/>
            <w:sz w:val="20"/>
            <w:szCs w:val="20"/>
            <w:lang w:val="en-GB"/>
            <w:rPrChange w:id="1094" w:author="Abraham Isaac Jacob Gajardo Cortez (masterin)" w:date="2020-12-01T20:56:00Z">
              <w:rPr>
                <w:rFonts w:ascii="Times New Roman" w:hAnsi="Times New Roman" w:cs="Times New Roman"/>
                <w:lang w:val="en-GB"/>
              </w:rPr>
            </w:rPrChange>
          </w:rPr>
          <w:delText>D</w:delText>
        </w:r>
      </w:del>
      <w:r w:rsidR="007570FD" w:rsidRPr="007673ED">
        <w:rPr>
          <w:rFonts w:ascii="Times New Roman" w:hAnsi="Times New Roman" w:cs="Times New Roman"/>
          <w:sz w:val="20"/>
          <w:szCs w:val="20"/>
          <w:lang w:val="en-GB"/>
          <w:rPrChange w:id="1095" w:author="Abraham Isaac Jacob Gajardo Cortez (masterin)" w:date="2020-12-01T20:56:00Z">
            <w:rPr>
              <w:rFonts w:ascii="Times New Roman" w:hAnsi="Times New Roman" w:cs="Times New Roman"/>
              <w:lang w:val="en-GB"/>
            </w:rPr>
          </w:rPrChange>
        </w:rPr>
        <w:t>uring this protest period, individuals with non-severe or life-threatening emergencies who would normally visit emergency services may reasonably avoi</w:t>
      </w:r>
      <w:del w:id="1096" w:author="Andrés González Santa Cruz" w:date="2020-12-03T16:03:00Z">
        <w:r w:rsidR="007570FD" w:rsidRPr="007673ED" w:rsidDel="00D41248">
          <w:rPr>
            <w:rFonts w:ascii="Times New Roman" w:hAnsi="Times New Roman" w:cs="Times New Roman"/>
            <w:sz w:val="20"/>
            <w:szCs w:val="20"/>
            <w:lang w:val="en-GB"/>
            <w:rPrChange w:id="1097" w:author="Abraham Isaac Jacob Gajardo Cortez (masterin)" w:date="2020-12-01T20:56:00Z">
              <w:rPr>
                <w:rFonts w:ascii="Times New Roman" w:hAnsi="Times New Roman" w:cs="Times New Roman"/>
                <w:lang w:val="en-GB"/>
              </w:rPr>
            </w:rPrChange>
          </w:rPr>
          <w:delText>de</w:delText>
        </w:r>
      </w:del>
      <w:r w:rsidR="007570FD" w:rsidRPr="007673ED">
        <w:rPr>
          <w:rFonts w:ascii="Times New Roman" w:hAnsi="Times New Roman" w:cs="Times New Roman"/>
          <w:sz w:val="20"/>
          <w:szCs w:val="20"/>
          <w:lang w:val="en-GB"/>
          <w:rPrChange w:id="1098" w:author="Abraham Isaac Jacob Gajardo Cortez (masterin)" w:date="2020-12-01T20:56:00Z">
            <w:rPr>
              <w:rFonts w:ascii="Times New Roman" w:hAnsi="Times New Roman" w:cs="Times New Roman"/>
              <w:lang w:val="en-GB"/>
            </w:rPr>
          </w:rPrChange>
        </w:rPr>
        <w:t>d these hospitals</w:t>
      </w:r>
      <w:ins w:id="1099" w:author="Abraham Isaac Jacob Gajardo Cortez (masterin)" w:date="2020-12-01T20:22:00Z">
        <w:r w:rsidR="00D91514" w:rsidRPr="007673ED">
          <w:rPr>
            <w:rFonts w:ascii="Times New Roman" w:hAnsi="Times New Roman" w:cs="Times New Roman"/>
            <w:sz w:val="20"/>
            <w:szCs w:val="20"/>
            <w:lang w:val="en-GB"/>
            <w:rPrChange w:id="1100" w:author="Abraham Isaac Jacob Gajardo Cortez (masterin)" w:date="2020-12-01T20:56:00Z">
              <w:rPr>
                <w:rFonts w:ascii="Times New Roman" w:hAnsi="Times New Roman" w:cs="Times New Roman"/>
                <w:lang w:val="en-GB"/>
              </w:rPr>
            </w:rPrChange>
          </w:rPr>
          <w:t xml:space="preserve"> </w:t>
        </w:r>
        <w:r w:rsidR="00D91514" w:rsidRPr="002A2497">
          <w:rPr>
            <w:rFonts w:ascii="Times New Roman" w:hAnsi="Times New Roman" w:cs="Times New Roman"/>
            <w:sz w:val="20"/>
            <w:szCs w:val="20"/>
            <w:highlight w:val="green"/>
            <w:lang w:val="en-GB"/>
            <w:rPrChange w:id="1101" w:author="Andrés González Santa Cruz" w:date="2020-12-05T12:40:00Z">
              <w:rPr>
                <w:rFonts w:ascii="Times New Roman" w:hAnsi="Times New Roman" w:cs="Times New Roman"/>
                <w:lang w:val="en-GB"/>
              </w:rPr>
            </w:rPrChange>
          </w:rPr>
          <w:t>[REF]</w:t>
        </w:r>
      </w:ins>
      <w:ins w:id="1102" w:author="Abraham Isaac Jacob Gajardo Cortez (masterin)" w:date="2020-12-01T20:28:00Z">
        <w:del w:id="1103" w:author="Andrés González Santa Cruz" w:date="2020-12-03T16:03:00Z">
          <w:r w:rsidR="00D91514" w:rsidRPr="007673ED" w:rsidDel="00D41248">
            <w:rPr>
              <w:rFonts w:ascii="Times New Roman" w:hAnsi="Times New Roman" w:cs="Times New Roman"/>
              <w:sz w:val="20"/>
              <w:szCs w:val="20"/>
              <w:lang w:val="en-GB"/>
              <w:rPrChange w:id="1104" w:author="Abraham Isaac Jacob Gajardo Cortez (masterin)" w:date="2020-12-01T20:56:00Z">
                <w:rPr>
                  <w:rFonts w:ascii="Times New Roman" w:hAnsi="Times New Roman" w:cs="Times New Roman"/>
                  <w:lang w:val="en-GB"/>
                </w:rPr>
              </w:rPrChange>
            </w:rPr>
            <w:delText>,</w:delText>
          </w:r>
        </w:del>
      </w:ins>
      <w:ins w:id="1105" w:author="Andrés González Santa Cruz" w:date="2020-12-03T16:03:00Z">
        <w:r w:rsidR="00D41248">
          <w:rPr>
            <w:rFonts w:ascii="Times New Roman" w:hAnsi="Times New Roman" w:cs="Times New Roman"/>
            <w:sz w:val="20"/>
            <w:szCs w:val="20"/>
            <w:lang w:val="en-GB"/>
          </w:rPr>
          <w:t>;</w:t>
        </w:r>
      </w:ins>
      <w:ins w:id="1106" w:author="Abraham Isaac Jacob Gajardo Cortez (masterin)" w:date="2020-12-01T20:28:00Z">
        <w:r w:rsidR="00D91514" w:rsidRPr="007673ED">
          <w:rPr>
            <w:rFonts w:ascii="Times New Roman" w:hAnsi="Times New Roman" w:cs="Times New Roman"/>
            <w:sz w:val="20"/>
            <w:szCs w:val="20"/>
            <w:lang w:val="en-GB"/>
            <w:rPrChange w:id="1107" w:author="Abraham Isaac Jacob Gajardo Cortez (masterin)" w:date="2020-12-01T20:56:00Z">
              <w:rPr>
                <w:rFonts w:ascii="Times New Roman" w:hAnsi="Times New Roman" w:cs="Times New Roman"/>
                <w:lang w:val="en-GB"/>
              </w:rPr>
            </w:rPrChange>
          </w:rPr>
          <w:t xml:space="preserve"> nevertheless, </w:t>
        </w:r>
      </w:ins>
      <w:ins w:id="1108" w:author="Abraham Isaac Jacob Gajardo Cortez (masterin)" w:date="2020-12-01T20:29:00Z">
        <w:r w:rsidR="00D91514" w:rsidRPr="007673ED">
          <w:rPr>
            <w:rFonts w:ascii="Times New Roman" w:hAnsi="Times New Roman" w:cs="Times New Roman"/>
            <w:sz w:val="20"/>
            <w:szCs w:val="20"/>
            <w:lang w:val="en-GB"/>
            <w:rPrChange w:id="1109" w:author="Abraham Isaac Jacob Gajardo Cortez (masterin)" w:date="2020-12-01T20:56:00Z">
              <w:rPr>
                <w:rFonts w:ascii="Times New Roman" w:hAnsi="Times New Roman" w:cs="Times New Roman"/>
                <w:lang w:val="en-GB"/>
              </w:rPr>
            </w:rPrChange>
          </w:rPr>
          <w:t xml:space="preserve">incident cases could also </w:t>
        </w:r>
        <w:del w:id="1110" w:author="Andrés González Santa Cruz" w:date="2020-12-03T16:03:00Z">
          <w:r w:rsidR="00D91514" w:rsidRPr="007673ED" w:rsidDel="00D41248">
            <w:rPr>
              <w:rFonts w:ascii="Times New Roman" w:hAnsi="Times New Roman" w:cs="Times New Roman"/>
              <w:sz w:val="20"/>
              <w:szCs w:val="20"/>
              <w:lang w:val="en-GB"/>
              <w:rPrChange w:id="1111" w:author="Abraham Isaac Jacob Gajardo Cortez (masterin)" w:date="2020-12-01T20:56:00Z">
                <w:rPr>
                  <w:rFonts w:ascii="Times New Roman" w:hAnsi="Times New Roman" w:cs="Times New Roman"/>
                  <w:lang w:val="en-GB"/>
                </w:rPr>
              </w:rPrChange>
            </w:rPr>
            <w:delText>acco</w:delText>
          </w:r>
        </w:del>
      </w:ins>
      <w:ins w:id="1112" w:author="Andrés González Santa Cruz" w:date="2020-12-03T16:03:00Z">
        <w:r w:rsidR="00D41248">
          <w:rPr>
            <w:rFonts w:ascii="Times New Roman" w:hAnsi="Times New Roman" w:cs="Times New Roman"/>
            <w:sz w:val="20"/>
            <w:szCs w:val="20"/>
            <w:lang w:val="en-GB"/>
          </w:rPr>
          <w:t>occ</w:t>
        </w:r>
      </w:ins>
      <w:ins w:id="1113" w:author="Abraham Isaac Jacob Gajardo Cortez (masterin)" w:date="2020-12-01T20:29:00Z">
        <w:r w:rsidR="00D91514" w:rsidRPr="007673ED">
          <w:rPr>
            <w:rFonts w:ascii="Times New Roman" w:hAnsi="Times New Roman" w:cs="Times New Roman"/>
            <w:sz w:val="20"/>
            <w:szCs w:val="20"/>
            <w:lang w:val="en-GB"/>
            <w:rPrChange w:id="1114" w:author="Abraham Isaac Jacob Gajardo Cortez (masterin)" w:date="2020-12-01T20:56:00Z">
              <w:rPr>
                <w:rFonts w:ascii="Times New Roman" w:hAnsi="Times New Roman" w:cs="Times New Roman"/>
                <w:lang w:val="en-GB"/>
              </w:rPr>
            </w:rPrChange>
          </w:rPr>
          <w:t>ur because</w:t>
        </w:r>
      </w:ins>
      <w:ins w:id="1115" w:author="Andrés González Santa Cruz" w:date="2020-12-03T16:03:00Z">
        <w:r w:rsidR="00D41248">
          <w:rPr>
            <w:rFonts w:ascii="Times New Roman" w:hAnsi="Times New Roman" w:cs="Times New Roman"/>
            <w:sz w:val="20"/>
            <w:szCs w:val="20"/>
            <w:lang w:val="en-GB"/>
          </w:rPr>
          <w:t xml:space="preserve"> of</w:t>
        </w:r>
      </w:ins>
      <w:ins w:id="1116" w:author="Abraham Isaac Jacob Gajardo Cortez (masterin)" w:date="2020-12-01T20:29:00Z">
        <w:r w:rsidR="00D91514" w:rsidRPr="007673ED">
          <w:rPr>
            <w:rFonts w:ascii="Times New Roman" w:hAnsi="Times New Roman" w:cs="Times New Roman"/>
            <w:sz w:val="20"/>
            <w:szCs w:val="20"/>
            <w:lang w:val="en-GB"/>
            <w:rPrChange w:id="1117" w:author="Abraham Isaac Jacob Gajardo Cortez (masterin)" w:date="2020-12-01T20:56:00Z">
              <w:rPr>
                <w:rFonts w:ascii="Times New Roman" w:hAnsi="Times New Roman" w:cs="Times New Roman"/>
                <w:lang w:val="en-GB"/>
              </w:rPr>
            </w:rPrChange>
          </w:rPr>
          <w:t xml:space="preserve"> conf</w:t>
        </w:r>
        <w:del w:id="1118" w:author="Andrés González Santa Cruz" w:date="2020-12-03T16:03:00Z">
          <w:r w:rsidR="00D91514" w:rsidRPr="007673ED" w:rsidDel="00D41248">
            <w:rPr>
              <w:rFonts w:ascii="Times New Roman" w:hAnsi="Times New Roman" w:cs="Times New Roman"/>
              <w:sz w:val="20"/>
              <w:szCs w:val="20"/>
              <w:lang w:val="en-GB"/>
              <w:rPrChange w:id="1119" w:author="Abraham Isaac Jacob Gajardo Cortez (masterin)" w:date="2020-12-01T20:56:00Z">
                <w:rPr>
                  <w:rFonts w:ascii="Times New Roman" w:hAnsi="Times New Roman" w:cs="Times New Roman"/>
                  <w:lang w:val="en-GB"/>
                </w:rPr>
              </w:rPrChange>
            </w:rPr>
            <w:delText>o</w:delText>
          </w:r>
        </w:del>
      </w:ins>
      <w:ins w:id="1120" w:author="Abraham Isaac Jacob Gajardo Cortez (masterin)" w:date="2020-12-01T20:30:00Z">
        <w:del w:id="1121" w:author="Andrés González Santa Cruz" w:date="2020-12-03T16:03:00Z">
          <w:r w:rsidR="00D91514" w:rsidRPr="007673ED" w:rsidDel="00D41248">
            <w:rPr>
              <w:rFonts w:ascii="Times New Roman" w:hAnsi="Times New Roman" w:cs="Times New Roman"/>
              <w:sz w:val="20"/>
              <w:szCs w:val="20"/>
              <w:lang w:val="en-GB"/>
              <w:rPrChange w:id="1122" w:author="Abraham Isaac Jacob Gajardo Cortez (masterin)" w:date="2020-12-01T20:56:00Z">
                <w:rPr>
                  <w:rFonts w:ascii="Times New Roman" w:hAnsi="Times New Roman" w:cs="Times New Roman"/>
                  <w:lang w:val="en-GB"/>
                </w:rPr>
              </w:rPrChange>
            </w:rPr>
            <w:delText>ntr</w:delText>
          </w:r>
        </w:del>
      </w:ins>
      <w:ins w:id="1123" w:author="Andrés González Santa Cruz" w:date="2020-12-03T16:03:00Z">
        <w:r w:rsidR="00D41248">
          <w:rPr>
            <w:rFonts w:ascii="Times New Roman" w:hAnsi="Times New Roman" w:cs="Times New Roman"/>
            <w:sz w:val="20"/>
            <w:szCs w:val="20"/>
            <w:lang w:val="en-GB"/>
          </w:rPr>
          <w:t>ront</w:t>
        </w:r>
      </w:ins>
      <w:ins w:id="1124" w:author="Abraham Isaac Jacob Gajardo Cortez (masterin)" w:date="2020-12-01T20:30:00Z">
        <w:r w:rsidR="00D91514" w:rsidRPr="007673ED">
          <w:rPr>
            <w:rFonts w:ascii="Times New Roman" w:hAnsi="Times New Roman" w:cs="Times New Roman"/>
            <w:sz w:val="20"/>
            <w:szCs w:val="20"/>
            <w:lang w:val="en-GB"/>
            <w:rPrChange w:id="1125" w:author="Abraham Isaac Jacob Gajardo Cortez (masterin)" w:date="2020-12-01T20:56:00Z">
              <w:rPr>
                <w:rFonts w:ascii="Times New Roman" w:hAnsi="Times New Roman" w:cs="Times New Roman"/>
                <w:lang w:val="en-GB"/>
              </w:rPr>
            </w:rPrChange>
          </w:rPr>
          <w:t>ations and mass-control</w:t>
        </w:r>
      </w:ins>
      <w:r w:rsidR="007570FD" w:rsidRPr="007673ED">
        <w:rPr>
          <w:rFonts w:ascii="Times New Roman" w:hAnsi="Times New Roman" w:cs="Times New Roman"/>
          <w:sz w:val="20"/>
          <w:szCs w:val="20"/>
          <w:lang w:val="en-GB"/>
          <w:rPrChange w:id="1126" w:author="Abraham Isaac Jacob Gajardo Cortez (masterin)" w:date="2020-12-01T20:56:00Z">
            <w:rPr>
              <w:rFonts w:ascii="Times New Roman" w:hAnsi="Times New Roman" w:cs="Times New Roman"/>
              <w:lang w:val="en-GB"/>
            </w:rPr>
          </w:rPrChange>
        </w:rPr>
        <w:t xml:space="preserve">. </w:t>
      </w:r>
      <w:ins w:id="1127" w:author="Abraham Isaac Jacob Gajardo Cortez (masterin)" w:date="2020-12-01T20:14:00Z">
        <w:r w:rsidRPr="007673ED">
          <w:rPr>
            <w:rFonts w:ascii="Times New Roman" w:hAnsi="Times New Roman" w:cs="Times New Roman"/>
            <w:sz w:val="20"/>
            <w:szCs w:val="20"/>
            <w:lang w:val="en-GB"/>
            <w:rPrChange w:id="1128" w:author="Abraham Isaac Jacob Gajardo Cortez (masterin)" w:date="2020-12-01T20:56:00Z">
              <w:rPr>
                <w:rFonts w:ascii="Times New Roman" w:hAnsi="Times New Roman" w:cs="Times New Roman"/>
                <w:lang w:val="en-GB"/>
              </w:rPr>
            </w:rPrChange>
          </w:rPr>
          <w:t>Although our results did not show a</w:t>
        </w:r>
      </w:ins>
      <w:ins w:id="1129" w:author="Abraham Isaac Jacob Gajardo Cortez (masterin)" w:date="2020-12-01T20:30:00Z">
        <w:r w:rsidR="00D91514" w:rsidRPr="007673ED">
          <w:rPr>
            <w:rFonts w:ascii="Times New Roman" w:hAnsi="Times New Roman" w:cs="Times New Roman"/>
            <w:sz w:val="20"/>
            <w:szCs w:val="20"/>
            <w:lang w:val="en-GB"/>
            <w:rPrChange w:id="1130" w:author="Abraham Isaac Jacob Gajardo Cortez (masterin)" w:date="2020-12-01T20:56:00Z">
              <w:rPr>
                <w:rFonts w:ascii="Times New Roman" w:hAnsi="Times New Roman" w:cs="Times New Roman"/>
                <w:lang w:val="en-GB"/>
              </w:rPr>
            </w:rPrChange>
          </w:rPr>
          <w:t>ny statis</w:t>
        </w:r>
      </w:ins>
      <w:ins w:id="1131" w:author="Andrés González Santa Cruz" w:date="2020-12-03T16:03:00Z">
        <w:r w:rsidR="00D41248">
          <w:rPr>
            <w:rFonts w:ascii="Times New Roman" w:hAnsi="Times New Roman" w:cs="Times New Roman"/>
            <w:sz w:val="20"/>
            <w:szCs w:val="20"/>
            <w:lang w:val="en-GB"/>
          </w:rPr>
          <w:t>ti</w:t>
        </w:r>
      </w:ins>
      <w:ins w:id="1132" w:author="Abraham Isaac Jacob Gajardo Cortez (masterin)" w:date="2020-12-01T20:30:00Z">
        <w:r w:rsidR="00D91514" w:rsidRPr="007673ED">
          <w:rPr>
            <w:rFonts w:ascii="Times New Roman" w:hAnsi="Times New Roman" w:cs="Times New Roman"/>
            <w:sz w:val="20"/>
            <w:szCs w:val="20"/>
            <w:lang w:val="en-GB"/>
            <w:rPrChange w:id="1133" w:author="Abraham Isaac Jacob Gajardo Cortez (masterin)" w:date="2020-12-01T20:56:00Z">
              <w:rPr>
                <w:rFonts w:ascii="Times New Roman" w:hAnsi="Times New Roman" w:cs="Times New Roman"/>
                <w:lang w:val="en-GB"/>
              </w:rPr>
            </w:rPrChange>
          </w:rPr>
          <w:t xml:space="preserve">cal effect on </w:t>
        </w:r>
      </w:ins>
      <w:ins w:id="1134" w:author="Abraham Isaac Jacob Gajardo Cortez (masterin)" w:date="2020-12-01T20:14:00Z">
        <w:r w:rsidRPr="007673ED">
          <w:rPr>
            <w:rFonts w:ascii="Times New Roman" w:hAnsi="Times New Roman" w:cs="Times New Roman"/>
            <w:sz w:val="20"/>
            <w:szCs w:val="20"/>
            <w:lang w:val="en-GB"/>
            <w:rPrChange w:id="1135" w:author="Abraham Isaac Jacob Gajardo Cortez (masterin)" w:date="2020-12-01T20:56:00Z">
              <w:rPr>
                <w:rFonts w:ascii="Times New Roman" w:hAnsi="Times New Roman" w:cs="Times New Roman"/>
                <w:lang w:val="en-GB"/>
              </w:rPr>
            </w:rPrChange>
          </w:rPr>
          <w:t>the number of ED consultations</w:t>
        </w:r>
      </w:ins>
      <w:ins w:id="1136" w:author="Abraham Isaac Jacob Gajardo Cortez (masterin)" w:date="2020-12-01T20:15:00Z">
        <w:r w:rsidRPr="007673ED">
          <w:rPr>
            <w:rFonts w:ascii="Times New Roman" w:hAnsi="Times New Roman" w:cs="Times New Roman"/>
            <w:sz w:val="20"/>
            <w:szCs w:val="20"/>
            <w:lang w:val="en-GB"/>
            <w:rPrChange w:id="1137" w:author="Abraham Isaac Jacob Gajardo Cortez (masterin)" w:date="2020-12-01T20:56:00Z">
              <w:rPr>
                <w:rFonts w:ascii="Times New Roman" w:hAnsi="Times New Roman" w:cs="Times New Roman"/>
                <w:lang w:val="en-GB"/>
              </w:rPr>
            </w:rPrChange>
          </w:rPr>
          <w:t xml:space="preserve"> (Table 1), the absolute effect occurred in the expected direction</w:t>
        </w:r>
      </w:ins>
      <w:ins w:id="1138" w:author="Abraham Isaac Jacob Gajardo Cortez (masterin)" w:date="2020-12-01T20:31:00Z">
        <w:r w:rsidR="00D91514" w:rsidRPr="007673ED">
          <w:rPr>
            <w:rFonts w:ascii="Times New Roman" w:hAnsi="Times New Roman" w:cs="Times New Roman"/>
            <w:sz w:val="20"/>
            <w:szCs w:val="20"/>
            <w:lang w:val="en-GB"/>
            <w:rPrChange w:id="1139" w:author="Abraham Isaac Jacob Gajardo Cortez (masterin)" w:date="2020-12-01T20:56:00Z">
              <w:rPr>
                <w:rFonts w:ascii="Times New Roman" w:hAnsi="Times New Roman" w:cs="Times New Roman"/>
                <w:lang w:val="en-GB"/>
              </w:rPr>
            </w:rPrChange>
          </w:rPr>
          <w:t xml:space="preserve"> (</w:t>
        </w:r>
      </w:ins>
      <w:ins w:id="1140" w:author="Abraham Isaac Jacob Gajardo Cortez (masterin)" w:date="2020-12-01T22:03:00Z">
        <w:r w:rsidR="00A9395F">
          <w:rPr>
            <w:rFonts w:ascii="Times New Roman" w:hAnsi="Times New Roman" w:cs="Times New Roman"/>
            <w:sz w:val="20"/>
            <w:szCs w:val="20"/>
            <w:lang w:val="en-GB"/>
          </w:rPr>
          <w:t>Figures 2 and 3</w:t>
        </w:r>
      </w:ins>
      <w:ins w:id="1141" w:author="Abraham Isaac Jacob Gajardo Cortez (masterin)" w:date="2020-12-01T20:31:00Z">
        <w:r w:rsidR="00D91514" w:rsidRPr="007673ED">
          <w:rPr>
            <w:rFonts w:ascii="Times New Roman" w:hAnsi="Times New Roman" w:cs="Times New Roman"/>
            <w:sz w:val="20"/>
            <w:szCs w:val="20"/>
            <w:lang w:val="en-GB"/>
            <w:rPrChange w:id="1142" w:author="Abraham Isaac Jacob Gajardo Cortez (masterin)" w:date="2020-12-01T20:56:00Z">
              <w:rPr>
                <w:rFonts w:ascii="Times New Roman" w:hAnsi="Times New Roman" w:cs="Times New Roman"/>
                <w:lang w:val="en-GB"/>
              </w:rPr>
            </w:rPrChange>
          </w:rPr>
          <w:t>)</w:t>
        </w:r>
      </w:ins>
      <w:ins w:id="1143" w:author="Abraham Isaac Jacob Gajardo Cortez (masterin)" w:date="2020-12-01T20:15:00Z">
        <w:r w:rsidRPr="007673ED">
          <w:rPr>
            <w:rFonts w:ascii="Times New Roman" w:hAnsi="Times New Roman" w:cs="Times New Roman"/>
            <w:sz w:val="20"/>
            <w:szCs w:val="20"/>
            <w:lang w:val="en-GB"/>
            <w:rPrChange w:id="1144" w:author="Abraham Isaac Jacob Gajardo Cortez (masterin)" w:date="2020-12-01T20:56:00Z">
              <w:rPr>
                <w:rFonts w:ascii="Times New Roman" w:hAnsi="Times New Roman" w:cs="Times New Roman"/>
                <w:lang w:val="en-GB"/>
              </w:rPr>
            </w:rPrChange>
          </w:rPr>
          <w:t>.</w:t>
        </w:r>
      </w:ins>
      <w:ins w:id="1145" w:author="Abraham Isaac Jacob Gajardo Cortez (masterin)" w:date="2020-12-01T20:17:00Z">
        <w:r w:rsidRPr="007673ED">
          <w:rPr>
            <w:rFonts w:ascii="Times New Roman" w:hAnsi="Times New Roman" w:cs="Times New Roman"/>
            <w:sz w:val="20"/>
            <w:szCs w:val="20"/>
            <w:lang w:val="en-GB"/>
            <w:rPrChange w:id="1146" w:author="Abraham Isaac Jacob Gajardo Cortez (masterin)" w:date="2020-12-01T20:56:00Z">
              <w:rPr>
                <w:rFonts w:ascii="Times New Roman" w:hAnsi="Times New Roman" w:cs="Times New Roman"/>
                <w:lang w:val="en-GB"/>
              </w:rPr>
            </w:rPrChange>
          </w:rPr>
          <w:t xml:space="preserve"> </w:t>
        </w:r>
      </w:ins>
      <w:r w:rsidR="006509EA" w:rsidRPr="007673ED">
        <w:rPr>
          <w:rFonts w:ascii="Times New Roman" w:hAnsi="Times New Roman" w:cs="Times New Roman"/>
          <w:sz w:val="20"/>
          <w:szCs w:val="20"/>
          <w:lang w:val="en-GB"/>
          <w:rPrChange w:id="1147" w:author="Abraham Isaac Jacob Gajardo Cortez (masterin)" w:date="2020-12-01T20:56:00Z">
            <w:rPr>
              <w:rFonts w:ascii="Times New Roman" w:hAnsi="Times New Roman" w:cs="Times New Roman"/>
              <w:lang w:val="en-GB"/>
            </w:rPr>
          </w:rPrChange>
        </w:rPr>
        <w:t>During confrontations</w:t>
      </w:r>
      <w:ins w:id="1148" w:author="Abraham Isaac Jacob Gajardo Cortez (masterin)" w:date="2020-12-01T20:15:00Z">
        <w:r w:rsidRPr="007673ED">
          <w:rPr>
            <w:rFonts w:ascii="Times New Roman" w:hAnsi="Times New Roman" w:cs="Times New Roman"/>
            <w:sz w:val="20"/>
            <w:szCs w:val="20"/>
            <w:lang w:val="en-GB"/>
            <w:rPrChange w:id="1149" w:author="Abraham Isaac Jacob Gajardo Cortez (masterin)" w:date="2020-12-01T20:56:00Z">
              <w:rPr>
                <w:rFonts w:ascii="Times New Roman" w:hAnsi="Times New Roman" w:cs="Times New Roman"/>
                <w:lang w:val="en-GB"/>
              </w:rPr>
            </w:rPrChange>
          </w:rPr>
          <w:t xml:space="preserve"> </w:t>
        </w:r>
      </w:ins>
      <w:ins w:id="1150" w:author="Abraham Isaac Jacob Gajardo Cortez (masterin)" w:date="2020-12-01T20:17:00Z">
        <w:r w:rsidRPr="007673ED">
          <w:rPr>
            <w:rFonts w:ascii="Times New Roman" w:hAnsi="Times New Roman" w:cs="Times New Roman"/>
            <w:sz w:val="20"/>
            <w:szCs w:val="20"/>
            <w:lang w:val="en-GB"/>
            <w:rPrChange w:id="1151" w:author="Abraham Isaac Jacob Gajardo Cortez (masterin)" w:date="2020-12-01T20:56:00Z">
              <w:rPr>
                <w:rFonts w:ascii="Times New Roman" w:hAnsi="Times New Roman" w:cs="Times New Roman"/>
                <w:lang w:val="en-GB"/>
              </w:rPr>
            </w:rPrChange>
          </w:rPr>
          <w:t xml:space="preserve">observed between </w:t>
        </w:r>
      </w:ins>
      <w:ins w:id="1152" w:author="Abraham Isaac Jacob Gajardo Cortez (masterin)" w:date="2020-12-01T20:15:00Z">
        <w:r w:rsidRPr="007673ED">
          <w:rPr>
            <w:rFonts w:ascii="Times New Roman" w:hAnsi="Times New Roman" w:cs="Times New Roman"/>
            <w:sz w:val="20"/>
            <w:szCs w:val="20"/>
            <w:lang w:val="en-GB"/>
            <w:rPrChange w:id="1153" w:author="Abraham Isaac Jacob Gajardo Cortez (masterin)" w:date="2020-12-01T20:56:00Z">
              <w:rPr>
                <w:rFonts w:ascii="Times New Roman" w:hAnsi="Times New Roman" w:cs="Times New Roman"/>
                <w:lang w:val="en-GB"/>
              </w:rPr>
            </w:rPrChange>
          </w:rPr>
          <w:t>some civil</w:t>
        </w:r>
      </w:ins>
      <w:ins w:id="1154" w:author="Andrés González Santa Cruz" w:date="2020-12-03T16:03:00Z">
        <w:r w:rsidR="00D41248">
          <w:rPr>
            <w:rFonts w:ascii="Times New Roman" w:hAnsi="Times New Roman" w:cs="Times New Roman"/>
            <w:sz w:val="20"/>
            <w:szCs w:val="20"/>
            <w:lang w:val="en-GB"/>
          </w:rPr>
          <w:t>ian</w:t>
        </w:r>
      </w:ins>
      <w:ins w:id="1155" w:author="Abraham Isaac Jacob Gajardo Cortez (masterin)" w:date="2020-12-01T20:15:00Z">
        <w:r w:rsidRPr="007673ED">
          <w:rPr>
            <w:rFonts w:ascii="Times New Roman" w:hAnsi="Times New Roman" w:cs="Times New Roman"/>
            <w:sz w:val="20"/>
            <w:szCs w:val="20"/>
            <w:lang w:val="en-GB"/>
            <w:rPrChange w:id="1156" w:author="Abraham Isaac Jacob Gajardo Cortez (masterin)" w:date="2020-12-01T20:56:00Z">
              <w:rPr>
                <w:rFonts w:ascii="Times New Roman" w:hAnsi="Times New Roman" w:cs="Times New Roman"/>
                <w:lang w:val="en-GB"/>
              </w:rPr>
            </w:rPrChange>
          </w:rPr>
          <w:t xml:space="preserve">s </w:t>
        </w:r>
      </w:ins>
      <w:ins w:id="1157" w:author="Abraham Isaac Jacob Gajardo Cortez (masterin)" w:date="2020-12-01T20:17:00Z">
        <w:r w:rsidRPr="007673ED">
          <w:rPr>
            <w:rFonts w:ascii="Times New Roman" w:hAnsi="Times New Roman" w:cs="Times New Roman"/>
            <w:sz w:val="20"/>
            <w:szCs w:val="20"/>
            <w:lang w:val="en-GB"/>
            <w:rPrChange w:id="1158" w:author="Abraham Isaac Jacob Gajardo Cortez (masterin)" w:date="2020-12-01T20:56:00Z">
              <w:rPr>
                <w:rFonts w:ascii="Times New Roman" w:hAnsi="Times New Roman" w:cs="Times New Roman"/>
                <w:lang w:val="en-GB"/>
              </w:rPr>
            </w:rPrChange>
          </w:rPr>
          <w:t>and poli</w:t>
        </w:r>
      </w:ins>
      <w:ins w:id="1159" w:author="Abraham Isaac Jacob Gajardo Cortez (masterin)" w:date="2020-12-01T20:18:00Z">
        <w:r w:rsidRPr="007673ED">
          <w:rPr>
            <w:rFonts w:ascii="Times New Roman" w:hAnsi="Times New Roman" w:cs="Times New Roman"/>
            <w:sz w:val="20"/>
            <w:szCs w:val="20"/>
            <w:lang w:val="en-GB"/>
            <w:rPrChange w:id="1160" w:author="Abraham Isaac Jacob Gajardo Cortez (masterin)" w:date="2020-12-01T20:56:00Z">
              <w:rPr>
                <w:rFonts w:ascii="Times New Roman" w:hAnsi="Times New Roman" w:cs="Times New Roman"/>
                <w:lang w:val="en-GB"/>
              </w:rPr>
            </w:rPrChange>
          </w:rPr>
          <w:t>cemen/soldiers</w:t>
        </w:r>
      </w:ins>
      <w:r w:rsidR="006509EA" w:rsidRPr="007673ED">
        <w:rPr>
          <w:rFonts w:ascii="Times New Roman" w:hAnsi="Times New Roman" w:cs="Times New Roman"/>
          <w:sz w:val="20"/>
          <w:szCs w:val="20"/>
          <w:lang w:val="en-GB"/>
          <w:rPrChange w:id="1161" w:author="Abraham Isaac Jacob Gajardo Cortez (masterin)" w:date="2020-12-01T20:56:00Z">
            <w:rPr>
              <w:rFonts w:ascii="Times New Roman" w:hAnsi="Times New Roman" w:cs="Times New Roman"/>
              <w:lang w:val="en-GB"/>
            </w:rPr>
          </w:rPrChange>
        </w:rPr>
        <w:t>, most minor and mild injuries were treated in</w:t>
      </w:r>
      <w:ins w:id="1162" w:author="Andrés González Santa Cruz" w:date="2020-12-03T16:04:00Z">
        <w:r w:rsidR="00D41248">
          <w:rPr>
            <w:rFonts w:ascii="Times New Roman" w:hAnsi="Times New Roman" w:cs="Times New Roman"/>
            <w:sz w:val="20"/>
            <w:szCs w:val="20"/>
            <w:lang w:val="en-GB"/>
          </w:rPr>
          <w:t>-</w:t>
        </w:r>
      </w:ins>
      <w:del w:id="1163" w:author="Andrés González Santa Cruz" w:date="2020-12-03T16:04:00Z">
        <w:r w:rsidR="006509EA" w:rsidRPr="007673ED" w:rsidDel="00D41248">
          <w:rPr>
            <w:rFonts w:ascii="Times New Roman" w:hAnsi="Times New Roman" w:cs="Times New Roman"/>
            <w:sz w:val="20"/>
            <w:szCs w:val="20"/>
            <w:lang w:val="en-GB"/>
            <w:rPrChange w:id="1164" w:author="Abraham Isaac Jacob Gajardo Cortez (masterin)" w:date="2020-12-01T20:56:00Z">
              <w:rPr>
                <w:rFonts w:ascii="Times New Roman" w:hAnsi="Times New Roman" w:cs="Times New Roman"/>
                <w:lang w:val="en-GB"/>
              </w:rPr>
            </w:rPrChange>
          </w:rPr>
          <w:delText xml:space="preserve"> </w:delText>
        </w:r>
      </w:del>
      <w:r w:rsidR="006509EA" w:rsidRPr="007673ED">
        <w:rPr>
          <w:rFonts w:ascii="Times New Roman" w:hAnsi="Times New Roman" w:cs="Times New Roman"/>
          <w:sz w:val="20"/>
          <w:szCs w:val="20"/>
          <w:lang w:val="en-GB"/>
          <w:rPrChange w:id="1165" w:author="Abraham Isaac Jacob Gajardo Cortez (masterin)" w:date="2020-12-01T20:56:00Z">
            <w:rPr>
              <w:rFonts w:ascii="Times New Roman" w:hAnsi="Times New Roman" w:cs="Times New Roman"/>
              <w:lang w:val="en-GB"/>
            </w:rPr>
          </w:rPrChange>
        </w:rPr>
        <w:t xml:space="preserve">site by health professional volunteering, decompressing </w:t>
      </w:r>
      <w:del w:id="1166" w:author="Abraham Isaac Jacob Gajardo Cortez (masterin)" w:date="2020-12-01T20:22:00Z">
        <w:r w:rsidR="006509EA" w:rsidRPr="007673ED" w:rsidDel="00D91514">
          <w:rPr>
            <w:rFonts w:ascii="Times New Roman" w:hAnsi="Times New Roman" w:cs="Times New Roman"/>
            <w:sz w:val="20"/>
            <w:szCs w:val="20"/>
            <w:lang w:val="en-GB"/>
            <w:rPrChange w:id="1167" w:author="Abraham Isaac Jacob Gajardo Cortez (masterin)" w:date="2020-12-01T20:56:00Z">
              <w:rPr>
                <w:rFonts w:ascii="Times New Roman" w:hAnsi="Times New Roman" w:cs="Times New Roman"/>
                <w:lang w:val="en-GB"/>
              </w:rPr>
            </w:rPrChange>
          </w:rPr>
          <w:delText xml:space="preserve">ER </w:delText>
        </w:r>
      </w:del>
      <w:ins w:id="1168" w:author="Abraham Isaac Jacob Gajardo Cortez (masterin)" w:date="2020-12-01T20:22:00Z">
        <w:r w:rsidR="00D91514" w:rsidRPr="007673ED">
          <w:rPr>
            <w:rFonts w:ascii="Times New Roman" w:hAnsi="Times New Roman" w:cs="Times New Roman"/>
            <w:sz w:val="20"/>
            <w:szCs w:val="20"/>
            <w:lang w:val="en-GB"/>
            <w:rPrChange w:id="1169" w:author="Abraham Isaac Jacob Gajardo Cortez (masterin)" w:date="2020-12-01T20:56:00Z">
              <w:rPr>
                <w:rFonts w:ascii="Times New Roman" w:hAnsi="Times New Roman" w:cs="Times New Roman"/>
                <w:lang w:val="en-GB"/>
              </w:rPr>
            </w:rPrChange>
          </w:rPr>
          <w:t xml:space="preserve">ED </w:t>
        </w:r>
      </w:ins>
      <w:r w:rsidR="006509EA" w:rsidRPr="007673ED">
        <w:rPr>
          <w:rFonts w:ascii="Times New Roman" w:hAnsi="Times New Roman" w:cs="Times New Roman"/>
          <w:sz w:val="20"/>
          <w:szCs w:val="20"/>
          <w:lang w:val="en-GB"/>
          <w:rPrChange w:id="1170" w:author="Abraham Isaac Jacob Gajardo Cortez (masterin)" w:date="2020-12-01T20:56:00Z">
            <w:rPr>
              <w:rFonts w:ascii="Times New Roman" w:hAnsi="Times New Roman" w:cs="Times New Roman"/>
              <w:lang w:val="en-GB"/>
            </w:rPr>
          </w:rPrChange>
        </w:rPr>
        <w:t>from mild or non-life-threatening problems</w:t>
      </w:r>
      <w:ins w:id="1171" w:author="Abraham Isaac Jacob Gajardo Cortez (masterin)" w:date="2020-12-01T20:18:00Z">
        <w:r w:rsidRPr="007673ED">
          <w:rPr>
            <w:rFonts w:ascii="Times New Roman" w:hAnsi="Times New Roman" w:cs="Times New Roman"/>
            <w:sz w:val="20"/>
            <w:szCs w:val="20"/>
            <w:lang w:val="en-GB"/>
            <w:rPrChange w:id="1172" w:author="Abraham Isaac Jacob Gajardo Cortez (masterin)" w:date="2020-12-01T20:56:00Z">
              <w:rPr>
                <w:rFonts w:ascii="Times New Roman" w:hAnsi="Times New Roman" w:cs="Times New Roman"/>
                <w:lang w:val="en-GB"/>
              </w:rPr>
            </w:rPrChange>
          </w:rPr>
          <w:t xml:space="preserve"> </w:t>
        </w:r>
        <w:r w:rsidRPr="002A2497">
          <w:rPr>
            <w:rFonts w:ascii="Times New Roman" w:hAnsi="Times New Roman" w:cs="Times New Roman"/>
            <w:sz w:val="20"/>
            <w:szCs w:val="20"/>
            <w:highlight w:val="green"/>
            <w:lang w:val="en-GB"/>
            <w:rPrChange w:id="1173" w:author="Andrés González Santa Cruz" w:date="2020-12-05T12:40:00Z">
              <w:rPr>
                <w:rFonts w:ascii="Times New Roman" w:hAnsi="Times New Roman" w:cs="Times New Roman"/>
                <w:lang w:val="en-GB"/>
              </w:rPr>
            </w:rPrChange>
          </w:rPr>
          <w:t>[REF]</w:t>
        </w:r>
      </w:ins>
      <w:r w:rsidR="006509EA" w:rsidRPr="002A2497">
        <w:rPr>
          <w:rFonts w:ascii="Times New Roman" w:hAnsi="Times New Roman" w:cs="Times New Roman"/>
          <w:sz w:val="20"/>
          <w:szCs w:val="20"/>
          <w:highlight w:val="green"/>
          <w:lang w:val="en-GB"/>
          <w:rPrChange w:id="1174" w:author="Andrés González Santa Cruz" w:date="2020-12-05T12:40:00Z">
            <w:rPr>
              <w:rFonts w:ascii="Times New Roman" w:hAnsi="Times New Roman" w:cs="Times New Roman"/>
              <w:lang w:val="en-GB"/>
            </w:rPr>
          </w:rPrChange>
        </w:rPr>
        <w:t>.</w:t>
      </w:r>
      <w:r w:rsidR="006509EA" w:rsidRPr="007673ED">
        <w:rPr>
          <w:rFonts w:ascii="Times New Roman" w:hAnsi="Times New Roman" w:cs="Times New Roman"/>
          <w:sz w:val="20"/>
          <w:szCs w:val="20"/>
          <w:lang w:val="en-GB"/>
          <w:rPrChange w:id="1175" w:author="Abraham Isaac Jacob Gajardo Cortez (masterin)" w:date="2020-12-01T20:56:00Z">
            <w:rPr>
              <w:rFonts w:ascii="Times New Roman" w:hAnsi="Times New Roman" w:cs="Times New Roman"/>
              <w:lang w:val="en-GB"/>
            </w:rPr>
          </w:rPrChange>
        </w:rPr>
        <w:t xml:space="preserve"> Also, a</w:t>
      </w:r>
      <w:r w:rsidR="007570FD" w:rsidRPr="007673ED">
        <w:rPr>
          <w:rFonts w:ascii="Times New Roman" w:hAnsi="Times New Roman" w:cs="Times New Roman"/>
          <w:sz w:val="20"/>
          <w:szCs w:val="20"/>
          <w:lang w:val="en-GB"/>
          <w:rPrChange w:id="1176" w:author="Abraham Isaac Jacob Gajardo Cortez (masterin)" w:date="2020-12-01T20:56:00Z">
            <w:rPr>
              <w:rFonts w:ascii="Times New Roman" w:hAnsi="Times New Roman" w:cs="Times New Roman"/>
              <w:lang w:val="en-GB"/>
            </w:rPr>
          </w:rPrChange>
        </w:rPr>
        <w:t xml:space="preserve">s public transportation was significantly disrupted during the protests, prospective patients may not have even been able to </w:t>
      </w:r>
      <w:r w:rsidR="007570FD" w:rsidRPr="007673ED">
        <w:rPr>
          <w:rFonts w:ascii="Times New Roman" w:hAnsi="Times New Roman" w:cs="Times New Roman"/>
          <w:sz w:val="20"/>
          <w:szCs w:val="20"/>
          <w:lang w:val="en-GB"/>
          <w:rPrChange w:id="1177" w:author="Abraham Isaac Jacob Gajardo Cortez (masterin)" w:date="2020-12-01T20:56:00Z">
            <w:rPr>
              <w:rFonts w:ascii="Times New Roman" w:hAnsi="Times New Roman" w:cs="Times New Roman"/>
              <w:lang w:val="en-GB"/>
            </w:rPr>
          </w:rPrChange>
        </w:rPr>
        <w:lastRenderedPageBreak/>
        <w:t>make it to these hospitals to receive care.</w:t>
      </w:r>
      <w:r w:rsidR="006509EA" w:rsidRPr="007673ED">
        <w:rPr>
          <w:rFonts w:ascii="Times New Roman" w:hAnsi="Times New Roman" w:cs="Times New Roman"/>
          <w:sz w:val="20"/>
          <w:szCs w:val="20"/>
          <w:lang w:val="en-GB"/>
          <w:rPrChange w:id="1178" w:author="Abraham Isaac Jacob Gajardo Cortez (masterin)" w:date="2020-12-01T20:56:00Z">
            <w:rPr>
              <w:rFonts w:ascii="Times New Roman" w:hAnsi="Times New Roman" w:cs="Times New Roman"/>
              <w:lang w:val="en-GB"/>
            </w:rPr>
          </w:rPrChange>
        </w:rPr>
        <w:t xml:space="preserve"> </w:t>
      </w:r>
      <w:del w:id="1179" w:author="Abraham Isaac Jacob Gajardo Cortez (masterin)" w:date="2020-12-01T20:19:00Z">
        <w:r w:rsidR="006509EA" w:rsidRPr="007673ED" w:rsidDel="007B58A4">
          <w:rPr>
            <w:rFonts w:ascii="Times New Roman" w:hAnsi="Times New Roman" w:cs="Times New Roman"/>
            <w:sz w:val="20"/>
            <w:szCs w:val="20"/>
            <w:lang w:val="en-GB"/>
            <w:rPrChange w:id="1180" w:author="Abraham Isaac Jacob Gajardo Cortez (masterin)" w:date="2020-12-01T20:56:00Z">
              <w:rPr>
                <w:rFonts w:ascii="Times New Roman" w:hAnsi="Times New Roman" w:cs="Times New Roman"/>
                <w:lang w:val="en-GB"/>
              </w:rPr>
            </w:rPrChange>
          </w:rPr>
          <w:delText>And while</w:delText>
        </w:r>
      </w:del>
      <w:ins w:id="1181" w:author="Abraham Isaac Jacob Gajardo Cortez (masterin)" w:date="2020-12-01T20:19:00Z">
        <w:r w:rsidRPr="007673ED">
          <w:rPr>
            <w:rFonts w:ascii="Times New Roman" w:hAnsi="Times New Roman" w:cs="Times New Roman"/>
            <w:sz w:val="20"/>
            <w:szCs w:val="20"/>
            <w:lang w:val="en-GB"/>
            <w:rPrChange w:id="1182" w:author="Abraham Isaac Jacob Gajardo Cortez (masterin)" w:date="2020-12-01T20:56:00Z">
              <w:rPr>
                <w:rFonts w:ascii="Times New Roman" w:hAnsi="Times New Roman" w:cs="Times New Roman"/>
                <w:lang w:val="en-GB"/>
              </w:rPr>
            </w:rPrChange>
          </w:rPr>
          <w:t>Thus, even</w:t>
        </w:r>
      </w:ins>
      <w:ins w:id="1183" w:author="Andrés González Santa Cruz" w:date="2020-12-03T16:03:00Z">
        <w:r w:rsidR="00D41248">
          <w:rPr>
            <w:rFonts w:ascii="Times New Roman" w:hAnsi="Times New Roman" w:cs="Times New Roman"/>
            <w:sz w:val="20"/>
            <w:szCs w:val="20"/>
            <w:lang w:val="en-GB"/>
          </w:rPr>
          <w:t xml:space="preserve"> </w:t>
        </w:r>
      </w:ins>
      <w:ins w:id="1184" w:author="Abraham Isaac Jacob Gajardo Cortez (masterin)" w:date="2020-12-01T20:19:00Z">
        <w:r w:rsidRPr="007673ED">
          <w:rPr>
            <w:rFonts w:ascii="Times New Roman" w:hAnsi="Times New Roman" w:cs="Times New Roman"/>
            <w:sz w:val="20"/>
            <w:szCs w:val="20"/>
            <w:lang w:val="en-GB"/>
            <w:rPrChange w:id="1185" w:author="Abraham Isaac Jacob Gajardo Cortez (masterin)" w:date="2020-12-01T20:56:00Z">
              <w:rPr>
                <w:rFonts w:ascii="Times New Roman" w:hAnsi="Times New Roman" w:cs="Times New Roman"/>
                <w:lang w:val="en-GB"/>
              </w:rPr>
            </w:rPrChange>
          </w:rPr>
          <w:t xml:space="preserve">though severe cases </w:t>
        </w:r>
        <w:proofErr w:type="gramStart"/>
        <w:r w:rsidRPr="007673ED">
          <w:rPr>
            <w:rFonts w:ascii="Times New Roman" w:hAnsi="Times New Roman" w:cs="Times New Roman"/>
            <w:sz w:val="20"/>
            <w:szCs w:val="20"/>
            <w:lang w:val="en-GB"/>
            <w:rPrChange w:id="1186" w:author="Abraham Isaac Jacob Gajardo Cortez (masterin)" w:date="2020-12-01T20:56:00Z">
              <w:rPr>
                <w:rFonts w:ascii="Times New Roman" w:hAnsi="Times New Roman" w:cs="Times New Roman"/>
                <w:lang w:val="en-GB"/>
              </w:rPr>
            </w:rPrChange>
          </w:rPr>
          <w:t>increases</w:t>
        </w:r>
        <w:proofErr w:type="gramEnd"/>
        <w:r w:rsidRPr="007673ED">
          <w:rPr>
            <w:rFonts w:ascii="Times New Roman" w:hAnsi="Times New Roman" w:cs="Times New Roman"/>
            <w:sz w:val="20"/>
            <w:szCs w:val="20"/>
            <w:lang w:val="en-GB"/>
            <w:rPrChange w:id="1187" w:author="Abraham Isaac Jacob Gajardo Cortez (masterin)" w:date="2020-12-01T20:56:00Z">
              <w:rPr>
                <w:rFonts w:ascii="Times New Roman" w:hAnsi="Times New Roman" w:cs="Times New Roman"/>
                <w:lang w:val="en-GB"/>
              </w:rPr>
            </w:rPrChange>
          </w:rPr>
          <w:t xml:space="preserve">, </w:t>
        </w:r>
      </w:ins>
      <w:ins w:id="1188" w:author="Abraham Isaac Jacob Gajardo Cortez (masterin)" w:date="2020-12-01T20:20:00Z">
        <w:r w:rsidRPr="007673ED">
          <w:rPr>
            <w:rFonts w:ascii="Times New Roman" w:hAnsi="Times New Roman" w:cs="Times New Roman"/>
            <w:sz w:val="20"/>
            <w:szCs w:val="20"/>
            <w:lang w:val="en-GB"/>
            <w:rPrChange w:id="1189" w:author="Abraham Isaac Jacob Gajardo Cortez (masterin)" w:date="2020-12-01T20:56:00Z">
              <w:rPr>
                <w:rFonts w:ascii="Times New Roman" w:hAnsi="Times New Roman" w:cs="Times New Roman"/>
                <w:lang w:val="en-GB"/>
              </w:rPr>
            </w:rPrChange>
          </w:rPr>
          <w:t xml:space="preserve">the effect on ED utilization seems </w:t>
        </w:r>
      </w:ins>
      <w:ins w:id="1190" w:author="Abraham Isaac Jacob Gajardo Cortez (masterin)" w:date="2020-12-01T20:21:00Z">
        <w:del w:id="1191" w:author="Andrés González Santa Cruz" w:date="2020-12-03T16:03:00Z">
          <w:r w:rsidRPr="007673ED" w:rsidDel="00D41248">
            <w:rPr>
              <w:rFonts w:ascii="Times New Roman" w:hAnsi="Times New Roman" w:cs="Times New Roman"/>
              <w:sz w:val="20"/>
              <w:szCs w:val="20"/>
              <w:lang w:val="en-GB"/>
              <w:rPrChange w:id="1192" w:author="Abraham Isaac Jacob Gajardo Cortez (masterin)" w:date="2020-12-01T20:56:00Z">
                <w:rPr>
                  <w:rFonts w:ascii="Times New Roman" w:hAnsi="Times New Roman" w:cs="Times New Roman"/>
                  <w:lang w:val="en-GB"/>
                </w:rPr>
              </w:rPrChange>
            </w:rPr>
            <w:delText>had</w:delText>
          </w:r>
        </w:del>
      </w:ins>
      <w:ins w:id="1193" w:author="Andrés González Santa Cruz" w:date="2020-12-03T16:03:00Z">
        <w:r w:rsidR="00D41248">
          <w:rPr>
            <w:rFonts w:ascii="Times New Roman" w:hAnsi="Times New Roman" w:cs="Times New Roman"/>
            <w:sz w:val="20"/>
            <w:szCs w:val="20"/>
            <w:lang w:val="en-GB"/>
          </w:rPr>
          <w:t>to have</w:t>
        </w:r>
      </w:ins>
      <w:ins w:id="1194" w:author="Abraham Isaac Jacob Gajardo Cortez (masterin)" w:date="2020-12-01T20:21:00Z">
        <w:r w:rsidRPr="007673ED">
          <w:rPr>
            <w:rFonts w:ascii="Times New Roman" w:hAnsi="Times New Roman" w:cs="Times New Roman"/>
            <w:sz w:val="20"/>
            <w:szCs w:val="20"/>
            <w:lang w:val="en-GB"/>
            <w:rPrChange w:id="1195" w:author="Abraham Isaac Jacob Gajardo Cortez (masterin)" w:date="2020-12-01T20:56:00Z">
              <w:rPr>
                <w:rFonts w:ascii="Times New Roman" w:hAnsi="Times New Roman" w:cs="Times New Roman"/>
                <w:lang w:val="en-GB"/>
              </w:rPr>
            </w:rPrChange>
          </w:rPr>
          <w:t xml:space="preserve"> been balanced by a </w:t>
        </w:r>
      </w:ins>
      <w:ins w:id="1196" w:author="Abraham Isaac Jacob Gajardo Cortez (masterin)" w:date="2020-12-01T20:32:00Z">
        <w:r w:rsidR="00D91514" w:rsidRPr="007673ED">
          <w:rPr>
            <w:rFonts w:ascii="Times New Roman" w:hAnsi="Times New Roman" w:cs="Times New Roman"/>
            <w:sz w:val="20"/>
            <w:szCs w:val="20"/>
            <w:lang w:val="en-GB"/>
            <w:rPrChange w:id="1197" w:author="Abraham Isaac Jacob Gajardo Cortez (masterin)" w:date="2020-12-01T20:56:00Z">
              <w:rPr>
                <w:rFonts w:ascii="Times New Roman" w:hAnsi="Times New Roman" w:cs="Times New Roman"/>
                <w:lang w:val="en-GB"/>
              </w:rPr>
            </w:rPrChange>
          </w:rPr>
          <w:t>lower</w:t>
        </w:r>
      </w:ins>
      <w:ins w:id="1198" w:author="Abraham Isaac Jacob Gajardo Cortez (masterin)" w:date="2020-12-01T20:21:00Z">
        <w:r w:rsidRPr="007673ED">
          <w:rPr>
            <w:rFonts w:ascii="Times New Roman" w:hAnsi="Times New Roman" w:cs="Times New Roman"/>
            <w:sz w:val="20"/>
            <w:szCs w:val="20"/>
            <w:lang w:val="en-GB"/>
            <w:rPrChange w:id="1199" w:author="Abraham Isaac Jacob Gajardo Cortez (masterin)" w:date="2020-12-01T20:56:00Z">
              <w:rPr>
                <w:rFonts w:ascii="Times New Roman" w:hAnsi="Times New Roman" w:cs="Times New Roman"/>
                <w:lang w:val="en-GB"/>
              </w:rPr>
            </w:rPrChange>
          </w:rPr>
          <w:t xml:space="preserve"> or similar number of non-</w:t>
        </w:r>
        <w:del w:id="1200" w:author="Andrés González Santa Cruz" w:date="2020-12-03T16:03:00Z">
          <w:r w:rsidRPr="007673ED" w:rsidDel="00D41248">
            <w:rPr>
              <w:rFonts w:ascii="Times New Roman" w:hAnsi="Times New Roman" w:cs="Times New Roman"/>
              <w:sz w:val="20"/>
              <w:szCs w:val="20"/>
              <w:lang w:val="en-GB"/>
              <w:rPrChange w:id="1201" w:author="Abraham Isaac Jacob Gajardo Cortez (masterin)" w:date="2020-12-01T20:56:00Z">
                <w:rPr>
                  <w:rFonts w:ascii="Times New Roman" w:hAnsi="Times New Roman" w:cs="Times New Roman"/>
                  <w:lang w:val="en-GB"/>
                </w:rPr>
              </w:rPrChange>
            </w:rPr>
            <w:delText xml:space="preserve"> </w:delText>
          </w:r>
        </w:del>
        <w:r w:rsidRPr="007673ED">
          <w:rPr>
            <w:rFonts w:ascii="Times New Roman" w:hAnsi="Times New Roman" w:cs="Times New Roman"/>
            <w:sz w:val="20"/>
            <w:szCs w:val="20"/>
            <w:lang w:val="en-GB"/>
            <w:rPrChange w:id="1202" w:author="Abraham Isaac Jacob Gajardo Cortez (masterin)" w:date="2020-12-01T20:56:00Z">
              <w:rPr>
                <w:rFonts w:ascii="Times New Roman" w:hAnsi="Times New Roman" w:cs="Times New Roman"/>
                <w:lang w:val="en-GB"/>
              </w:rPr>
            </w:rPrChange>
          </w:rPr>
          <w:t xml:space="preserve">severe </w:t>
        </w:r>
      </w:ins>
      <w:ins w:id="1203" w:author="Abraham Isaac Jacob Gajardo Cortez (masterin)" w:date="2020-12-01T20:22:00Z">
        <w:r w:rsidRPr="007673ED">
          <w:rPr>
            <w:rFonts w:ascii="Times New Roman" w:hAnsi="Times New Roman" w:cs="Times New Roman"/>
            <w:sz w:val="20"/>
            <w:szCs w:val="20"/>
            <w:lang w:val="en-GB"/>
            <w:rPrChange w:id="1204" w:author="Abraham Isaac Jacob Gajardo Cortez (masterin)" w:date="2020-12-01T20:56:00Z">
              <w:rPr>
                <w:rFonts w:ascii="Times New Roman" w:hAnsi="Times New Roman" w:cs="Times New Roman"/>
                <w:lang w:val="en-GB"/>
              </w:rPr>
            </w:rPrChange>
          </w:rPr>
          <w:t xml:space="preserve">cases after </w:t>
        </w:r>
        <w:r w:rsidR="00D91514" w:rsidRPr="007673ED">
          <w:rPr>
            <w:rFonts w:ascii="Times New Roman" w:hAnsi="Times New Roman" w:cs="Times New Roman"/>
            <w:sz w:val="20"/>
            <w:szCs w:val="20"/>
            <w:lang w:val="en-GB"/>
            <w:rPrChange w:id="1205" w:author="Abraham Isaac Jacob Gajardo Cortez (masterin)" w:date="2020-12-01T20:56:00Z">
              <w:rPr>
                <w:rFonts w:ascii="Times New Roman" w:hAnsi="Times New Roman" w:cs="Times New Roman"/>
                <w:lang w:val="en-GB"/>
              </w:rPr>
            </w:rPrChange>
          </w:rPr>
          <w:t>the social movement onset</w:t>
        </w:r>
        <w:r w:rsidRPr="007673ED">
          <w:rPr>
            <w:rFonts w:ascii="Times New Roman" w:hAnsi="Times New Roman" w:cs="Times New Roman"/>
            <w:sz w:val="20"/>
            <w:szCs w:val="20"/>
            <w:lang w:val="en-GB"/>
            <w:rPrChange w:id="1206" w:author="Abraham Isaac Jacob Gajardo Cortez (masterin)" w:date="2020-12-01T20:56:00Z">
              <w:rPr>
                <w:rFonts w:ascii="Times New Roman" w:hAnsi="Times New Roman" w:cs="Times New Roman"/>
                <w:lang w:val="en-GB"/>
              </w:rPr>
            </w:rPrChange>
          </w:rPr>
          <w:t>.</w:t>
        </w:r>
      </w:ins>
      <w:ins w:id="1207" w:author="Abraham Isaac Jacob Gajardo Cortez (masterin)" w:date="2020-12-01T20:20:00Z">
        <w:r w:rsidRPr="007673ED">
          <w:rPr>
            <w:rFonts w:ascii="Times New Roman" w:hAnsi="Times New Roman" w:cs="Times New Roman"/>
            <w:sz w:val="20"/>
            <w:szCs w:val="20"/>
            <w:lang w:val="en-GB"/>
            <w:rPrChange w:id="1208" w:author="Abraham Isaac Jacob Gajardo Cortez (masterin)" w:date="2020-12-01T20:56:00Z">
              <w:rPr>
                <w:rFonts w:ascii="Times New Roman" w:hAnsi="Times New Roman" w:cs="Times New Roman"/>
                <w:lang w:val="en-GB"/>
              </w:rPr>
            </w:rPrChange>
          </w:rPr>
          <w:t xml:space="preserve"> </w:t>
        </w:r>
      </w:ins>
      <w:del w:id="1209" w:author="Abraham Isaac Jacob Gajardo Cortez (masterin)" w:date="2020-12-01T20:21:00Z">
        <w:r w:rsidR="006509EA" w:rsidRPr="007673ED" w:rsidDel="007B58A4">
          <w:rPr>
            <w:rFonts w:ascii="Times New Roman" w:hAnsi="Times New Roman" w:cs="Times New Roman"/>
            <w:sz w:val="20"/>
            <w:szCs w:val="20"/>
            <w:lang w:val="en-GB"/>
            <w:rPrChange w:id="1210" w:author="Abraham Isaac Jacob Gajardo Cortez (masterin)" w:date="2020-12-01T20:56:00Z">
              <w:rPr>
                <w:rFonts w:ascii="Times New Roman" w:hAnsi="Times New Roman" w:cs="Times New Roman"/>
                <w:lang w:val="en-GB"/>
              </w:rPr>
            </w:rPrChange>
          </w:rPr>
          <w:delText xml:space="preserve"> </w:delText>
        </w:r>
      </w:del>
    </w:p>
    <w:p w14:paraId="49A8702B" w14:textId="77777777" w:rsidR="00D91514" w:rsidRPr="007673ED" w:rsidRDefault="00D91514">
      <w:pPr>
        <w:spacing w:line="360" w:lineRule="auto"/>
        <w:jc w:val="both"/>
        <w:rPr>
          <w:ins w:id="1211" w:author="Abraham Isaac Jacob Gajardo Cortez (masterin)" w:date="2020-12-01T20:22:00Z"/>
          <w:rFonts w:ascii="Times New Roman" w:hAnsi="Times New Roman" w:cs="Times New Roman"/>
          <w:sz w:val="20"/>
          <w:szCs w:val="20"/>
          <w:lang w:val="en-GB"/>
          <w:rPrChange w:id="1212" w:author="Abraham Isaac Jacob Gajardo Cortez (masterin)" w:date="2020-12-01T20:56:00Z">
            <w:rPr>
              <w:ins w:id="1213" w:author="Abraham Isaac Jacob Gajardo Cortez (masterin)" w:date="2020-12-01T20:22:00Z"/>
              <w:rFonts w:ascii="Times New Roman" w:hAnsi="Times New Roman" w:cs="Times New Roman"/>
              <w:lang w:val="en-GB"/>
            </w:rPr>
          </w:rPrChange>
        </w:rPr>
        <w:pPrChange w:id="1214" w:author="Abraham Isaac Jacob Gajardo Cortez (masterin)" w:date="2020-12-01T20:56:00Z">
          <w:pPr>
            <w:spacing w:line="240" w:lineRule="auto"/>
            <w:jc w:val="both"/>
          </w:pPr>
        </w:pPrChange>
      </w:pPr>
    </w:p>
    <w:p w14:paraId="7C618741" w14:textId="46AB3D33" w:rsidR="00745689" w:rsidRPr="007673ED" w:rsidRDefault="002E79DD">
      <w:pPr>
        <w:spacing w:line="360" w:lineRule="auto"/>
        <w:ind w:firstLine="720"/>
        <w:jc w:val="both"/>
        <w:rPr>
          <w:ins w:id="1215" w:author="Abraham Isaac Jacob Gajardo Cortez (masterin)" w:date="2020-12-01T20:36:00Z"/>
          <w:rFonts w:ascii="Times New Roman" w:hAnsi="Times New Roman" w:cs="Times New Roman"/>
          <w:sz w:val="20"/>
          <w:szCs w:val="20"/>
          <w:lang w:val="en-GB"/>
          <w:rPrChange w:id="1216" w:author="Abraham Isaac Jacob Gajardo Cortez (masterin)" w:date="2020-12-01T20:56:00Z">
            <w:rPr>
              <w:ins w:id="1217" w:author="Abraham Isaac Jacob Gajardo Cortez (masterin)" w:date="2020-12-01T20:36:00Z"/>
              <w:rFonts w:ascii="Times New Roman" w:hAnsi="Times New Roman" w:cs="Times New Roman"/>
              <w:lang w:val="en-GB"/>
            </w:rPr>
          </w:rPrChange>
        </w:rPr>
        <w:pPrChange w:id="1218" w:author="Abraham Isaac Jacob Gajardo Cortez (masterin)" w:date="2020-12-01T20:56:00Z">
          <w:pPr>
            <w:spacing w:line="240" w:lineRule="auto"/>
            <w:ind w:firstLine="720"/>
            <w:jc w:val="both"/>
          </w:pPr>
        </w:pPrChange>
      </w:pPr>
      <w:ins w:id="1219" w:author="Abraham Isaac Jacob Gajardo Cortez (masterin)" w:date="2020-12-01T20:32:00Z">
        <w:r w:rsidRPr="007673ED">
          <w:rPr>
            <w:rFonts w:ascii="Times New Roman" w:hAnsi="Times New Roman" w:cs="Times New Roman"/>
            <w:sz w:val="20"/>
            <w:szCs w:val="20"/>
            <w:lang w:val="en-GB"/>
            <w:rPrChange w:id="1220" w:author="Abraham Isaac Jacob Gajardo Cortez (masterin)" w:date="2020-12-01T20:56:00Z">
              <w:rPr>
                <w:rFonts w:ascii="Times New Roman" w:hAnsi="Times New Roman" w:cs="Times New Roman"/>
                <w:lang w:val="en-GB"/>
              </w:rPr>
            </w:rPrChange>
          </w:rPr>
          <w:t xml:space="preserve">In contrast, patients were presented with </w:t>
        </w:r>
        <w:del w:id="1221" w:author="Andrés González Santa Cruz" w:date="2020-12-03T16:02:00Z">
          <w:r w:rsidRPr="007673ED" w:rsidDel="00D41248">
            <w:rPr>
              <w:rFonts w:ascii="Times New Roman" w:hAnsi="Times New Roman" w:cs="Times New Roman"/>
              <w:sz w:val="20"/>
              <w:szCs w:val="20"/>
              <w:lang w:val="en-GB"/>
              <w:rPrChange w:id="1222" w:author="Abraham Isaac Jacob Gajardo Cortez (masterin)" w:date="2020-12-01T20:56:00Z">
                <w:rPr>
                  <w:rFonts w:ascii="Times New Roman" w:hAnsi="Times New Roman" w:cs="Times New Roman"/>
                  <w:lang w:val="en-GB"/>
                </w:rPr>
              </w:rPrChange>
            </w:rPr>
            <w:delText xml:space="preserve">a </w:delText>
          </w:r>
        </w:del>
        <w:r w:rsidRPr="007673ED">
          <w:rPr>
            <w:rFonts w:ascii="Times New Roman" w:hAnsi="Times New Roman" w:cs="Times New Roman"/>
            <w:sz w:val="20"/>
            <w:szCs w:val="20"/>
            <w:lang w:val="en-GB"/>
            <w:rPrChange w:id="1223" w:author="Abraham Isaac Jacob Gajardo Cortez (masterin)" w:date="2020-12-01T20:56:00Z">
              <w:rPr>
                <w:rFonts w:ascii="Times New Roman" w:hAnsi="Times New Roman" w:cs="Times New Roman"/>
                <w:lang w:val="en-GB"/>
              </w:rPr>
            </w:rPrChange>
          </w:rPr>
          <w:t>gre</w:t>
        </w:r>
      </w:ins>
      <w:ins w:id="1224" w:author="Abraham Isaac Jacob Gajardo Cortez (masterin)" w:date="2020-12-01T20:33:00Z">
        <w:r w:rsidRPr="007673ED">
          <w:rPr>
            <w:rFonts w:ascii="Times New Roman" w:hAnsi="Times New Roman" w:cs="Times New Roman"/>
            <w:sz w:val="20"/>
            <w:szCs w:val="20"/>
            <w:lang w:val="en-GB"/>
            <w:rPrChange w:id="1225" w:author="Abraham Isaac Jacob Gajardo Cortez (masterin)" w:date="2020-12-01T20:56:00Z">
              <w:rPr>
                <w:rFonts w:ascii="Times New Roman" w:hAnsi="Times New Roman" w:cs="Times New Roman"/>
                <w:lang w:val="en-GB"/>
              </w:rPr>
            </w:rPrChange>
          </w:rPr>
          <w:t xml:space="preserve">ater severity at ED after October 18 protests began. </w:t>
        </w:r>
      </w:ins>
      <w:ins w:id="1226" w:author="Abraham Isaac Jacob Gajardo Cortez (masterin)" w:date="2020-12-01T20:34:00Z">
        <w:r w:rsidRPr="007673ED">
          <w:rPr>
            <w:rFonts w:ascii="Times New Roman" w:hAnsi="Times New Roman" w:cs="Times New Roman"/>
            <w:sz w:val="20"/>
            <w:szCs w:val="20"/>
            <w:lang w:val="en-GB"/>
            <w:rPrChange w:id="1227" w:author="Abraham Isaac Jacob Gajardo Cortez (masterin)" w:date="2020-12-01T20:56:00Z">
              <w:rPr>
                <w:rFonts w:ascii="Times New Roman" w:hAnsi="Times New Roman" w:cs="Times New Roman"/>
                <w:lang w:val="en-GB"/>
              </w:rPr>
            </w:rPrChange>
          </w:rPr>
          <w:t xml:space="preserve">We observed more patients admitted by trauma and also more patients needing hospitalization by 1,000 </w:t>
        </w:r>
        <w:proofErr w:type="gramStart"/>
        <w:r w:rsidRPr="007673ED">
          <w:rPr>
            <w:rFonts w:ascii="Times New Roman" w:hAnsi="Times New Roman" w:cs="Times New Roman"/>
            <w:sz w:val="20"/>
            <w:szCs w:val="20"/>
            <w:lang w:val="en-GB"/>
            <w:rPrChange w:id="1228" w:author="Abraham Isaac Jacob Gajardo Cortez (masterin)" w:date="2020-12-01T20:56:00Z">
              <w:rPr>
                <w:rFonts w:ascii="Times New Roman" w:hAnsi="Times New Roman" w:cs="Times New Roman"/>
                <w:lang w:val="en-GB"/>
              </w:rPr>
            </w:rPrChange>
          </w:rPr>
          <w:t>trauma</w:t>
        </w:r>
        <w:proofErr w:type="gramEnd"/>
        <w:del w:id="1229" w:author="Andrés González Santa Cruz" w:date="2020-12-03T16:02:00Z">
          <w:r w:rsidRPr="007673ED" w:rsidDel="00D41248">
            <w:rPr>
              <w:rFonts w:ascii="Times New Roman" w:hAnsi="Times New Roman" w:cs="Times New Roman"/>
              <w:sz w:val="20"/>
              <w:szCs w:val="20"/>
              <w:lang w:val="en-GB"/>
              <w:rPrChange w:id="1230" w:author="Abraham Isaac Jacob Gajardo Cortez (masterin)" w:date="2020-12-01T20:56:00Z">
                <w:rPr>
                  <w:rFonts w:ascii="Times New Roman" w:hAnsi="Times New Roman" w:cs="Times New Roman"/>
                  <w:lang w:val="en-GB"/>
                </w:rPr>
              </w:rPrChange>
            </w:rPr>
            <w:delText>d</w:delText>
          </w:r>
        </w:del>
        <w:r w:rsidRPr="007673ED">
          <w:rPr>
            <w:rFonts w:ascii="Times New Roman" w:hAnsi="Times New Roman" w:cs="Times New Roman"/>
            <w:sz w:val="20"/>
            <w:szCs w:val="20"/>
            <w:lang w:val="en-GB"/>
            <w:rPrChange w:id="1231" w:author="Abraham Isaac Jacob Gajardo Cortez (masterin)" w:date="2020-12-01T20:56:00Z">
              <w:rPr>
                <w:rFonts w:ascii="Times New Roman" w:hAnsi="Times New Roman" w:cs="Times New Roman"/>
                <w:lang w:val="en-GB"/>
              </w:rPr>
            </w:rPrChange>
          </w:rPr>
          <w:t xml:space="preserve"> and respiratory </w:t>
        </w:r>
      </w:ins>
      <w:ins w:id="1232" w:author="Abraham Isaac Jacob Gajardo Cortez (masterin)" w:date="2020-12-01T20:35:00Z">
        <w:r w:rsidRPr="007673ED">
          <w:rPr>
            <w:rFonts w:ascii="Times New Roman" w:hAnsi="Times New Roman" w:cs="Times New Roman"/>
            <w:sz w:val="20"/>
            <w:szCs w:val="20"/>
            <w:lang w:val="en-GB"/>
            <w:rPrChange w:id="1233" w:author="Abraham Isaac Jacob Gajardo Cortez (masterin)" w:date="2020-12-01T20:56:00Z">
              <w:rPr>
                <w:rFonts w:ascii="Times New Roman" w:hAnsi="Times New Roman" w:cs="Times New Roman"/>
                <w:lang w:val="en-GB"/>
              </w:rPr>
            </w:rPrChange>
          </w:rPr>
          <w:t>consultations</w:t>
        </w:r>
      </w:ins>
      <w:ins w:id="1234" w:author="Abraham Isaac Jacob Gajardo Cortez (masterin)" w:date="2020-12-01T20:36:00Z">
        <w:r w:rsidRPr="007673ED">
          <w:rPr>
            <w:rFonts w:ascii="Times New Roman" w:hAnsi="Times New Roman" w:cs="Times New Roman"/>
            <w:sz w:val="20"/>
            <w:szCs w:val="20"/>
            <w:lang w:val="en-GB"/>
            <w:rPrChange w:id="1235" w:author="Abraham Isaac Jacob Gajardo Cortez (masterin)" w:date="2020-12-01T20:56:00Z">
              <w:rPr>
                <w:rFonts w:ascii="Times New Roman" w:hAnsi="Times New Roman" w:cs="Times New Roman"/>
                <w:lang w:val="en-GB"/>
              </w:rPr>
            </w:rPrChange>
          </w:rPr>
          <w:t xml:space="preserve"> (Table 1</w:t>
        </w:r>
      </w:ins>
      <w:ins w:id="1236" w:author="Abraham Isaac Jacob Gajardo Cortez (masterin)" w:date="2020-12-01T22:03:00Z">
        <w:r w:rsidR="00A9395F">
          <w:rPr>
            <w:rFonts w:ascii="Times New Roman" w:hAnsi="Times New Roman" w:cs="Times New Roman"/>
            <w:sz w:val="20"/>
            <w:szCs w:val="20"/>
            <w:lang w:val="en-GB"/>
          </w:rPr>
          <w:t>, Figure 2-3</w:t>
        </w:r>
      </w:ins>
      <w:ins w:id="1237" w:author="Abraham Isaac Jacob Gajardo Cortez (masterin)" w:date="2020-12-01T20:36:00Z">
        <w:r w:rsidRPr="007673ED">
          <w:rPr>
            <w:rFonts w:ascii="Times New Roman" w:hAnsi="Times New Roman" w:cs="Times New Roman"/>
            <w:sz w:val="20"/>
            <w:szCs w:val="20"/>
            <w:lang w:val="en-GB"/>
            <w:rPrChange w:id="1238" w:author="Abraham Isaac Jacob Gajardo Cortez (masterin)" w:date="2020-12-01T20:56:00Z">
              <w:rPr>
                <w:rFonts w:ascii="Times New Roman" w:hAnsi="Times New Roman" w:cs="Times New Roman"/>
                <w:lang w:val="en-GB"/>
              </w:rPr>
            </w:rPrChange>
          </w:rPr>
          <w:t>)</w:t>
        </w:r>
      </w:ins>
      <w:ins w:id="1239" w:author="Abraham Isaac Jacob Gajardo Cortez (masterin)" w:date="2020-12-01T20:35:00Z">
        <w:r w:rsidRPr="007673ED">
          <w:rPr>
            <w:rFonts w:ascii="Times New Roman" w:hAnsi="Times New Roman" w:cs="Times New Roman"/>
            <w:sz w:val="20"/>
            <w:szCs w:val="20"/>
            <w:lang w:val="en-GB"/>
            <w:rPrChange w:id="1240" w:author="Abraham Isaac Jacob Gajardo Cortez (masterin)" w:date="2020-12-01T20:56:00Z">
              <w:rPr>
                <w:rFonts w:ascii="Times New Roman" w:hAnsi="Times New Roman" w:cs="Times New Roman"/>
                <w:lang w:val="en-GB"/>
              </w:rPr>
            </w:rPrChange>
          </w:rPr>
          <w:t xml:space="preserve">. </w:t>
        </w:r>
      </w:ins>
      <w:del w:id="1241" w:author="Abraham Isaac Jacob Gajardo Cortez (masterin)" w:date="2020-12-01T20:33:00Z">
        <w:r w:rsidR="006509EA" w:rsidRPr="007673ED" w:rsidDel="002E79DD">
          <w:rPr>
            <w:rFonts w:ascii="Times New Roman" w:hAnsi="Times New Roman" w:cs="Times New Roman"/>
            <w:sz w:val="20"/>
            <w:szCs w:val="20"/>
            <w:lang w:val="en-GB"/>
            <w:rPrChange w:id="1242" w:author="Abraham Isaac Jacob Gajardo Cortez (masterin)" w:date="2020-12-01T20:56:00Z">
              <w:rPr>
                <w:rFonts w:ascii="Times New Roman" w:hAnsi="Times New Roman" w:cs="Times New Roman"/>
                <w:lang w:val="en-GB"/>
              </w:rPr>
            </w:rPrChange>
          </w:rPr>
          <w:delText xml:space="preserve">Regarding severe </w:delText>
        </w:r>
      </w:del>
      <w:del w:id="1243" w:author="Abraham Isaac Jacob Gajardo Cortez (masterin)" w:date="2020-12-01T20:23:00Z">
        <w:r w:rsidR="006509EA" w:rsidRPr="007673ED" w:rsidDel="00D91514">
          <w:rPr>
            <w:rFonts w:ascii="Times New Roman" w:hAnsi="Times New Roman" w:cs="Times New Roman"/>
            <w:sz w:val="20"/>
            <w:szCs w:val="20"/>
            <w:lang w:val="en-GB"/>
            <w:rPrChange w:id="1244" w:author="Abraham Isaac Jacob Gajardo Cortez (masterin)" w:date="2020-12-01T20:56:00Z">
              <w:rPr>
                <w:rFonts w:ascii="Times New Roman" w:hAnsi="Times New Roman" w:cs="Times New Roman"/>
                <w:lang w:val="en-GB"/>
              </w:rPr>
            </w:rPrChange>
          </w:rPr>
          <w:delText xml:space="preserve">ER </w:delText>
        </w:r>
      </w:del>
      <w:del w:id="1245" w:author="Abraham Isaac Jacob Gajardo Cortez (masterin)" w:date="2020-12-01T20:33:00Z">
        <w:r w:rsidR="006509EA" w:rsidRPr="007673ED" w:rsidDel="002E79DD">
          <w:rPr>
            <w:rFonts w:ascii="Times New Roman" w:hAnsi="Times New Roman" w:cs="Times New Roman"/>
            <w:sz w:val="20"/>
            <w:szCs w:val="20"/>
            <w:lang w:val="en-GB"/>
            <w:rPrChange w:id="1246" w:author="Abraham Isaac Jacob Gajardo Cortez (masterin)" w:date="2020-12-01T20:56:00Z">
              <w:rPr>
                <w:rFonts w:ascii="Times New Roman" w:hAnsi="Times New Roman" w:cs="Times New Roman"/>
                <w:lang w:val="en-GB"/>
              </w:rPr>
            </w:rPrChange>
          </w:rPr>
          <w:delText xml:space="preserve">cases requiring </w:delText>
        </w:r>
        <w:r w:rsidR="00745689" w:rsidRPr="007673ED" w:rsidDel="002E79DD">
          <w:rPr>
            <w:rFonts w:ascii="Times New Roman" w:hAnsi="Times New Roman" w:cs="Times New Roman"/>
            <w:sz w:val="20"/>
            <w:szCs w:val="20"/>
            <w:lang w:val="en-GB"/>
            <w:rPrChange w:id="1247" w:author="Abraham Isaac Jacob Gajardo Cortez (masterin)" w:date="2020-12-01T20:56:00Z">
              <w:rPr>
                <w:rFonts w:ascii="Times New Roman" w:hAnsi="Times New Roman" w:cs="Times New Roman"/>
                <w:lang w:val="en-GB"/>
              </w:rPr>
            </w:rPrChange>
          </w:rPr>
          <w:delText xml:space="preserve">hospitalizations, </w:delText>
        </w:r>
        <w:r w:rsidR="006509EA" w:rsidRPr="007673ED" w:rsidDel="002E79DD">
          <w:rPr>
            <w:rFonts w:ascii="Times New Roman" w:hAnsi="Times New Roman" w:cs="Times New Roman"/>
            <w:sz w:val="20"/>
            <w:szCs w:val="20"/>
            <w:lang w:val="en-GB"/>
            <w:rPrChange w:id="1248" w:author="Abraham Isaac Jacob Gajardo Cortez (masterin)" w:date="2020-12-01T20:56:00Z">
              <w:rPr>
                <w:rFonts w:ascii="Times New Roman" w:hAnsi="Times New Roman" w:cs="Times New Roman"/>
                <w:lang w:val="en-GB"/>
              </w:rPr>
            </w:rPrChange>
          </w:rPr>
          <w:delText>it</w:delText>
        </w:r>
      </w:del>
      <w:ins w:id="1249" w:author="Abraham Isaac Jacob Gajardo Cortez (masterin)" w:date="2020-12-01T20:33:00Z">
        <w:r w:rsidRPr="007673ED">
          <w:rPr>
            <w:rFonts w:ascii="Times New Roman" w:hAnsi="Times New Roman" w:cs="Times New Roman"/>
            <w:sz w:val="20"/>
            <w:szCs w:val="20"/>
            <w:lang w:val="en-GB"/>
            <w:rPrChange w:id="1250" w:author="Abraham Isaac Jacob Gajardo Cortez (masterin)" w:date="2020-12-01T20:56:00Z">
              <w:rPr>
                <w:rFonts w:ascii="Times New Roman" w:hAnsi="Times New Roman" w:cs="Times New Roman"/>
                <w:lang w:val="en-GB"/>
              </w:rPr>
            </w:rPrChange>
          </w:rPr>
          <w:t>I</w:t>
        </w:r>
      </w:ins>
      <w:ins w:id="1251" w:author="Abraham Isaac Jacob Gajardo Cortez (masterin)" w:date="2020-12-01T20:34:00Z">
        <w:r w:rsidRPr="007673ED">
          <w:rPr>
            <w:rFonts w:ascii="Times New Roman" w:hAnsi="Times New Roman" w:cs="Times New Roman"/>
            <w:sz w:val="20"/>
            <w:szCs w:val="20"/>
            <w:lang w:val="en-GB"/>
            <w:rPrChange w:id="1252" w:author="Abraham Isaac Jacob Gajardo Cortez (masterin)" w:date="2020-12-01T20:56:00Z">
              <w:rPr>
                <w:rFonts w:ascii="Times New Roman" w:hAnsi="Times New Roman" w:cs="Times New Roman"/>
                <w:lang w:val="en-GB"/>
              </w:rPr>
            </w:rPrChange>
          </w:rPr>
          <w:t>t</w:t>
        </w:r>
      </w:ins>
      <w:r w:rsidR="006509EA" w:rsidRPr="007673ED">
        <w:rPr>
          <w:rFonts w:ascii="Times New Roman" w:hAnsi="Times New Roman" w:cs="Times New Roman"/>
          <w:sz w:val="20"/>
          <w:szCs w:val="20"/>
          <w:lang w:val="en-GB"/>
          <w:rPrChange w:id="1253" w:author="Abraham Isaac Jacob Gajardo Cortez (masterin)" w:date="2020-12-01T20:56:00Z">
            <w:rPr>
              <w:rFonts w:ascii="Times New Roman" w:hAnsi="Times New Roman" w:cs="Times New Roman"/>
              <w:lang w:val="en-GB"/>
            </w:rPr>
          </w:rPrChange>
        </w:rPr>
        <w:t xml:space="preserve"> is likely that </w:t>
      </w:r>
      <w:r w:rsidR="00745689" w:rsidRPr="007673ED">
        <w:rPr>
          <w:rFonts w:ascii="Times New Roman" w:hAnsi="Times New Roman" w:cs="Times New Roman"/>
          <w:sz w:val="20"/>
          <w:szCs w:val="20"/>
          <w:lang w:val="en-GB"/>
          <w:rPrChange w:id="1254" w:author="Abraham Isaac Jacob Gajardo Cortez (masterin)" w:date="2020-12-01T20:56:00Z">
            <w:rPr>
              <w:rFonts w:ascii="Times New Roman" w:hAnsi="Times New Roman" w:cs="Times New Roman"/>
              <w:lang w:val="en-GB"/>
            </w:rPr>
          </w:rPrChange>
        </w:rPr>
        <w:t xml:space="preserve">increases in violence </w:t>
      </w:r>
      <w:r w:rsidR="006509EA" w:rsidRPr="007673ED">
        <w:rPr>
          <w:rFonts w:ascii="Times New Roman" w:hAnsi="Times New Roman" w:cs="Times New Roman"/>
          <w:sz w:val="20"/>
          <w:szCs w:val="20"/>
          <w:lang w:val="en-GB"/>
          <w:rPrChange w:id="1255" w:author="Abraham Isaac Jacob Gajardo Cortez (masterin)" w:date="2020-12-01T20:56:00Z">
            <w:rPr>
              <w:rFonts w:ascii="Times New Roman" w:hAnsi="Times New Roman" w:cs="Times New Roman"/>
              <w:lang w:val="en-GB"/>
            </w:rPr>
          </w:rPrChange>
        </w:rPr>
        <w:t xml:space="preserve">during the social protests and widespread use of crowd control methods by the police </w:t>
      </w:r>
      <w:ins w:id="1256" w:author="Abraham Isaac Jacob Gajardo Cortez (masterin)" w:date="2020-12-01T20:23:00Z">
        <w:r w:rsidR="00D91514" w:rsidRPr="007673ED">
          <w:rPr>
            <w:rFonts w:ascii="Times New Roman" w:hAnsi="Times New Roman" w:cs="Times New Roman"/>
            <w:sz w:val="20"/>
            <w:szCs w:val="20"/>
            <w:lang w:val="en-GB"/>
            <w:rPrChange w:id="1257" w:author="Abraham Isaac Jacob Gajardo Cortez (masterin)" w:date="2020-12-01T20:56:00Z">
              <w:rPr>
                <w:rFonts w:ascii="Times New Roman" w:hAnsi="Times New Roman" w:cs="Times New Roman"/>
                <w:lang w:val="en-GB"/>
              </w:rPr>
            </w:rPrChange>
          </w:rPr>
          <w:t>and soldiers</w:t>
        </w:r>
      </w:ins>
      <w:ins w:id="1258" w:author="Abraham Isaac Jacob Gajardo Cortez (masterin)" w:date="2020-12-01T20:35:00Z">
        <w:r w:rsidRPr="007673ED">
          <w:rPr>
            <w:rFonts w:ascii="Times New Roman" w:hAnsi="Times New Roman" w:cs="Times New Roman"/>
            <w:sz w:val="20"/>
            <w:szCs w:val="20"/>
            <w:lang w:val="en-GB"/>
            <w:rPrChange w:id="1259" w:author="Abraham Isaac Jacob Gajardo Cortez (masterin)" w:date="2020-12-01T20:56:00Z">
              <w:rPr>
                <w:rFonts w:ascii="Times New Roman" w:hAnsi="Times New Roman" w:cs="Times New Roman"/>
                <w:lang w:val="en-GB"/>
              </w:rPr>
            </w:rPrChange>
          </w:rPr>
          <w:t xml:space="preserve"> resulted in</w:t>
        </w:r>
      </w:ins>
      <w:ins w:id="1260" w:author="Abraham Isaac Jacob Gajardo Cortez (masterin)" w:date="2020-12-01T20:23:00Z">
        <w:r w:rsidR="00D91514" w:rsidRPr="007673ED">
          <w:rPr>
            <w:rFonts w:ascii="Times New Roman" w:hAnsi="Times New Roman" w:cs="Times New Roman"/>
            <w:sz w:val="20"/>
            <w:szCs w:val="20"/>
            <w:lang w:val="en-GB"/>
            <w:rPrChange w:id="1261" w:author="Abraham Isaac Jacob Gajardo Cortez (masterin)" w:date="2020-12-01T20:56:00Z">
              <w:rPr>
                <w:rFonts w:ascii="Times New Roman" w:hAnsi="Times New Roman" w:cs="Times New Roman"/>
                <w:lang w:val="en-GB"/>
              </w:rPr>
            </w:rPrChange>
          </w:rPr>
          <w:t xml:space="preserve"> </w:t>
        </w:r>
      </w:ins>
      <w:del w:id="1262" w:author="Abraham Isaac Jacob Gajardo Cortez (masterin)" w:date="2020-12-01T20:23:00Z">
        <w:r w:rsidR="006509EA" w:rsidRPr="007673ED" w:rsidDel="00D91514">
          <w:rPr>
            <w:rFonts w:ascii="Times New Roman" w:hAnsi="Times New Roman" w:cs="Times New Roman"/>
            <w:sz w:val="20"/>
            <w:szCs w:val="20"/>
            <w:lang w:val="en-GB"/>
            <w:rPrChange w:id="1263" w:author="Abraham Isaac Jacob Gajardo Cortez (masterin)" w:date="2020-12-01T20:56:00Z">
              <w:rPr>
                <w:rFonts w:ascii="Times New Roman" w:hAnsi="Times New Roman" w:cs="Times New Roman"/>
                <w:lang w:val="en-GB"/>
              </w:rPr>
            </w:rPrChange>
          </w:rPr>
          <w:delText xml:space="preserve">resulted in </w:delText>
        </w:r>
      </w:del>
      <w:r w:rsidR="006509EA" w:rsidRPr="007673ED">
        <w:rPr>
          <w:rFonts w:ascii="Times New Roman" w:hAnsi="Times New Roman" w:cs="Times New Roman"/>
          <w:sz w:val="20"/>
          <w:szCs w:val="20"/>
          <w:lang w:val="en-GB"/>
          <w:rPrChange w:id="1264" w:author="Abraham Isaac Jacob Gajardo Cortez (masterin)" w:date="2020-12-01T20:56:00Z">
            <w:rPr>
              <w:rFonts w:ascii="Times New Roman" w:hAnsi="Times New Roman" w:cs="Times New Roman"/>
              <w:lang w:val="en-GB"/>
            </w:rPr>
          </w:rPrChange>
        </w:rPr>
        <w:t>a larger number of severely injured patients requiring hospitalization</w:t>
      </w:r>
      <w:ins w:id="1265" w:author="Abraham Isaac Jacob Gajardo Cortez (masterin)" w:date="2020-12-01T20:36:00Z">
        <w:r w:rsidRPr="007673ED">
          <w:rPr>
            <w:rFonts w:ascii="Times New Roman" w:hAnsi="Times New Roman" w:cs="Times New Roman"/>
            <w:sz w:val="20"/>
            <w:szCs w:val="20"/>
            <w:lang w:val="en-GB"/>
            <w:rPrChange w:id="1266" w:author="Abraham Isaac Jacob Gajardo Cortez (masterin)" w:date="2020-12-01T20:56:00Z">
              <w:rPr>
                <w:rFonts w:ascii="Times New Roman" w:hAnsi="Times New Roman" w:cs="Times New Roman"/>
                <w:lang w:val="en-GB"/>
              </w:rPr>
            </w:rPrChange>
          </w:rPr>
          <w:t xml:space="preserve"> </w:t>
        </w:r>
        <w:r w:rsidRPr="002A2497">
          <w:rPr>
            <w:rFonts w:ascii="Times New Roman" w:hAnsi="Times New Roman" w:cs="Times New Roman"/>
            <w:sz w:val="20"/>
            <w:szCs w:val="20"/>
            <w:highlight w:val="green"/>
            <w:lang w:val="en-GB"/>
            <w:rPrChange w:id="1267" w:author="Andrés González Santa Cruz" w:date="2020-12-05T12:41:00Z">
              <w:rPr>
                <w:rFonts w:ascii="Times New Roman" w:hAnsi="Times New Roman" w:cs="Times New Roman"/>
                <w:lang w:val="en-GB"/>
              </w:rPr>
            </w:rPrChange>
          </w:rPr>
          <w:t>[REF]</w:t>
        </w:r>
      </w:ins>
      <w:r w:rsidR="006509EA" w:rsidRPr="002A2497">
        <w:rPr>
          <w:rFonts w:ascii="Times New Roman" w:hAnsi="Times New Roman" w:cs="Times New Roman"/>
          <w:sz w:val="20"/>
          <w:szCs w:val="20"/>
          <w:highlight w:val="green"/>
          <w:lang w:val="en-GB"/>
          <w:rPrChange w:id="1268" w:author="Andrés González Santa Cruz" w:date="2020-12-05T12:41:00Z">
            <w:rPr>
              <w:rFonts w:ascii="Times New Roman" w:hAnsi="Times New Roman" w:cs="Times New Roman"/>
              <w:lang w:val="en-GB"/>
            </w:rPr>
          </w:rPrChange>
        </w:rPr>
        <w:t>.</w:t>
      </w:r>
      <w:ins w:id="1269" w:author="Abraham Isaac Jacob Gajardo Cortez (masterin)" w:date="2020-12-01T20:36:00Z">
        <w:r w:rsidRPr="007673ED">
          <w:rPr>
            <w:rFonts w:ascii="Times New Roman" w:hAnsi="Times New Roman" w:cs="Times New Roman"/>
            <w:sz w:val="20"/>
            <w:szCs w:val="20"/>
            <w:lang w:val="en-GB"/>
            <w:rPrChange w:id="1270" w:author="Abraham Isaac Jacob Gajardo Cortez (masterin)" w:date="2020-12-01T20:56:00Z">
              <w:rPr>
                <w:rFonts w:ascii="Times New Roman" w:hAnsi="Times New Roman" w:cs="Times New Roman"/>
                <w:lang w:val="en-GB"/>
              </w:rPr>
            </w:rPrChange>
          </w:rPr>
          <w:t xml:space="preserve"> </w:t>
        </w:r>
      </w:ins>
      <w:ins w:id="1271" w:author="Abraham Isaac Jacob Gajardo Cortez (masterin)" w:date="2020-12-01T20:46:00Z">
        <w:r w:rsidR="001472E0" w:rsidRPr="007673ED">
          <w:rPr>
            <w:rFonts w:ascii="Times New Roman" w:hAnsi="Times New Roman" w:cs="Times New Roman"/>
            <w:sz w:val="20"/>
            <w:szCs w:val="20"/>
            <w:lang w:val="en-GB"/>
            <w:rPrChange w:id="1272" w:author="Abraham Isaac Jacob Gajardo Cortez (masterin)" w:date="2020-12-01T20:56:00Z">
              <w:rPr>
                <w:rFonts w:ascii="Times New Roman" w:hAnsi="Times New Roman" w:cs="Times New Roman"/>
                <w:lang w:val="en-GB"/>
              </w:rPr>
            </w:rPrChange>
          </w:rPr>
          <w:t>This is consistent with a previous study th</w:t>
        </w:r>
      </w:ins>
      <w:ins w:id="1273" w:author="Abraham Isaac Jacob Gajardo Cortez (masterin)" w:date="2020-12-01T20:48:00Z">
        <w:r w:rsidR="001472E0" w:rsidRPr="007673ED">
          <w:rPr>
            <w:rFonts w:ascii="Times New Roman" w:hAnsi="Times New Roman" w:cs="Times New Roman"/>
            <w:sz w:val="20"/>
            <w:szCs w:val="20"/>
            <w:lang w:val="en-GB"/>
            <w:rPrChange w:id="1274" w:author="Abraham Isaac Jacob Gajardo Cortez (masterin)" w:date="2020-12-01T20:56:00Z">
              <w:rPr>
                <w:rFonts w:ascii="Times New Roman" w:hAnsi="Times New Roman" w:cs="Times New Roman"/>
                <w:lang w:val="en-GB"/>
              </w:rPr>
            </w:rPrChange>
          </w:rPr>
          <w:t>at</w:t>
        </w:r>
      </w:ins>
      <w:ins w:id="1275" w:author="Abraham Isaac Jacob Gajardo Cortez (masterin)" w:date="2020-12-01T20:46:00Z">
        <w:r w:rsidR="001472E0" w:rsidRPr="007673ED">
          <w:rPr>
            <w:rFonts w:ascii="Times New Roman" w:hAnsi="Times New Roman" w:cs="Times New Roman"/>
            <w:sz w:val="20"/>
            <w:szCs w:val="20"/>
            <w:lang w:val="en-GB"/>
            <w:rPrChange w:id="1276" w:author="Abraham Isaac Jacob Gajardo Cortez (masterin)" w:date="2020-12-01T20:56:00Z">
              <w:rPr>
                <w:rFonts w:ascii="Times New Roman" w:hAnsi="Times New Roman" w:cs="Times New Roman"/>
                <w:lang w:val="en-GB"/>
              </w:rPr>
            </w:rPrChange>
          </w:rPr>
          <w:t xml:space="preserve"> </w:t>
        </w:r>
      </w:ins>
      <w:ins w:id="1277" w:author="Abraham Isaac Jacob Gajardo Cortez (masterin)" w:date="2020-12-01T20:47:00Z">
        <w:r w:rsidR="001472E0" w:rsidRPr="007673ED">
          <w:rPr>
            <w:rFonts w:ascii="Times New Roman" w:hAnsi="Times New Roman" w:cs="Times New Roman"/>
            <w:sz w:val="20"/>
            <w:szCs w:val="20"/>
            <w:lang w:val="en-GB"/>
            <w:rPrChange w:id="1278" w:author="Abraham Isaac Jacob Gajardo Cortez (masterin)" w:date="2020-12-01T20:56:00Z">
              <w:rPr>
                <w:rFonts w:ascii="Times New Roman" w:hAnsi="Times New Roman" w:cs="Times New Roman"/>
                <w:lang w:val="en-GB"/>
              </w:rPr>
            </w:rPrChange>
          </w:rPr>
          <w:t xml:space="preserve">evidenced </w:t>
        </w:r>
      </w:ins>
      <w:ins w:id="1279" w:author="Abraham Isaac Jacob Gajardo Cortez (masterin)" w:date="2020-12-01T20:46:00Z">
        <w:r w:rsidR="001472E0" w:rsidRPr="007673ED">
          <w:rPr>
            <w:rFonts w:ascii="Times New Roman" w:hAnsi="Times New Roman" w:cs="Times New Roman"/>
            <w:sz w:val="20"/>
            <w:szCs w:val="20"/>
            <w:lang w:val="en-GB"/>
            <w:rPrChange w:id="1280" w:author="Abraham Isaac Jacob Gajardo Cortez (masterin)" w:date="2020-12-01T20:56:00Z">
              <w:rPr>
                <w:rFonts w:ascii="Times New Roman" w:hAnsi="Times New Roman" w:cs="Times New Roman"/>
                <w:lang w:val="en-GB"/>
              </w:rPr>
            </w:rPrChange>
          </w:rPr>
          <w:t>an incre</w:t>
        </w:r>
        <w:del w:id="1281" w:author="Andrés González Santa Cruz" w:date="2020-12-03T16:02:00Z">
          <w:r w:rsidR="001472E0" w:rsidRPr="007673ED" w:rsidDel="00D41248">
            <w:rPr>
              <w:rFonts w:ascii="Times New Roman" w:hAnsi="Times New Roman" w:cs="Times New Roman"/>
              <w:sz w:val="20"/>
              <w:szCs w:val="20"/>
              <w:lang w:val="en-GB"/>
              <w:rPrChange w:id="1282" w:author="Abraham Isaac Jacob Gajardo Cortez (masterin)" w:date="2020-12-01T20:56:00Z">
                <w:rPr>
                  <w:rFonts w:ascii="Times New Roman" w:hAnsi="Times New Roman" w:cs="Times New Roman"/>
                  <w:lang w:val="en-GB"/>
                </w:rPr>
              </w:rPrChange>
            </w:rPr>
            <w:delText>a</w:delText>
          </w:r>
        </w:del>
        <w:r w:rsidR="001472E0" w:rsidRPr="007673ED">
          <w:rPr>
            <w:rFonts w:ascii="Times New Roman" w:hAnsi="Times New Roman" w:cs="Times New Roman"/>
            <w:sz w:val="20"/>
            <w:szCs w:val="20"/>
            <w:lang w:val="en-GB"/>
            <w:rPrChange w:id="1283" w:author="Abraham Isaac Jacob Gajardo Cortez (masterin)" w:date="2020-12-01T20:56:00Z">
              <w:rPr>
                <w:rFonts w:ascii="Times New Roman" w:hAnsi="Times New Roman" w:cs="Times New Roman"/>
                <w:lang w:val="en-GB"/>
              </w:rPr>
            </w:rPrChange>
          </w:rPr>
          <w:t xml:space="preserve">ment </w:t>
        </w:r>
        <w:del w:id="1284" w:author="Andrés González Santa Cruz" w:date="2020-12-03T16:02:00Z">
          <w:r w:rsidR="001472E0" w:rsidRPr="007673ED" w:rsidDel="00D41248">
            <w:rPr>
              <w:rFonts w:ascii="Times New Roman" w:hAnsi="Times New Roman" w:cs="Times New Roman"/>
              <w:sz w:val="20"/>
              <w:szCs w:val="20"/>
              <w:lang w:val="en-GB"/>
              <w:rPrChange w:id="1285" w:author="Abraham Isaac Jacob Gajardo Cortez (masterin)" w:date="2020-12-01T20:56:00Z">
                <w:rPr>
                  <w:rFonts w:ascii="Times New Roman" w:hAnsi="Times New Roman" w:cs="Times New Roman"/>
                  <w:lang w:val="en-GB"/>
                </w:rPr>
              </w:rPrChange>
            </w:rPr>
            <w:delText>o</w:delText>
          </w:r>
        </w:del>
      </w:ins>
      <w:ins w:id="1286" w:author="Andrés González Santa Cruz" w:date="2020-12-03T16:02:00Z">
        <w:r w:rsidR="00D41248">
          <w:rPr>
            <w:rFonts w:ascii="Times New Roman" w:hAnsi="Times New Roman" w:cs="Times New Roman"/>
            <w:sz w:val="20"/>
            <w:szCs w:val="20"/>
            <w:lang w:val="en-GB"/>
          </w:rPr>
          <w:t>i</w:t>
        </w:r>
      </w:ins>
      <w:ins w:id="1287" w:author="Abraham Isaac Jacob Gajardo Cortez (masterin)" w:date="2020-12-01T20:46:00Z">
        <w:r w:rsidR="001472E0" w:rsidRPr="007673ED">
          <w:rPr>
            <w:rFonts w:ascii="Times New Roman" w:hAnsi="Times New Roman" w:cs="Times New Roman"/>
            <w:sz w:val="20"/>
            <w:szCs w:val="20"/>
            <w:lang w:val="en-GB"/>
            <w:rPrChange w:id="1288" w:author="Abraham Isaac Jacob Gajardo Cortez (masterin)" w:date="2020-12-01T20:56:00Z">
              <w:rPr>
                <w:rFonts w:ascii="Times New Roman" w:hAnsi="Times New Roman" w:cs="Times New Roman"/>
                <w:lang w:val="en-GB"/>
              </w:rPr>
            </w:rPrChange>
          </w:rPr>
          <w:t xml:space="preserve">n </w:t>
        </w:r>
      </w:ins>
      <w:ins w:id="1289" w:author="Abraham Isaac Jacob Gajardo Cortez (masterin)" w:date="2020-12-01T20:48:00Z">
        <w:r w:rsidR="001472E0" w:rsidRPr="007673ED">
          <w:rPr>
            <w:rFonts w:ascii="Times New Roman" w:hAnsi="Times New Roman" w:cs="Times New Roman"/>
            <w:sz w:val="20"/>
            <w:szCs w:val="20"/>
            <w:lang w:val="en-GB"/>
            <w:rPrChange w:id="1290" w:author="Abraham Isaac Jacob Gajardo Cortez (masterin)" w:date="2020-12-01T20:56:00Z">
              <w:rPr>
                <w:rFonts w:ascii="Times New Roman" w:hAnsi="Times New Roman" w:cs="Times New Roman"/>
                <w:lang w:val="en-GB"/>
              </w:rPr>
            </w:rPrChange>
          </w:rPr>
          <w:t>sever</w:t>
        </w:r>
      </w:ins>
      <w:ins w:id="1291" w:author="Andrés González Santa Cruz" w:date="2020-12-03T16:02:00Z">
        <w:r w:rsidR="00D41248">
          <w:rPr>
            <w:rFonts w:ascii="Times New Roman" w:hAnsi="Times New Roman" w:cs="Times New Roman"/>
            <w:sz w:val="20"/>
            <w:szCs w:val="20"/>
            <w:lang w:val="en-GB"/>
          </w:rPr>
          <w:t>e</w:t>
        </w:r>
      </w:ins>
      <w:ins w:id="1292" w:author="Abraham Isaac Jacob Gajardo Cortez (masterin)" w:date="2020-12-01T20:48:00Z">
        <w:r w:rsidR="001472E0" w:rsidRPr="007673ED">
          <w:rPr>
            <w:rFonts w:ascii="Times New Roman" w:hAnsi="Times New Roman" w:cs="Times New Roman"/>
            <w:sz w:val="20"/>
            <w:szCs w:val="20"/>
            <w:lang w:val="en-GB"/>
            <w:rPrChange w:id="1293" w:author="Abraham Isaac Jacob Gajardo Cortez (masterin)" w:date="2020-12-01T20:56:00Z">
              <w:rPr>
                <w:rFonts w:ascii="Times New Roman" w:hAnsi="Times New Roman" w:cs="Times New Roman"/>
                <w:lang w:val="en-GB"/>
              </w:rPr>
            </w:rPrChange>
          </w:rPr>
          <w:t xml:space="preserve"> </w:t>
        </w:r>
      </w:ins>
      <w:ins w:id="1294" w:author="Abraham Isaac Jacob Gajardo Cortez (masterin)" w:date="2020-12-01T20:47:00Z">
        <w:r w:rsidR="001472E0" w:rsidRPr="007673ED">
          <w:rPr>
            <w:rFonts w:ascii="Times New Roman" w:hAnsi="Times New Roman" w:cs="Times New Roman"/>
            <w:sz w:val="20"/>
            <w:szCs w:val="20"/>
            <w:lang w:val="en-GB"/>
            <w:rPrChange w:id="1295" w:author="Abraham Isaac Jacob Gajardo Cortez (masterin)" w:date="2020-12-01T20:56:00Z">
              <w:rPr>
                <w:rFonts w:ascii="Times New Roman" w:hAnsi="Times New Roman" w:cs="Times New Roman"/>
                <w:lang w:val="en-GB"/>
              </w:rPr>
            </w:rPrChange>
          </w:rPr>
          <w:t>ocular trauma by kinetic impact projectiles during this period</w:t>
        </w:r>
      </w:ins>
      <w:ins w:id="1296" w:author="Abraham Isaac Jacob Gajardo Cortez (masterin)" w:date="2020-12-01T20:48:00Z">
        <w:r w:rsidR="001472E0" w:rsidRPr="007673ED">
          <w:rPr>
            <w:rFonts w:ascii="Times New Roman" w:hAnsi="Times New Roman" w:cs="Times New Roman"/>
            <w:sz w:val="20"/>
            <w:szCs w:val="20"/>
            <w:lang w:val="en-GB"/>
            <w:rPrChange w:id="1297" w:author="Abraham Isaac Jacob Gajardo Cortez (masterin)" w:date="2020-12-01T20:56:00Z">
              <w:rPr>
                <w:rFonts w:ascii="Times New Roman" w:hAnsi="Times New Roman" w:cs="Times New Roman"/>
                <w:lang w:val="en-GB"/>
              </w:rPr>
            </w:rPrChange>
          </w:rPr>
          <w:t xml:space="preserve"> </w:t>
        </w:r>
        <w:r w:rsidR="001472E0" w:rsidRPr="002A2497">
          <w:rPr>
            <w:rFonts w:ascii="Times New Roman" w:hAnsi="Times New Roman" w:cs="Times New Roman"/>
            <w:sz w:val="20"/>
            <w:szCs w:val="20"/>
            <w:highlight w:val="green"/>
            <w:lang w:val="en-GB"/>
            <w:rPrChange w:id="1298" w:author="Andrés González Santa Cruz" w:date="2020-12-05T12:41:00Z">
              <w:rPr>
                <w:rFonts w:ascii="Times New Roman" w:hAnsi="Times New Roman" w:cs="Times New Roman"/>
                <w:lang w:val="en-GB"/>
              </w:rPr>
            </w:rPrChange>
          </w:rPr>
          <w:t>[REF]</w:t>
        </w:r>
      </w:ins>
      <w:ins w:id="1299" w:author="Abraham Isaac Jacob Gajardo Cortez (masterin)" w:date="2020-12-01T20:47:00Z">
        <w:r w:rsidR="001472E0" w:rsidRPr="002A2497">
          <w:rPr>
            <w:rFonts w:ascii="Times New Roman" w:hAnsi="Times New Roman" w:cs="Times New Roman"/>
            <w:sz w:val="20"/>
            <w:szCs w:val="20"/>
            <w:highlight w:val="green"/>
            <w:lang w:val="en-GB"/>
            <w:rPrChange w:id="1300" w:author="Andrés González Santa Cruz" w:date="2020-12-05T12:41:00Z">
              <w:rPr>
                <w:rFonts w:ascii="Times New Roman" w:hAnsi="Times New Roman" w:cs="Times New Roman"/>
                <w:lang w:val="en-GB"/>
              </w:rPr>
            </w:rPrChange>
          </w:rPr>
          <w:t>.</w:t>
        </w:r>
      </w:ins>
      <w:r w:rsidR="00745689" w:rsidRPr="007673ED">
        <w:rPr>
          <w:rFonts w:ascii="Times New Roman" w:hAnsi="Times New Roman" w:cs="Times New Roman"/>
          <w:sz w:val="20"/>
          <w:szCs w:val="20"/>
          <w:lang w:val="en-GB"/>
          <w:rPrChange w:id="1301" w:author="Abraham Isaac Jacob Gajardo Cortez (masterin)" w:date="2020-12-01T20:56:00Z">
            <w:rPr>
              <w:rFonts w:ascii="Times New Roman" w:hAnsi="Times New Roman" w:cs="Times New Roman"/>
              <w:lang w:val="en-GB"/>
            </w:rPr>
          </w:rPrChange>
        </w:rPr>
        <w:t xml:space="preserve"> However, other explanations cannot be rejected at this point. </w:t>
      </w:r>
      <w:r w:rsidR="007570FD" w:rsidRPr="007673ED">
        <w:rPr>
          <w:rFonts w:ascii="Times New Roman" w:hAnsi="Times New Roman" w:cs="Times New Roman"/>
          <w:sz w:val="20"/>
          <w:szCs w:val="20"/>
          <w:lang w:val="en-GB"/>
          <w:rPrChange w:id="1302" w:author="Abraham Isaac Jacob Gajardo Cortez (masterin)" w:date="2020-12-01T20:56:00Z">
            <w:rPr>
              <w:rFonts w:ascii="Times New Roman" w:hAnsi="Times New Roman" w:cs="Times New Roman"/>
              <w:lang w:val="en-GB"/>
            </w:rPr>
          </w:rPrChange>
        </w:rPr>
        <w:t>For example, t</w:t>
      </w:r>
      <w:r w:rsidR="00745689" w:rsidRPr="007673ED">
        <w:rPr>
          <w:rFonts w:ascii="Times New Roman" w:hAnsi="Times New Roman" w:cs="Times New Roman"/>
          <w:sz w:val="20"/>
          <w:szCs w:val="20"/>
          <w:lang w:val="en-GB"/>
          <w:rPrChange w:id="1303" w:author="Abraham Isaac Jacob Gajardo Cortez (masterin)" w:date="2020-12-01T20:56:00Z">
            <w:rPr>
              <w:rFonts w:ascii="Times New Roman" w:hAnsi="Times New Roman" w:cs="Times New Roman"/>
              <w:lang w:val="en-GB"/>
            </w:rPr>
          </w:rPrChange>
        </w:rPr>
        <w:t xml:space="preserve">hese shifts may </w:t>
      </w:r>
      <w:r w:rsidR="007570FD" w:rsidRPr="007673ED">
        <w:rPr>
          <w:rFonts w:ascii="Times New Roman" w:hAnsi="Times New Roman" w:cs="Times New Roman"/>
          <w:sz w:val="20"/>
          <w:szCs w:val="20"/>
          <w:lang w:val="en-GB"/>
          <w:rPrChange w:id="1304" w:author="Abraham Isaac Jacob Gajardo Cortez (masterin)" w:date="2020-12-01T20:56:00Z">
            <w:rPr>
              <w:rFonts w:ascii="Times New Roman" w:hAnsi="Times New Roman" w:cs="Times New Roman"/>
              <w:lang w:val="en-GB"/>
            </w:rPr>
          </w:rPrChange>
        </w:rPr>
        <w:t xml:space="preserve">also </w:t>
      </w:r>
      <w:r w:rsidR="00745689" w:rsidRPr="007673ED">
        <w:rPr>
          <w:rFonts w:ascii="Times New Roman" w:hAnsi="Times New Roman" w:cs="Times New Roman"/>
          <w:sz w:val="20"/>
          <w:szCs w:val="20"/>
          <w:lang w:val="en-GB"/>
          <w:rPrChange w:id="1305" w:author="Abraham Isaac Jacob Gajardo Cortez (masterin)" w:date="2020-12-01T20:56:00Z">
            <w:rPr>
              <w:rFonts w:ascii="Times New Roman" w:hAnsi="Times New Roman" w:cs="Times New Roman"/>
              <w:lang w:val="en-GB"/>
            </w:rPr>
          </w:rPrChange>
        </w:rPr>
        <w:t xml:space="preserve">be due to a similar reason as the reduction in emergency services utilization. </w:t>
      </w:r>
      <w:r w:rsidR="00E139C0" w:rsidRPr="007673ED">
        <w:rPr>
          <w:rFonts w:ascii="Times New Roman" w:hAnsi="Times New Roman" w:cs="Times New Roman"/>
          <w:sz w:val="20"/>
          <w:szCs w:val="20"/>
          <w:lang w:val="en-GB"/>
          <w:rPrChange w:id="1306" w:author="Abraham Isaac Jacob Gajardo Cortez (masterin)" w:date="2020-12-01T20:56:00Z">
            <w:rPr>
              <w:rFonts w:ascii="Times New Roman" w:hAnsi="Times New Roman" w:cs="Times New Roman"/>
              <w:lang w:val="en-GB"/>
            </w:rPr>
          </w:rPrChange>
        </w:rPr>
        <w:t>Patients may be avoiding care they need to resolve minor health issues, but in turn</w:t>
      </w:r>
      <w:ins w:id="1307" w:author="Andrés González Santa Cruz" w:date="2020-12-05T12:42:00Z">
        <w:r w:rsidR="002A2497">
          <w:rPr>
            <w:rFonts w:ascii="Times New Roman" w:hAnsi="Times New Roman" w:cs="Times New Roman"/>
            <w:sz w:val="20"/>
            <w:szCs w:val="20"/>
            <w:lang w:val="en-GB"/>
          </w:rPr>
          <w:t>,</w:t>
        </w:r>
      </w:ins>
      <w:r w:rsidR="00E139C0" w:rsidRPr="007673ED">
        <w:rPr>
          <w:rFonts w:ascii="Times New Roman" w:hAnsi="Times New Roman" w:cs="Times New Roman"/>
          <w:sz w:val="20"/>
          <w:szCs w:val="20"/>
          <w:lang w:val="en-GB"/>
          <w:rPrChange w:id="1308" w:author="Abraham Isaac Jacob Gajardo Cortez (masterin)" w:date="2020-12-01T20:56:00Z">
            <w:rPr>
              <w:rFonts w:ascii="Times New Roman" w:hAnsi="Times New Roman" w:cs="Times New Roman"/>
              <w:lang w:val="en-GB"/>
            </w:rPr>
          </w:rPrChange>
        </w:rPr>
        <w:t xml:space="preserve"> the health issues become worse until the patient must be hospitalized with what is now a severe medical </w:t>
      </w:r>
      <w:r w:rsidR="00881685" w:rsidRPr="007673ED">
        <w:rPr>
          <w:rFonts w:ascii="Times New Roman" w:hAnsi="Times New Roman" w:cs="Times New Roman"/>
          <w:sz w:val="20"/>
          <w:szCs w:val="20"/>
          <w:lang w:val="en-GB"/>
          <w:rPrChange w:id="1309" w:author="Abraham Isaac Jacob Gajardo Cortez (masterin)" w:date="2020-12-01T20:56:00Z">
            <w:rPr>
              <w:rFonts w:ascii="Times New Roman" w:hAnsi="Times New Roman" w:cs="Times New Roman"/>
              <w:lang w:val="en-GB"/>
            </w:rPr>
          </w:rPrChange>
        </w:rPr>
        <w:t>case</w:t>
      </w:r>
      <w:ins w:id="1310" w:author="Abraham Isaac Jacob Gajardo Cortez (masterin)" w:date="2020-12-01T20:36:00Z">
        <w:r w:rsidRPr="007673ED">
          <w:rPr>
            <w:rFonts w:ascii="Times New Roman" w:hAnsi="Times New Roman" w:cs="Times New Roman"/>
            <w:sz w:val="20"/>
            <w:szCs w:val="20"/>
            <w:lang w:val="en-GB"/>
            <w:rPrChange w:id="1311" w:author="Abraham Isaac Jacob Gajardo Cortez (masterin)" w:date="2020-12-01T20:56:00Z">
              <w:rPr>
                <w:rFonts w:ascii="Times New Roman" w:hAnsi="Times New Roman" w:cs="Times New Roman"/>
                <w:lang w:val="en-GB"/>
              </w:rPr>
            </w:rPrChange>
          </w:rPr>
          <w:t xml:space="preserve"> </w:t>
        </w:r>
        <w:r w:rsidRPr="002A2497">
          <w:rPr>
            <w:rFonts w:ascii="Times New Roman" w:hAnsi="Times New Roman" w:cs="Times New Roman"/>
            <w:sz w:val="20"/>
            <w:szCs w:val="20"/>
            <w:highlight w:val="green"/>
            <w:lang w:val="en-GB"/>
            <w:rPrChange w:id="1312" w:author="Andrés González Santa Cruz" w:date="2020-12-05T12:42:00Z">
              <w:rPr>
                <w:rFonts w:ascii="Times New Roman" w:hAnsi="Times New Roman" w:cs="Times New Roman"/>
                <w:lang w:val="en-GB"/>
              </w:rPr>
            </w:rPrChange>
          </w:rPr>
          <w:t>[REF]</w:t>
        </w:r>
      </w:ins>
      <w:r w:rsidR="00881685" w:rsidRPr="002A2497">
        <w:rPr>
          <w:rFonts w:ascii="Times New Roman" w:hAnsi="Times New Roman" w:cs="Times New Roman"/>
          <w:sz w:val="20"/>
          <w:szCs w:val="20"/>
          <w:highlight w:val="green"/>
          <w:lang w:val="en-GB"/>
          <w:rPrChange w:id="1313" w:author="Andrés González Santa Cruz" w:date="2020-12-05T12:42:00Z">
            <w:rPr>
              <w:rFonts w:ascii="Times New Roman" w:hAnsi="Times New Roman" w:cs="Times New Roman"/>
              <w:lang w:val="en-GB"/>
            </w:rPr>
          </w:rPrChange>
        </w:rPr>
        <w:t>.</w:t>
      </w:r>
      <w:ins w:id="1314" w:author="Abraham Isaac Jacob Gajardo Cortez (masterin)" w:date="2020-12-01T20:36:00Z">
        <w:r w:rsidRPr="007673ED">
          <w:rPr>
            <w:rFonts w:ascii="Times New Roman" w:hAnsi="Times New Roman" w:cs="Times New Roman"/>
            <w:sz w:val="20"/>
            <w:szCs w:val="20"/>
            <w:lang w:val="en-GB"/>
            <w:rPrChange w:id="1315" w:author="Abraham Isaac Jacob Gajardo Cortez (masterin)" w:date="2020-12-01T20:56:00Z">
              <w:rPr>
                <w:rFonts w:ascii="Times New Roman" w:hAnsi="Times New Roman" w:cs="Times New Roman"/>
                <w:lang w:val="en-GB"/>
              </w:rPr>
            </w:rPrChange>
          </w:rPr>
          <w:t xml:space="preserve"> </w:t>
        </w:r>
      </w:ins>
      <w:ins w:id="1316" w:author="Abraham Isaac Jacob Gajardo Cortez (masterin)" w:date="2020-12-01T20:37:00Z">
        <w:r w:rsidRPr="007673ED">
          <w:rPr>
            <w:rFonts w:ascii="Times New Roman" w:hAnsi="Times New Roman" w:cs="Times New Roman"/>
            <w:sz w:val="20"/>
            <w:szCs w:val="20"/>
            <w:lang w:val="en-GB"/>
            <w:rPrChange w:id="1317" w:author="Abraham Isaac Jacob Gajardo Cortez (masterin)" w:date="2020-12-01T20:56:00Z">
              <w:rPr>
                <w:rFonts w:ascii="Times New Roman" w:hAnsi="Times New Roman" w:cs="Times New Roman"/>
                <w:lang w:val="en-GB"/>
              </w:rPr>
            </w:rPrChange>
          </w:rPr>
          <w:t>Anyway, w</w:t>
        </w:r>
      </w:ins>
      <w:ins w:id="1318" w:author="Andrés González Santa Cruz" w:date="2020-12-05T12:42:00Z">
        <w:r w:rsidR="002A2497">
          <w:rPr>
            <w:rFonts w:ascii="Times New Roman" w:hAnsi="Times New Roman" w:cs="Times New Roman"/>
            <w:sz w:val="20"/>
            <w:szCs w:val="20"/>
            <w:lang w:val="en-GB"/>
          </w:rPr>
          <w:t>h</w:t>
        </w:r>
      </w:ins>
      <w:ins w:id="1319" w:author="Abraham Isaac Jacob Gajardo Cortez (masterin)" w:date="2020-12-01T20:37:00Z">
        <w:r w:rsidRPr="007673ED">
          <w:rPr>
            <w:rFonts w:ascii="Times New Roman" w:hAnsi="Times New Roman" w:cs="Times New Roman"/>
            <w:sz w:val="20"/>
            <w:szCs w:val="20"/>
            <w:lang w:val="en-GB"/>
            <w:rPrChange w:id="1320" w:author="Abraham Isaac Jacob Gajardo Cortez (masterin)" w:date="2020-12-01T20:56:00Z">
              <w:rPr>
                <w:rFonts w:ascii="Times New Roman" w:hAnsi="Times New Roman" w:cs="Times New Roman"/>
                <w:lang w:val="en-GB"/>
              </w:rPr>
            </w:rPrChange>
          </w:rPr>
          <w:t xml:space="preserve">ether </w:t>
        </w:r>
      </w:ins>
      <w:ins w:id="1321" w:author="Abraham Isaac Jacob Gajardo Cortez (masterin)" w:date="2020-12-01T20:38:00Z">
        <w:r w:rsidRPr="007673ED">
          <w:rPr>
            <w:rFonts w:ascii="Times New Roman" w:hAnsi="Times New Roman" w:cs="Times New Roman"/>
            <w:sz w:val="20"/>
            <w:szCs w:val="20"/>
            <w:lang w:val="en-GB"/>
            <w:rPrChange w:id="1322" w:author="Abraham Isaac Jacob Gajardo Cortez (masterin)" w:date="2020-12-01T20:56:00Z">
              <w:rPr>
                <w:rFonts w:ascii="Times New Roman" w:hAnsi="Times New Roman" w:cs="Times New Roman"/>
                <w:lang w:val="en-GB"/>
              </w:rPr>
            </w:rPrChange>
          </w:rPr>
          <w:t xml:space="preserve">the observed increase in disease severity was by crowd-control techniques in confrontations or by a later consultation, </w:t>
        </w:r>
        <w:commentRangeStart w:id="1323"/>
        <w:del w:id="1324" w:author="Andrés González Santa Cruz" w:date="2020-12-05T12:42:00Z">
          <w:r w:rsidRPr="007673ED" w:rsidDel="002A2497">
            <w:rPr>
              <w:rFonts w:ascii="Times New Roman" w:hAnsi="Times New Roman" w:cs="Times New Roman"/>
              <w:sz w:val="20"/>
              <w:szCs w:val="20"/>
              <w:lang w:val="en-GB"/>
              <w:rPrChange w:id="1325" w:author="Abraham Isaac Jacob Gajardo Cortez (masterin)" w:date="2020-12-01T20:56:00Z">
                <w:rPr>
                  <w:rFonts w:ascii="Times New Roman" w:hAnsi="Times New Roman" w:cs="Times New Roman"/>
                  <w:lang w:val="en-GB"/>
                </w:rPr>
              </w:rPrChange>
            </w:rPr>
            <w:delText xml:space="preserve">the </w:delText>
          </w:r>
        </w:del>
      </w:ins>
      <w:ins w:id="1326" w:author="Abraham Isaac Jacob Gajardo Cortez (masterin)" w:date="2020-12-01T20:39:00Z">
        <w:del w:id="1327" w:author="Andrés González Santa Cruz" w:date="2020-12-05T12:42:00Z">
          <w:r w:rsidRPr="007673ED" w:rsidDel="002A2497">
            <w:rPr>
              <w:rFonts w:ascii="Times New Roman" w:hAnsi="Times New Roman" w:cs="Times New Roman"/>
              <w:sz w:val="20"/>
              <w:szCs w:val="20"/>
              <w:lang w:val="en-GB"/>
              <w:rPrChange w:id="1328" w:author="Abraham Isaac Jacob Gajardo Cortez (masterin)" w:date="2020-12-01T20:56:00Z">
                <w:rPr>
                  <w:rFonts w:ascii="Times New Roman" w:hAnsi="Times New Roman" w:cs="Times New Roman"/>
                  <w:lang w:val="en-GB"/>
                </w:rPr>
              </w:rPrChange>
            </w:rPr>
            <w:delText>effect was confirmed by our sensitivity analysis</w:delText>
          </w:r>
        </w:del>
      </w:ins>
      <w:ins w:id="1329" w:author="Andrés González Santa Cruz" w:date="2020-12-05T12:42:00Z">
        <w:r w:rsidR="002A2497">
          <w:rPr>
            <w:rFonts w:ascii="Times New Roman" w:hAnsi="Times New Roman" w:cs="Times New Roman"/>
            <w:sz w:val="20"/>
            <w:szCs w:val="20"/>
            <w:lang w:val="en-GB"/>
          </w:rPr>
          <w:t xml:space="preserve">our sensitivity analysis confirmed </w:t>
        </w:r>
      </w:ins>
      <w:ins w:id="1330" w:author="Andrés González Santa Cruz" w:date="2020-12-05T12:43:00Z">
        <w:r w:rsidR="002A2497">
          <w:rPr>
            <w:rFonts w:ascii="Times New Roman" w:hAnsi="Times New Roman" w:cs="Times New Roman"/>
            <w:sz w:val="20"/>
            <w:szCs w:val="20"/>
            <w:lang w:val="en-GB"/>
          </w:rPr>
          <w:t>changes in these numbers</w:t>
        </w:r>
      </w:ins>
      <w:ins w:id="1331" w:author="Abraham Isaac Jacob Gajardo Cortez (masterin)" w:date="2020-12-01T20:39:00Z">
        <w:r w:rsidRPr="007673ED">
          <w:rPr>
            <w:rFonts w:ascii="Times New Roman" w:hAnsi="Times New Roman" w:cs="Times New Roman"/>
            <w:sz w:val="20"/>
            <w:szCs w:val="20"/>
            <w:lang w:val="en-GB"/>
            <w:rPrChange w:id="1332" w:author="Abraham Isaac Jacob Gajardo Cortez (masterin)" w:date="2020-12-01T20:56:00Z">
              <w:rPr>
                <w:rFonts w:ascii="Times New Roman" w:hAnsi="Times New Roman" w:cs="Times New Roman"/>
                <w:lang w:val="en-GB"/>
              </w:rPr>
            </w:rPrChange>
          </w:rPr>
          <w:t xml:space="preserve">. Furthermore, days with larger unrest </w:t>
        </w:r>
        <w:del w:id="1333" w:author="Andrés González Santa Cruz" w:date="2020-12-05T12:43:00Z">
          <w:r w:rsidRPr="007673ED" w:rsidDel="002A2497">
            <w:rPr>
              <w:rFonts w:ascii="Times New Roman" w:hAnsi="Times New Roman" w:cs="Times New Roman"/>
              <w:sz w:val="20"/>
              <w:szCs w:val="20"/>
              <w:lang w:val="en-GB"/>
              <w:rPrChange w:id="1334" w:author="Abraham Isaac Jacob Gajardo Cortez (masterin)" w:date="2020-12-01T20:56:00Z">
                <w:rPr>
                  <w:rFonts w:ascii="Times New Roman" w:hAnsi="Times New Roman" w:cs="Times New Roman"/>
                  <w:lang w:val="en-GB"/>
                </w:rPr>
              </w:rPrChange>
            </w:rPr>
            <w:delText>showed a</w:delText>
          </w:r>
        </w:del>
      </w:ins>
      <w:ins w:id="1335" w:author="Abraham Isaac Jacob Gajardo Cortez (masterin)" w:date="2020-12-01T20:40:00Z">
        <w:del w:id="1336" w:author="Andrés González Santa Cruz" w:date="2020-12-05T12:43:00Z">
          <w:r w:rsidRPr="007673ED" w:rsidDel="002A2497">
            <w:rPr>
              <w:rFonts w:ascii="Times New Roman" w:hAnsi="Times New Roman" w:cs="Times New Roman"/>
              <w:sz w:val="20"/>
              <w:szCs w:val="20"/>
              <w:lang w:val="en-GB"/>
              <w:rPrChange w:id="1337" w:author="Abraham Isaac Jacob Gajardo Cortez (masterin)" w:date="2020-12-01T20:56:00Z">
                <w:rPr>
                  <w:rFonts w:ascii="Times New Roman" w:hAnsi="Times New Roman" w:cs="Times New Roman"/>
                  <w:lang w:val="en-GB"/>
                </w:rPr>
              </w:rPrChange>
            </w:rPr>
            <w:delText>lso</w:delText>
          </w:r>
        </w:del>
      </w:ins>
      <w:ins w:id="1338" w:author="Andrés González Santa Cruz" w:date="2020-12-05T12:43:00Z">
        <w:r w:rsidR="002A2497">
          <w:rPr>
            <w:rFonts w:ascii="Times New Roman" w:hAnsi="Times New Roman" w:cs="Times New Roman"/>
            <w:sz w:val="20"/>
            <w:szCs w:val="20"/>
            <w:lang w:val="en-GB"/>
          </w:rPr>
          <w:t>also showed</w:t>
        </w:r>
      </w:ins>
      <w:ins w:id="1339" w:author="Abraham Isaac Jacob Gajardo Cortez (masterin)" w:date="2020-12-01T20:40:00Z">
        <w:r w:rsidRPr="007673ED">
          <w:rPr>
            <w:rFonts w:ascii="Times New Roman" w:hAnsi="Times New Roman" w:cs="Times New Roman"/>
            <w:sz w:val="20"/>
            <w:szCs w:val="20"/>
            <w:lang w:val="en-GB"/>
            <w:rPrChange w:id="1340" w:author="Abraham Isaac Jacob Gajardo Cortez (masterin)" w:date="2020-12-01T20:56:00Z">
              <w:rPr>
                <w:rFonts w:ascii="Times New Roman" w:hAnsi="Times New Roman" w:cs="Times New Roman"/>
                <w:lang w:val="en-GB"/>
              </w:rPr>
            </w:rPrChange>
          </w:rPr>
          <w:t xml:space="preserve"> a higher number of hospitalizations.</w:t>
        </w:r>
      </w:ins>
      <w:ins w:id="1341" w:author="Abraham Isaac Jacob Gajardo Cortez (masterin)" w:date="2020-12-01T20:39:00Z">
        <w:r w:rsidRPr="007673ED">
          <w:rPr>
            <w:rFonts w:ascii="Times New Roman" w:hAnsi="Times New Roman" w:cs="Times New Roman"/>
            <w:sz w:val="20"/>
            <w:szCs w:val="20"/>
            <w:lang w:val="en-GB"/>
            <w:rPrChange w:id="1342" w:author="Abraham Isaac Jacob Gajardo Cortez (masterin)" w:date="2020-12-01T20:56:00Z">
              <w:rPr>
                <w:rFonts w:ascii="Times New Roman" w:hAnsi="Times New Roman" w:cs="Times New Roman"/>
                <w:lang w:val="en-GB"/>
              </w:rPr>
            </w:rPrChange>
          </w:rPr>
          <w:t xml:space="preserve"> </w:t>
        </w:r>
      </w:ins>
      <w:commentRangeEnd w:id="1323"/>
      <w:ins w:id="1343" w:author="Abraham Isaac Jacob Gajardo Cortez (masterin)" w:date="2020-12-01T20:40:00Z">
        <w:r w:rsidRPr="007673ED">
          <w:rPr>
            <w:rStyle w:val="Refdecomentario"/>
            <w:rFonts w:ascii="Times New Roman" w:hAnsi="Times New Roman" w:cs="Times New Roman"/>
            <w:sz w:val="20"/>
            <w:szCs w:val="20"/>
            <w:rPrChange w:id="1344" w:author="Abraham Isaac Jacob Gajardo Cortez (masterin)" w:date="2020-12-01T20:56:00Z">
              <w:rPr>
                <w:rStyle w:val="Refdecomentario"/>
              </w:rPr>
            </w:rPrChange>
          </w:rPr>
          <w:commentReference w:id="1323"/>
        </w:r>
      </w:ins>
    </w:p>
    <w:p w14:paraId="220AD61F" w14:textId="77777777" w:rsidR="002E79DD" w:rsidRPr="007673ED" w:rsidRDefault="002E79DD">
      <w:pPr>
        <w:spacing w:line="360" w:lineRule="auto"/>
        <w:ind w:firstLine="720"/>
        <w:jc w:val="both"/>
        <w:rPr>
          <w:rFonts w:ascii="Times New Roman" w:hAnsi="Times New Roman" w:cs="Times New Roman"/>
          <w:sz w:val="20"/>
          <w:szCs w:val="20"/>
          <w:lang w:val="en-GB"/>
          <w:rPrChange w:id="1345" w:author="Abraham Isaac Jacob Gajardo Cortez (masterin)" w:date="2020-12-01T20:56:00Z">
            <w:rPr>
              <w:rFonts w:ascii="Times New Roman" w:hAnsi="Times New Roman" w:cs="Times New Roman"/>
              <w:lang w:val="en-GB"/>
            </w:rPr>
          </w:rPrChange>
        </w:rPr>
        <w:pPrChange w:id="1346" w:author="Abraham Isaac Jacob Gajardo Cortez (masterin)" w:date="2020-12-01T20:56:00Z">
          <w:pPr>
            <w:spacing w:line="240" w:lineRule="auto"/>
            <w:jc w:val="both"/>
          </w:pPr>
        </w:pPrChange>
      </w:pPr>
    </w:p>
    <w:p w14:paraId="5EB5B431" w14:textId="23155545" w:rsidR="00570BF8" w:rsidRPr="007673ED" w:rsidRDefault="009F0EB6">
      <w:pPr>
        <w:spacing w:line="360" w:lineRule="auto"/>
        <w:jc w:val="both"/>
        <w:rPr>
          <w:rFonts w:ascii="Times New Roman" w:hAnsi="Times New Roman" w:cs="Times New Roman"/>
          <w:i/>
          <w:iCs/>
          <w:sz w:val="20"/>
          <w:szCs w:val="20"/>
          <w:lang w:val="en-GB"/>
          <w:rPrChange w:id="1347" w:author="Abraham Isaac Jacob Gajardo Cortez (masterin)" w:date="2020-12-01T20:56:00Z">
            <w:rPr>
              <w:rFonts w:ascii="Times New Roman" w:hAnsi="Times New Roman" w:cs="Times New Roman"/>
              <w:i/>
              <w:iCs/>
              <w:lang w:val="en-GB"/>
            </w:rPr>
          </w:rPrChange>
        </w:rPr>
        <w:pPrChange w:id="1348" w:author="Abraham Isaac Jacob Gajardo Cortez (masterin)" w:date="2020-12-01T20:56:00Z">
          <w:pPr>
            <w:spacing w:line="240" w:lineRule="auto"/>
            <w:jc w:val="both"/>
          </w:pPr>
        </w:pPrChange>
      </w:pPr>
      <w:r w:rsidRPr="007673ED">
        <w:rPr>
          <w:rFonts w:ascii="Times New Roman" w:hAnsi="Times New Roman" w:cs="Times New Roman"/>
          <w:i/>
          <w:iCs/>
          <w:sz w:val="20"/>
          <w:szCs w:val="20"/>
          <w:lang w:val="en-GB"/>
          <w:rPrChange w:id="1349" w:author="Abraham Isaac Jacob Gajardo Cortez (masterin)" w:date="2020-12-01T20:56:00Z">
            <w:rPr>
              <w:rFonts w:ascii="Times New Roman" w:hAnsi="Times New Roman" w:cs="Times New Roman"/>
              <w:i/>
              <w:iCs/>
              <w:lang w:val="en-GB"/>
            </w:rPr>
          </w:rPrChange>
        </w:rPr>
        <w:t>Implications</w:t>
      </w:r>
    </w:p>
    <w:p w14:paraId="2D56D2E3" w14:textId="2501B358" w:rsidR="00234460" w:rsidRPr="007673ED" w:rsidRDefault="00AA4229">
      <w:pPr>
        <w:spacing w:line="360" w:lineRule="auto"/>
        <w:ind w:firstLine="720"/>
        <w:jc w:val="both"/>
        <w:rPr>
          <w:ins w:id="1350" w:author="Abraham Isaac Jacob Gajardo Cortez (masterin)" w:date="2020-12-01T20:40:00Z"/>
          <w:rFonts w:ascii="Times New Roman" w:hAnsi="Times New Roman" w:cs="Times New Roman"/>
          <w:sz w:val="20"/>
          <w:szCs w:val="20"/>
          <w:lang w:val="en-GB"/>
          <w:rPrChange w:id="1351" w:author="Abraham Isaac Jacob Gajardo Cortez (masterin)" w:date="2020-12-01T20:56:00Z">
            <w:rPr>
              <w:ins w:id="1352" w:author="Abraham Isaac Jacob Gajardo Cortez (masterin)" w:date="2020-12-01T20:40:00Z"/>
              <w:rFonts w:ascii="Times New Roman" w:hAnsi="Times New Roman" w:cs="Times New Roman"/>
              <w:lang w:val="en-GB"/>
            </w:rPr>
          </w:rPrChange>
        </w:rPr>
        <w:pPrChange w:id="1353" w:author="Abraham Isaac Jacob Gajardo Cortez (masterin)" w:date="2020-12-01T20:56:00Z">
          <w:pPr>
            <w:spacing w:line="240" w:lineRule="auto"/>
            <w:ind w:firstLine="720"/>
            <w:jc w:val="both"/>
          </w:pPr>
        </w:pPrChange>
      </w:pPr>
      <w:r w:rsidRPr="007673ED">
        <w:rPr>
          <w:rFonts w:ascii="Times New Roman" w:hAnsi="Times New Roman" w:cs="Times New Roman"/>
          <w:sz w:val="20"/>
          <w:szCs w:val="20"/>
          <w:lang w:val="en-GB"/>
          <w:rPrChange w:id="1354" w:author="Abraham Isaac Jacob Gajardo Cortez (masterin)" w:date="2020-12-01T20:56:00Z">
            <w:rPr>
              <w:rFonts w:ascii="Times New Roman" w:hAnsi="Times New Roman" w:cs="Times New Roman"/>
              <w:lang w:val="en-GB"/>
            </w:rPr>
          </w:rPrChange>
        </w:rPr>
        <w:t>Th</w:t>
      </w:r>
      <w:del w:id="1355" w:author="Andrés González Santa Cruz" w:date="2020-12-05T12:43:00Z">
        <w:r w:rsidRPr="007673ED" w:rsidDel="002A2497">
          <w:rPr>
            <w:rFonts w:ascii="Times New Roman" w:hAnsi="Times New Roman" w:cs="Times New Roman"/>
            <w:sz w:val="20"/>
            <w:szCs w:val="20"/>
            <w:lang w:val="en-GB"/>
            <w:rPrChange w:id="1356" w:author="Abraham Isaac Jacob Gajardo Cortez (masterin)" w:date="2020-12-01T20:56:00Z">
              <w:rPr>
                <w:rFonts w:ascii="Times New Roman" w:hAnsi="Times New Roman" w:cs="Times New Roman"/>
                <w:lang w:val="en-GB"/>
              </w:rPr>
            </w:rPrChange>
          </w:rPr>
          <w:delText>e results of this study</w:delText>
        </w:r>
      </w:del>
      <w:ins w:id="1357" w:author="Andrés González Santa Cruz" w:date="2020-12-05T12:43:00Z">
        <w:r w:rsidR="002A2497">
          <w:rPr>
            <w:rFonts w:ascii="Times New Roman" w:hAnsi="Times New Roman" w:cs="Times New Roman"/>
            <w:sz w:val="20"/>
            <w:szCs w:val="20"/>
            <w:lang w:val="en-GB"/>
          </w:rPr>
          <w:t>is study's results</w:t>
        </w:r>
      </w:ins>
      <w:r w:rsidRPr="007673ED">
        <w:rPr>
          <w:rFonts w:ascii="Times New Roman" w:hAnsi="Times New Roman" w:cs="Times New Roman"/>
          <w:sz w:val="20"/>
          <w:szCs w:val="20"/>
          <w:lang w:val="en-GB"/>
          <w:rPrChange w:id="1358" w:author="Abraham Isaac Jacob Gajardo Cortez (masterin)" w:date="2020-12-01T20:56:00Z">
            <w:rPr>
              <w:rFonts w:ascii="Times New Roman" w:hAnsi="Times New Roman" w:cs="Times New Roman"/>
              <w:lang w:val="en-GB"/>
            </w:rPr>
          </w:rPrChange>
        </w:rPr>
        <w:t xml:space="preserve"> should be seen as a first step in better understanding the broader health effects of largescale social protests</w:t>
      </w:r>
      <w:ins w:id="1359" w:author="Abraham Isaac Jacob Gajardo Cortez (masterin)" w:date="2020-12-01T20:40:00Z">
        <w:r w:rsidR="002E79DD" w:rsidRPr="007673ED">
          <w:rPr>
            <w:rFonts w:ascii="Times New Roman" w:hAnsi="Times New Roman" w:cs="Times New Roman"/>
            <w:sz w:val="20"/>
            <w:szCs w:val="20"/>
            <w:lang w:val="en-GB"/>
            <w:rPrChange w:id="1360" w:author="Abraham Isaac Jacob Gajardo Cortez (masterin)" w:date="2020-12-01T20:56:00Z">
              <w:rPr>
                <w:rFonts w:ascii="Times New Roman" w:hAnsi="Times New Roman" w:cs="Times New Roman"/>
                <w:lang w:val="en-GB"/>
              </w:rPr>
            </w:rPrChange>
          </w:rPr>
          <w:t>,</w:t>
        </w:r>
      </w:ins>
      <w:r w:rsidRPr="007673ED">
        <w:rPr>
          <w:rFonts w:ascii="Times New Roman" w:hAnsi="Times New Roman" w:cs="Times New Roman"/>
          <w:sz w:val="20"/>
          <w:szCs w:val="20"/>
          <w:lang w:val="en-GB"/>
          <w:rPrChange w:id="1361" w:author="Abraham Isaac Jacob Gajardo Cortez (masterin)" w:date="2020-12-01T20:56:00Z">
            <w:rPr>
              <w:rFonts w:ascii="Times New Roman" w:hAnsi="Times New Roman" w:cs="Times New Roman"/>
              <w:lang w:val="en-GB"/>
            </w:rPr>
          </w:rPrChange>
        </w:rPr>
        <w:t xml:space="preserve"> like the Chilean </w:t>
      </w:r>
      <w:r w:rsidR="002A4637" w:rsidRPr="007673ED">
        <w:rPr>
          <w:rFonts w:ascii="Times New Roman" w:hAnsi="Times New Roman" w:cs="Times New Roman"/>
          <w:sz w:val="20"/>
          <w:szCs w:val="20"/>
          <w:lang w:val="en-GB"/>
          <w:rPrChange w:id="1362" w:author="Abraham Isaac Jacob Gajardo Cortez (masterin)" w:date="2020-12-01T20:56:00Z">
            <w:rPr>
              <w:rFonts w:ascii="Times New Roman" w:hAnsi="Times New Roman" w:cs="Times New Roman"/>
              <w:lang w:val="en-GB"/>
            </w:rPr>
          </w:rPrChange>
        </w:rPr>
        <w:t>protests</w:t>
      </w:r>
      <w:ins w:id="1363" w:author="Abraham Isaac Jacob Gajardo Cortez (masterin)" w:date="2020-12-01T20:40:00Z">
        <w:r w:rsidR="002E79DD" w:rsidRPr="007673ED">
          <w:rPr>
            <w:rFonts w:ascii="Times New Roman" w:hAnsi="Times New Roman" w:cs="Times New Roman"/>
            <w:sz w:val="20"/>
            <w:szCs w:val="20"/>
            <w:lang w:val="en-GB"/>
            <w:rPrChange w:id="1364" w:author="Abraham Isaac Jacob Gajardo Cortez (masterin)" w:date="2020-12-01T20:56:00Z">
              <w:rPr>
                <w:rFonts w:ascii="Times New Roman" w:hAnsi="Times New Roman" w:cs="Times New Roman"/>
                <w:lang w:val="en-GB"/>
              </w:rPr>
            </w:rPrChange>
          </w:rPr>
          <w:t>,</w:t>
        </w:r>
      </w:ins>
      <w:r w:rsidR="002A4637" w:rsidRPr="007673ED">
        <w:rPr>
          <w:rFonts w:ascii="Times New Roman" w:hAnsi="Times New Roman" w:cs="Times New Roman"/>
          <w:sz w:val="20"/>
          <w:szCs w:val="20"/>
          <w:lang w:val="en-GB"/>
          <w:rPrChange w:id="1365" w:author="Abraham Isaac Jacob Gajardo Cortez (masterin)" w:date="2020-12-01T20:56:00Z">
            <w:rPr>
              <w:rFonts w:ascii="Times New Roman" w:hAnsi="Times New Roman" w:cs="Times New Roman"/>
              <w:lang w:val="en-GB"/>
            </w:rPr>
          </w:rPrChange>
        </w:rPr>
        <w:t xml:space="preserve"> but may have several implications moving forward.</w:t>
      </w:r>
      <w:r w:rsidR="009F0EB6" w:rsidRPr="007673ED">
        <w:rPr>
          <w:rFonts w:ascii="Times New Roman" w:hAnsi="Times New Roman" w:cs="Times New Roman"/>
          <w:sz w:val="20"/>
          <w:szCs w:val="20"/>
          <w:lang w:val="en-GB"/>
          <w:rPrChange w:id="1366" w:author="Abraham Isaac Jacob Gajardo Cortez (masterin)" w:date="2020-12-01T20:56:00Z">
            <w:rPr>
              <w:rFonts w:ascii="Times New Roman" w:hAnsi="Times New Roman" w:cs="Times New Roman"/>
              <w:lang w:val="en-GB"/>
            </w:rPr>
          </w:rPrChange>
        </w:rPr>
        <w:t xml:space="preserve"> </w:t>
      </w:r>
      <w:r w:rsidRPr="007673ED">
        <w:rPr>
          <w:rFonts w:ascii="Times New Roman" w:hAnsi="Times New Roman" w:cs="Times New Roman"/>
          <w:sz w:val="20"/>
          <w:szCs w:val="20"/>
          <w:lang w:val="en-GB"/>
          <w:rPrChange w:id="1367" w:author="Abraham Isaac Jacob Gajardo Cortez (masterin)" w:date="2020-12-01T20:56:00Z">
            <w:rPr>
              <w:rFonts w:ascii="Times New Roman" w:hAnsi="Times New Roman" w:cs="Times New Roman"/>
              <w:lang w:val="en-GB"/>
            </w:rPr>
          </w:rPrChange>
        </w:rPr>
        <w:t xml:space="preserve">First, </w:t>
      </w:r>
      <w:del w:id="1368" w:author="Abraham Isaac Jacob Gajardo Cortez (masterin)" w:date="2020-12-01T20:41:00Z">
        <w:r w:rsidR="002A4637" w:rsidRPr="007673ED" w:rsidDel="002E79DD">
          <w:rPr>
            <w:rFonts w:ascii="Times New Roman" w:hAnsi="Times New Roman" w:cs="Times New Roman"/>
            <w:sz w:val="20"/>
            <w:szCs w:val="20"/>
            <w:lang w:val="en-GB"/>
            <w:rPrChange w:id="1369" w:author="Abraham Isaac Jacob Gajardo Cortez (masterin)" w:date="2020-12-01T20:56:00Z">
              <w:rPr>
                <w:rFonts w:ascii="Times New Roman" w:hAnsi="Times New Roman" w:cs="Times New Roman"/>
                <w:lang w:val="en-GB"/>
              </w:rPr>
            </w:rPrChange>
          </w:rPr>
          <w:delText>this evidence-based research</w:delText>
        </w:r>
        <w:r w:rsidRPr="007673ED" w:rsidDel="002E79DD">
          <w:rPr>
            <w:rFonts w:ascii="Times New Roman" w:hAnsi="Times New Roman" w:cs="Times New Roman"/>
            <w:sz w:val="20"/>
            <w:szCs w:val="20"/>
            <w:lang w:val="en-GB"/>
            <w:rPrChange w:id="1370" w:author="Abraham Isaac Jacob Gajardo Cortez (masterin)" w:date="2020-12-01T20:56:00Z">
              <w:rPr>
                <w:rFonts w:ascii="Times New Roman" w:hAnsi="Times New Roman" w:cs="Times New Roman"/>
                <w:lang w:val="en-GB"/>
              </w:rPr>
            </w:rPrChange>
          </w:rPr>
          <w:delText xml:space="preserve"> could</w:delText>
        </w:r>
      </w:del>
      <w:ins w:id="1371" w:author="Abraham Isaac Jacob Gajardo Cortez (masterin)" w:date="2020-12-01T20:41:00Z">
        <w:r w:rsidR="002E79DD" w:rsidRPr="007673ED">
          <w:rPr>
            <w:rFonts w:ascii="Times New Roman" w:hAnsi="Times New Roman" w:cs="Times New Roman"/>
            <w:sz w:val="20"/>
            <w:szCs w:val="20"/>
            <w:lang w:val="en-GB"/>
            <w:rPrChange w:id="1372" w:author="Abraham Isaac Jacob Gajardo Cortez (masterin)" w:date="2020-12-01T20:56:00Z">
              <w:rPr>
                <w:rFonts w:ascii="Times New Roman" w:hAnsi="Times New Roman" w:cs="Times New Roman"/>
                <w:lang w:val="en-GB"/>
              </w:rPr>
            </w:rPrChange>
          </w:rPr>
          <w:t xml:space="preserve">our </w:t>
        </w:r>
      </w:ins>
      <w:ins w:id="1373" w:author="Abraham Isaac Jacob Gajardo Cortez (masterin)" w:date="2020-12-01T20:42:00Z">
        <w:r w:rsidR="002E79DD" w:rsidRPr="007673ED">
          <w:rPr>
            <w:rFonts w:ascii="Times New Roman" w:hAnsi="Times New Roman" w:cs="Times New Roman"/>
            <w:sz w:val="20"/>
            <w:szCs w:val="20"/>
            <w:lang w:val="en-GB"/>
            <w:rPrChange w:id="1374" w:author="Abraham Isaac Jacob Gajardo Cortez (masterin)" w:date="2020-12-01T20:56:00Z">
              <w:rPr>
                <w:rFonts w:ascii="Times New Roman" w:hAnsi="Times New Roman" w:cs="Times New Roman"/>
                <w:lang w:val="en-GB"/>
              </w:rPr>
            </w:rPrChange>
          </w:rPr>
          <w:t>robust statistical approach</w:t>
        </w:r>
      </w:ins>
      <w:r w:rsidRPr="007673ED">
        <w:rPr>
          <w:rFonts w:ascii="Times New Roman" w:hAnsi="Times New Roman" w:cs="Times New Roman"/>
          <w:sz w:val="20"/>
          <w:szCs w:val="20"/>
          <w:lang w:val="en-GB"/>
          <w:rPrChange w:id="1375" w:author="Abraham Isaac Jacob Gajardo Cortez (masterin)" w:date="2020-12-01T20:56:00Z">
            <w:rPr>
              <w:rFonts w:ascii="Times New Roman" w:hAnsi="Times New Roman" w:cs="Times New Roman"/>
              <w:lang w:val="en-GB"/>
            </w:rPr>
          </w:rPrChange>
        </w:rPr>
        <w:t xml:space="preserve"> </w:t>
      </w:r>
      <w:r w:rsidR="002A4637" w:rsidRPr="007673ED">
        <w:rPr>
          <w:rFonts w:ascii="Times New Roman" w:hAnsi="Times New Roman" w:cs="Times New Roman"/>
          <w:sz w:val="20"/>
          <w:szCs w:val="20"/>
          <w:lang w:val="en-GB"/>
          <w:rPrChange w:id="1376" w:author="Abraham Isaac Jacob Gajardo Cortez (masterin)" w:date="2020-12-01T20:56:00Z">
            <w:rPr>
              <w:rFonts w:ascii="Times New Roman" w:hAnsi="Times New Roman" w:cs="Times New Roman"/>
              <w:lang w:val="en-GB"/>
            </w:rPr>
          </w:rPrChange>
        </w:rPr>
        <w:t>provide</w:t>
      </w:r>
      <w:ins w:id="1377" w:author="Abraham Isaac Jacob Gajardo Cortez (masterin)" w:date="2020-12-01T20:52:00Z">
        <w:r w:rsidR="001472E0" w:rsidRPr="007673ED">
          <w:rPr>
            <w:rFonts w:ascii="Times New Roman" w:hAnsi="Times New Roman" w:cs="Times New Roman"/>
            <w:sz w:val="20"/>
            <w:szCs w:val="20"/>
            <w:lang w:val="en-GB"/>
            <w:rPrChange w:id="1378" w:author="Abraham Isaac Jacob Gajardo Cortez (masterin)" w:date="2020-12-01T20:56:00Z">
              <w:rPr>
                <w:rFonts w:ascii="Times New Roman" w:hAnsi="Times New Roman" w:cs="Times New Roman"/>
                <w:lang w:val="en-GB"/>
              </w:rPr>
            </w:rPrChange>
          </w:rPr>
          <w:t>s</w:t>
        </w:r>
      </w:ins>
      <w:r w:rsidRPr="007673ED">
        <w:rPr>
          <w:rFonts w:ascii="Times New Roman" w:hAnsi="Times New Roman" w:cs="Times New Roman"/>
          <w:sz w:val="20"/>
          <w:szCs w:val="20"/>
          <w:lang w:val="en-GB"/>
          <w:rPrChange w:id="1379" w:author="Abraham Isaac Jacob Gajardo Cortez (masterin)" w:date="2020-12-01T20:56:00Z">
            <w:rPr>
              <w:rFonts w:ascii="Times New Roman" w:hAnsi="Times New Roman" w:cs="Times New Roman"/>
              <w:lang w:val="en-GB"/>
            </w:rPr>
          </w:rPrChange>
        </w:rPr>
        <w:t xml:space="preserve"> health services </w:t>
      </w:r>
      <w:r w:rsidR="002A4637" w:rsidRPr="007673ED">
        <w:rPr>
          <w:rFonts w:ascii="Times New Roman" w:hAnsi="Times New Roman" w:cs="Times New Roman"/>
          <w:sz w:val="20"/>
          <w:szCs w:val="20"/>
          <w:lang w:val="en-GB"/>
          <w:rPrChange w:id="1380" w:author="Abraham Isaac Jacob Gajardo Cortez (masterin)" w:date="2020-12-01T20:56:00Z">
            <w:rPr>
              <w:rFonts w:ascii="Times New Roman" w:hAnsi="Times New Roman" w:cs="Times New Roman"/>
              <w:lang w:val="en-GB"/>
            </w:rPr>
          </w:rPrChange>
        </w:rPr>
        <w:t>with crucial information during times of civil unrest</w:t>
      </w:r>
      <w:ins w:id="1381" w:author="Abraham Isaac Jacob Gajardo Cortez (masterin)" w:date="2020-12-01T20:42:00Z">
        <w:r w:rsidR="001472E0" w:rsidRPr="007673ED">
          <w:rPr>
            <w:rFonts w:ascii="Times New Roman" w:hAnsi="Times New Roman" w:cs="Times New Roman"/>
            <w:sz w:val="20"/>
            <w:szCs w:val="20"/>
            <w:lang w:val="en-GB"/>
            <w:rPrChange w:id="1382" w:author="Abraham Isaac Jacob Gajardo Cortez (masterin)" w:date="2020-12-01T20:56:00Z">
              <w:rPr>
                <w:rFonts w:ascii="Times New Roman" w:hAnsi="Times New Roman" w:cs="Times New Roman"/>
                <w:lang w:val="en-GB"/>
              </w:rPr>
            </w:rPrChange>
          </w:rPr>
          <w:t xml:space="preserve">, useful to </w:t>
        </w:r>
      </w:ins>
      <w:ins w:id="1383" w:author="Abraham Isaac Jacob Gajardo Cortez (masterin)" w:date="2020-12-01T20:43:00Z">
        <w:r w:rsidR="001472E0" w:rsidRPr="007673ED">
          <w:rPr>
            <w:rFonts w:ascii="Times New Roman" w:hAnsi="Times New Roman" w:cs="Times New Roman"/>
            <w:sz w:val="20"/>
            <w:szCs w:val="20"/>
            <w:lang w:val="en-GB"/>
            <w:rPrChange w:id="1384" w:author="Abraham Isaac Jacob Gajardo Cortez (masterin)" w:date="2020-12-01T20:56:00Z">
              <w:rPr>
                <w:rFonts w:ascii="Times New Roman" w:hAnsi="Times New Roman" w:cs="Times New Roman"/>
                <w:lang w:val="en-GB"/>
              </w:rPr>
            </w:rPrChange>
          </w:rPr>
          <w:t xml:space="preserve">estimate the change on </w:t>
        </w:r>
      </w:ins>
      <w:ins w:id="1385" w:author="Abraham Isaac Jacob Gajardo Cortez (masterin)" w:date="2020-12-01T20:44:00Z">
        <w:r w:rsidR="001472E0" w:rsidRPr="007673ED">
          <w:rPr>
            <w:rFonts w:ascii="Times New Roman" w:hAnsi="Times New Roman" w:cs="Times New Roman"/>
            <w:sz w:val="20"/>
            <w:szCs w:val="20"/>
            <w:lang w:val="en-GB"/>
            <w:rPrChange w:id="1386" w:author="Abraham Isaac Jacob Gajardo Cortez (masterin)" w:date="2020-12-01T20:56:00Z">
              <w:rPr>
                <w:rFonts w:ascii="Times New Roman" w:hAnsi="Times New Roman" w:cs="Times New Roman"/>
                <w:lang w:val="en-GB"/>
              </w:rPr>
            </w:rPrChange>
          </w:rPr>
          <w:t>ED consultations patterns b</w:t>
        </w:r>
      </w:ins>
      <w:ins w:id="1387" w:author="Abraham Isaac Jacob Gajardo Cortez (masterin)" w:date="2020-12-01T20:45:00Z">
        <w:r w:rsidR="001472E0" w:rsidRPr="007673ED">
          <w:rPr>
            <w:rFonts w:ascii="Times New Roman" w:hAnsi="Times New Roman" w:cs="Times New Roman"/>
            <w:sz w:val="20"/>
            <w:szCs w:val="20"/>
            <w:lang w:val="en-GB"/>
            <w:rPrChange w:id="1388" w:author="Abraham Isaac Jacob Gajardo Cortez (masterin)" w:date="2020-12-01T20:56:00Z">
              <w:rPr>
                <w:rFonts w:ascii="Times New Roman" w:hAnsi="Times New Roman" w:cs="Times New Roman"/>
                <w:lang w:val="en-GB"/>
              </w:rPr>
            </w:rPrChange>
          </w:rPr>
          <w:t xml:space="preserve">y trauma and respiratory causes, </w:t>
        </w:r>
      </w:ins>
      <w:del w:id="1389" w:author="Abraham Isaac Jacob Gajardo Cortez (masterin)" w:date="2020-12-01T20:42:00Z">
        <w:r w:rsidR="002A4637" w:rsidRPr="007673ED" w:rsidDel="001472E0">
          <w:rPr>
            <w:rFonts w:ascii="Times New Roman" w:hAnsi="Times New Roman" w:cs="Times New Roman"/>
            <w:sz w:val="20"/>
            <w:szCs w:val="20"/>
            <w:lang w:val="en-GB"/>
            <w:rPrChange w:id="1390" w:author="Abraham Isaac Jacob Gajardo Cortez (masterin)" w:date="2020-12-01T20:56:00Z">
              <w:rPr>
                <w:rFonts w:ascii="Times New Roman" w:hAnsi="Times New Roman" w:cs="Times New Roman"/>
                <w:lang w:val="en-GB"/>
              </w:rPr>
            </w:rPrChange>
          </w:rPr>
          <w:delText xml:space="preserve"> and </w:delText>
        </w:r>
      </w:del>
      <w:r w:rsidR="002A4637" w:rsidRPr="007673ED">
        <w:rPr>
          <w:rFonts w:ascii="Times New Roman" w:hAnsi="Times New Roman" w:cs="Times New Roman"/>
          <w:sz w:val="20"/>
          <w:szCs w:val="20"/>
          <w:lang w:val="en-GB"/>
          <w:rPrChange w:id="1391" w:author="Abraham Isaac Jacob Gajardo Cortez (masterin)" w:date="2020-12-01T20:56:00Z">
            <w:rPr>
              <w:rFonts w:ascii="Times New Roman" w:hAnsi="Times New Roman" w:cs="Times New Roman"/>
              <w:lang w:val="en-GB"/>
            </w:rPr>
          </w:rPrChange>
        </w:rPr>
        <w:t>support</w:t>
      </w:r>
      <w:ins w:id="1392" w:author="Abraham Isaac Jacob Gajardo Cortez (masterin)" w:date="2020-12-01T20:45:00Z">
        <w:r w:rsidR="001472E0" w:rsidRPr="007673ED">
          <w:rPr>
            <w:rFonts w:ascii="Times New Roman" w:hAnsi="Times New Roman" w:cs="Times New Roman"/>
            <w:sz w:val="20"/>
            <w:szCs w:val="20"/>
            <w:lang w:val="en-GB"/>
            <w:rPrChange w:id="1393" w:author="Abraham Isaac Jacob Gajardo Cortez (masterin)" w:date="2020-12-01T20:56:00Z">
              <w:rPr>
                <w:rFonts w:ascii="Times New Roman" w:hAnsi="Times New Roman" w:cs="Times New Roman"/>
                <w:lang w:val="en-GB"/>
              </w:rPr>
            </w:rPrChange>
          </w:rPr>
          <w:t>ing</w:t>
        </w:r>
      </w:ins>
      <w:r w:rsidR="002A4637" w:rsidRPr="007673ED">
        <w:rPr>
          <w:rFonts w:ascii="Times New Roman" w:hAnsi="Times New Roman" w:cs="Times New Roman"/>
          <w:sz w:val="20"/>
          <w:szCs w:val="20"/>
          <w:lang w:val="en-GB"/>
          <w:rPrChange w:id="1394" w:author="Abraham Isaac Jacob Gajardo Cortez (masterin)" w:date="2020-12-01T20:56:00Z">
            <w:rPr>
              <w:rFonts w:ascii="Times New Roman" w:hAnsi="Times New Roman" w:cs="Times New Roman"/>
              <w:lang w:val="en-GB"/>
            </w:rPr>
          </w:rPrChange>
        </w:rPr>
        <w:t xml:space="preserve"> decisions </w:t>
      </w:r>
      <w:del w:id="1395" w:author="Abraham Isaac Jacob Gajardo Cortez (masterin)" w:date="2020-12-01T20:42:00Z">
        <w:r w:rsidR="002A4637" w:rsidRPr="007673ED" w:rsidDel="001472E0">
          <w:rPr>
            <w:rFonts w:ascii="Times New Roman" w:hAnsi="Times New Roman" w:cs="Times New Roman"/>
            <w:sz w:val="20"/>
            <w:szCs w:val="20"/>
            <w:lang w:val="en-GB"/>
            <w:rPrChange w:id="1396" w:author="Abraham Isaac Jacob Gajardo Cortez (masterin)" w:date="2020-12-01T20:56:00Z">
              <w:rPr>
                <w:rFonts w:ascii="Times New Roman" w:hAnsi="Times New Roman" w:cs="Times New Roman"/>
                <w:lang w:val="en-GB"/>
              </w:rPr>
            </w:rPrChange>
          </w:rPr>
          <w:delText xml:space="preserve">to </w:delText>
        </w:r>
      </w:del>
      <w:del w:id="1397" w:author="Abraham Isaac Jacob Gajardo Cortez (masterin)" w:date="2020-12-01T20:44:00Z">
        <w:r w:rsidRPr="007673ED" w:rsidDel="001472E0">
          <w:rPr>
            <w:rFonts w:ascii="Times New Roman" w:hAnsi="Times New Roman" w:cs="Times New Roman"/>
            <w:sz w:val="20"/>
            <w:szCs w:val="20"/>
            <w:lang w:val="en-GB"/>
            <w:rPrChange w:id="1398" w:author="Abraham Isaac Jacob Gajardo Cortez (masterin)" w:date="2020-12-01T20:56:00Z">
              <w:rPr>
                <w:rFonts w:ascii="Times New Roman" w:hAnsi="Times New Roman" w:cs="Times New Roman"/>
                <w:lang w:val="en-GB"/>
              </w:rPr>
            </w:rPrChange>
          </w:rPr>
          <w:delText xml:space="preserve">reallocate </w:delText>
        </w:r>
      </w:del>
      <w:ins w:id="1399" w:author="Abraham Isaac Jacob Gajardo Cortez (masterin)" w:date="2020-12-01T20:44:00Z">
        <w:r w:rsidR="001472E0" w:rsidRPr="007673ED">
          <w:rPr>
            <w:rFonts w:ascii="Times New Roman" w:hAnsi="Times New Roman" w:cs="Times New Roman"/>
            <w:sz w:val="20"/>
            <w:szCs w:val="20"/>
            <w:lang w:val="en-GB"/>
            <w:rPrChange w:id="1400" w:author="Abraham Isaac Jacob Gajardo Cortez (masterin)" w:date="2020-12-01T20:56:00Z">
              <w:rPr>
                <w:rFonts w:ascii="Times New Roman" w:hAnsi="Times New Roman" w:cs="Times New Roman"/>
                <w:lang w:val="en-GB"/>
              </w:rPr>
            </w:rPrChange>
          </w:rPr>
          <w:t xml:space="preserve">for </w:t>
        </w:r>
      </w:ins>
      <w:r w:rsidRPr="007673ED">
        <w:rPr>
          <w:rFonts w:ascii="Times New Roman" w:hAnsi="Times New Roman" w:cs="Times New Roman"/>
          <w:sz w:val="20"/>
          <w:szCs w:val="20"/>
          <w:lang w:val="en-GB"/>
          <w:rPrChange w:id="1401" w:author="Abraham Isaac Jacob Gajardo Cortez (masterin)" w:date="2020-12-01T20:56:00Z">
            <w:rPr>
              <w:rFonts w:ascii="Times New Roman" w:hAnsi="Times New Roman" w:cs="Times New Roman"/>
              <w:lang w:val="en-GB"/>
            </w:rPr>
          </w:rPrChange>
        </w:rPr>
        <w:t>resource</w:t>
      </w:r>
      <w:del w:id="1402" w:author="Abraham Isaac Jacob Gajardo Cortez (masterin)" w:date="2020-12-01T20:52:00Z">
        <w:r w:rsidRPr="007673ED" w:rsidDel="001472E0">
          <w:rPr>
            <w:rFonts w:ascii="Times New Roman" w:hAnsi="Times New Roman" w:cs="Times New Roman"/>
            <w:sz w:val="20"/>
            <w:szCs w:val="20"/>
            <w:lang w:val="en-GB"/>
            <w:rPrChange w:id="1403" w:author="Abraham Isaac Jacob Gajardo Cortez (masterin)" w:date="2020-12-01T20:56:00Z">
              <w:rPr>
                <w:rFonts w:ascii="Times New Roman" w:hAnsi="Times New Roman" w:cs="Times New Roman"/>
                <w:lang w:val="en-GB"/>
              </w:rPr>
            </w:rPrChange>
          </w:rPr>
          <w:delText>s</w:delText>
        </w:r>
      </w:del>
      <w:r w:rsidRPr="007673ED">
        <w:rPr>
          <w:rFonts w:ascii="Times New Roman" w:hAnsi="Times New Roman" w:cs="Times New Roman"/>
          <w:sz w:val="20"/>
          <w:szCs w:val="20"/>
          <w:lang w:val="en-GB"/>
          <w:rPrChange w:id="1404" w:author="Abraham Isaac Jacob Gajardo Cortez (masterin)" w:date="2020-12-01T20:56:00Z">
            <w:rPr>
              <w:rFonts w:ascii="Times New Roman" w:hAnsi="Times New Roman" w:cs="Times New Roman"/>
              <w:lang w:val="en-GB"/>
            </w:rPr>
          </w:rPrChange>
        </w:rPr>
        <w:t xml:space="preserve"> </w:t>
      </w:r>
      <w:ins w:id="1405" w:author="Abraham Isaac Jacob Gajardo Cortez (masterin)" w:date="2020-12-01T20:44:00Z">
        <w:r w:rsidR="001472E0" w:rsidRPr="007673ED">
          <w:rPr>
            <w:rFonts w:ascii="Times New Roman" w:hAnsi="Times New Roman" w:cs="Times New Roman"/>
            <w:sz w:val="20"/>
            <w:szCs w:val="20"/>
            <w:lang w:val="en-GB"/>
            <w:rPrChange w:id="1406" w:author="Abraham Isaac Jacob Gajardo Cortez (masterin)" w:date="2020-12-01T20:56:00Z">
              <w:rPr>
                <w:rFonts w:ascii="Times New Roman" w:hAnsi="Times New Roman" w:cs="Times New Roman"/>
                <w:lang w:val="en-GB"/>
              </w:rPr>
            </w:rPrChange>
          </w:rPr>
          <w:t>reallocation</w:t>
        </w:r>
      </w:ins>
      <w:del w:id="1407" w:author="Abraham Isaac Jacob Gajardo Cortez (masterin)" w:date="2020-12-01T20:44:00Z">
        <w:r w:rsidR="002A4637" w:rsidRPr="007673ED" w:rsidDel="001472E0">
          <w:rPr>
            <w:rFonts w:ascii="Times New Roman" w:hAnsi="Times New Roman" w:cs="Times New Roman"/>
            <w:sz w:val="20"/>
            <w:szCs w:val="20"/>
            <w:lang w:val="en-GB"/>
            <w:rPrChange w:id="1408" w:author="Abraham Isaac Jacob Gajardo Cortez (masterin)" w:date="2020-12-01T20:56:00Z">
              <w:rPr>
                <w:rFonts w:ascii="Times New Roman" w:hAnsi="Times New Roman" w:cs="Times New Roman"/>
                <w:lang w:val="en-GB"/>
              </w:rPr>
            </w:rPrChange>
          </w:rPr>
          <w:delText>to places where resources are most needed to provide sufficient care</w:delText>
        </w:r>
      </w:del>
      <w:r w:rsidRPr="007673ED">
        <w:rPr>
          <w:rFonts w:ascii="Times New Roman" w:hAnsi="Times New Roman" w:cs="Times New Roman"/>
          <w:sz w:val="20"/>
          <w:szCs w:val="20"/>
          <w:lang w:val="en-GB"/>
          <w:rPrChange w:id="1409" w:author="Abraham Isaac Jacob Gajardo Cortez (masterin)" w:date="2020-12-01T20:56:00Z">
            <w:rPr>
              <w:rFonts w:ascii="Times New Roman" w:hAnsi="Times New Roman" w:cs="Times New Roman"/>
              <w:lang w:val="en-GB"/>
            </w:rPr>
          </w:rPrChange>
        </w:rPr>
        <w:t>. Second,</w:t>
      </w:r>
      <w:ins w:id="1410" w:author="Abraham Isaac Jacob Gajardo Cortez (masterin)" w:date="2020-12-01T20:48:00Z">
        <w:r w:rsidR="001472E0" w:rsidRPr="007673ED">
          <w:rPr>
            <w:rFonts w:ascii="Times New Roman" w:hAnsi="Times New Roman" w:cs="Times New Roman"/>
            <w:sz w:val="20"/>
            <w:szCs w:val="20"/>
            <w:lang w:val="en-GB"/>
            <w:rPrChange w:id="1411" w:author="Abraham Isaac Jacob Gajardo Cortez (masterin)" w:date="2020-12-01T20:56:00Z">
              <w:rPr>
                <w:rFonts w:ascii="Times New Roman" w:hAnsi="Times New Roman" w:cs="Times New Roman"/>
                <w:lang w:val="en-GB"/>
              </w:rPr>
            </w:rPrChange>
          </w:rPr>
          <w:t xml:space="preserve"> and most important</w:t>
        </w:r>
      </w:ins>
      <w:ins w:id="1412" w:author="Abraham Isaac Jacob Gajardo Cortez (masterin)" w:date="2020-12-01T20:52:00Z">
        <w:r w:rsidR="001472E0" w:rsidRPr="007673ED">
          <w:rPr>
            <w:rFonts w:ascii="Times New Roman" w:hAnsi="Times New Roman" w:cs="Times New Roman"/>
            <w:sz w:val="20"/>
            <w:szCs w:val="20"/>
            <w:lang w:val="en-GB"/>
            <w:rPrChange w:id="1413" w:author="Abraham Isaac Jacob Gajardo Cortez (masterin)" w:date="2020-12-01T20:56:00Z">
              <w:rPr>
                <w:rFonts w:ascii="Times New Roman" w:hAnsi="Times New Roman" w:cs="Times New Roman"/>
                <w:lang w:val="en-GB"/>
              </w:rPr>
            </w:rPrChange>
          </w:rPr>
          <w:t>ly</w:t>
        </w:r>
      </w:ins>
      <w:ins w:id="1414" w:author="Abraham Isaac Jacob Gajardo Cortez (masterin)" w:date="2020-12-01T20:48:00Z">
        <w:r w:rsidR="001472E0" w:rsidRPr="007673ED">
          <w:rPr>
            <w:rFonts w:ascii="Times New Roman" w:hAnsi="Times New Roman" w:cs="Times New Roman"/>
            <w:sz w:val="20"/>
            <w:szCs w:val="20"/>
            <w:lang w:val="en-GB"/>
            <w:rPrChange w:id="1415" w:author="Abraham Isaac Jacob Gajardo Cortez (masterin)" w:date="2020-12-01T20:56:00Z">
              <w:rPr>
                <w:rFonts w:ascii="Times New Roman" w:hAnsi="Times New Roman" w:cs="Times New Roman"/>
                <w:lang w:val="en-GB"/>
              </w:rPr>
            </w:rPrChange>
          </w:rPr>
          <w:t>,</w:t>
        </w:r>
      </w:ins>
      <w:r w:rsidRPr="007673ED">
        <w:rPr>
          <w:rFonts w:ascii="Times New Roman" w:hAnsi="Times New Roman" w:cs="Times New Roman"/>
          <w:sz w:val="20"/>
          <w:szCs w:val="20"/>
          <w:lang w:val="en-GB"/>
          <w:rPrChange w:id="1416" w:author="Abraham Isaac Jacob Gajardo Cortez (masterin)" w:date="2020-12-01T20:56:00Z">
            <w:rPr>
              <w:rFonts w:ascii="Times New Roman" w:hAnsi="Times New Roman" w:cs="Times New Roman"/>
              <w:lang w:val="en-GB"/>
            </w:rPr>
          </w:rPrChange>
        </w:rPr>
        <w:t xml:space="preserve"> this research </w:t>
      </w:r>
      <w:del w:id="1417" w:author="Abraham Isaac Jacob Gajardo Cortez (masterin)" w:date="2020-12-01T20:49:00Z">
        <w:r w:rsidRPr="007673ED" w:rsidDel="001472E0">
          <w:rPr>
            <w:rFonts w:ascii="Times New Roman" w:hAnsi="Times New Roman" w:cs="Times New Roman"/>
            <w:sz w:val="20"/>
            <w:szCs w:val="20"/>
            <w:lang w:val="en-GB"/>
            <w:rPrChange w:id="1418" w:author="Abraham Isaac Jacob Gajardo Cortez (masterin)" w:date="2020-12-01T20:56:00Z">
              <w:rPr>
                <w:rFonts w:ascii="Times New Roman" w:hAnsi="Times New Roman" w:cs="Times New Roman"/>
                <w:lang w:val="en-GB"/>
              </w:rPr>
            </w:rPrChange>
          </w:rPr>
          <w:delText xml:space="preserve">could </w:delText>
        </w:r>
      </w:del>
      <w:ins w:id="1419" w:author="Abraham Isaac Jacob Gajardo Cortez (masterin)" w:date="2020-12-01T20:49:00Z">
        <w:r w:rsidR="001472E0" w:rsidRPr="007673ED">
          <w:rPr>
            <w:rFonts w:ascii="Times New Roman" w:hAnsi="Times New Roman" w:cs="Times New Roman"/>
            <w:sz w:val="20"/>
            <w:szCs w:val="20"/>
            <w:lang w:val="en-GB"/>
            <w:rPrChange w:id="1420" w:author="Abraham Isaac Jacob Gajardo Cortez (masterin)" w:date="2020-12-01T20:56:00Z">
              <w:rPr>
                <w:rFonts w:ascii="Times New Roman" w:hAnsi="Times New Roman" w:cs="Times New Roman"/>
                <w:lang w:val="en-GB"/>
              </w:rPr>
            </w:rPrChange>
          </w:rPr>
          <w:t xml:space="preserve">must </w:t>
        </w:r>
      </w:ins>
      <w:r w:rsidRPr="007673ED">
        <w:rPr>
          <w:rFonts w:ascii="Times New Roman" w:hAnsi="Times New Roman" w:cs="Times New Roman"/>
          <w:sz w:val="20"/>
          <w:szCs w:val="20"/>
          <w:lang w:val="en-GB"/>
          <w:rPrChange w:id="1421" w:author="Abraham Isaac Jacob Gajardo Cortez (masterin)" w:date="2020-12-01T20:56:00Z">
            <w:rPr>
              <w:rFonts w:ascii="Times New Roman" w:hAnsi="Times New Roman" w:cs="Times New Roman"/>
              <w:lang w:val="en-GB"/>
            </w:rPr>
          </w:rPrChange>
        </w:rPr>
        <w:t xml:space="preserve">be used as </w:t>
      </w:r>
      <w:r w:rsidR="003D38B5" w:rsidRPr="007673ED">
        <w:rPr>
          <w:rFonts w:ascii="Times New Roman" w:hAnsi="Times New Roman" w:cs="Times New Roman"/>
          <w:sz w:val="20"/>
          <w:szCs w:val="20"/>
          <w:lang w:val="en-GB"/>
          <w:rPrChange w:id="1422" w:author="Abraham Isaac Jacob Gajardo Cortez (masterin)" w:date="2020-12-01T20:56:00Z">
            <w:rPr>
              <w:rFonts w:ascii="Times New Roman" w:hAnsi="Times New Roman" w:cs="Times New Roman"/>
              <w:lang w:val="en-GB"/>
            </w:rPr>
          </w:rPrChange>
        </w:rPr>
        <w:t>evidence to advocate for and advise</w:t>
      </w:r>
      <w:r w:rsidRPr="007673ED">
        <w:rPr>
          <w:rFonts w:ascii="Times New Roman" w:hAnsi="Times New Roman" w:cs="Times New Roman"/>
          <w:sz w:val="20"/>
          <w:szCs w:val="20"/>
          <w:lang w:val="en-GB"/>
          <w:rPrChange w:id="1423" w:author="Abraham Isaac Jacob Gajardo Cortez (masterin)" w:date="2020-12-01T20:56:00Z">
            <w:rPr>
              <w:rFonts w:ascii="Times New Roman" w:hAnsi="Times New Roman" w:cs="Times New Roman"/>
              <w:lang w:val="en-GB"/>
            </w:rPr>
          </w:rPrChange>
        </w:rPr>
        <w:t xml:space="preserve"> policy change regarding law enforcement responses to </w:t>
      </w:r>
      <w:r w:rsidR="00F02219" w:rsidRPr="007673ED">
        <w:rPr>
          <w:rFonts w:ascii="Times New Roman" w:hAnsi="Times New Roman" w:cs="Times New Roman"/>
          <w:sz w:val="20"/>
          <w:szCs w:val="20"/>
          <w:lang w:val="en-GB"/>
          <w:rPrChange w:id="1424" w:author="Abraham Isaac Jacob Gajardo Cortez (masterin)" w:date="2020-12-01T20:56:00Z">
            <w:rPr>
              <w:rFonts w:ascii="Times New Roman" w:hAnsi="Times New Roman" w:cs="Times New Roman"/>
              <w:lang w:val="en-GB"/>
            </w:rPr>
          </w:rPrChange>
        </w:rPr>
        <w:t>civil unrest</w:t>
      </w:r>
      <w:ins w:id="1425" w:author="Abraham Isaac Jacob Gajardo Cortez (masterin)" w:date="2020-12-01T20:49:00Z">
        <w:r w:rsidR="001472E0" w:rsidRPr="007673ED">
          <w:rPr>
            <w:rFonts w:ascii="Times New Roman" w:hAnsi="Times New Roman" w:cs="Times New Roman"/>
            <w:sz w:val="20"/>
            <w:szCs w:val="20"/>
            <w:lang w:val="en-GB"/>
            <w:rPrChange w:id="1426" w:author="Abraham Isaac Jacob Gajardo Cortez (masterin)" w:date="2020-12-01T20:56:00Z">
              <w:rPr>
                <w:rFonts w:ascii="Times New Roman" w:hAnsi="Times New Roman" w:cs="Times New Roman"/>
                <w:lang w:val="en-GB"/>
              </w:rPr>
            </w:rPrChange>
          </w:rPr>
          <w:t xml:space="preserve">: </w:t>
        </w:r>
        <w:del w:id="1427" w:author="Andrés González Santa Cruz" w:date="2020-12-05T12:44:00Z">
          <w:r w:rsidR="001472E0" w:rsidRPr="007673ED" w:rsidDel="002A2497">
            <w:rPr>
              <w:rFonts w:ascii="Times New Roman" w:hAnsi="Times New Roman" w:cs="Times New Roman"/>
              <w:sz w:val="20"/>
              <w:szCs w:val="20"/>
              <w:lang w:val="en-GB"/>
              <w:rPrChange w:id="1428" w:author="Abraham Isaac Jacob Gajardo Cortez (masterin)" w:date="2020-12-01T20:56:00Z">
                <w:rPr>
                  <w:rFonts w:ascii="Times New Roman" w:hAnsi="Times New Roman" w:cs="Times New Roman"/>
                  <w:lang w:val="en-GB"/>
                </w:rPr>
              </w:rPrChange>
            </w:rPr>
            <w:delText xml:space="preserve">it is necessary </w:delText>
          </w:r>
        </w:del>
      </w:ins>
      <w:ins w:id="1429" w:author="Abraham Isaac Jacob Gajardo Cortez (masterin)" w:date="2020-12-01T20:50:00Z">
        <w:del w:id="1430" w:author="Andrés González Santa Cruz" w:date="2020-12-05T12:44:00Z">
          <w:r w:rsidR="001472E0" w:rsidRPr="007673ED" w:rsidDel="002A2497">
            <w:rPr>
              <w:rFonts w:ascii="Times New Roman" w:hAnsi="Times New Roman" w:cs="Times New Roman"/>
              <w:sz w:val="20"/>
              <w:szCs w:val="20"/>
              <w:lang w:val="en-GB"/>
              <w:rPrChange w:id="1431" w:author="Abraham Isaac Jacob Gajardo Cortez (masterin)" w:date="2020-12-01T20:56:00Z">
                <w:rPr>
                  <w:rFonts w:ascii="Times New Roman" w:hAnsi="Times New Roman" w:cs="Times New Roman"/>
                  <w:lang w:val="en-GB"/>
                </w:rPr>
              </w:rPrChange>
            </w:rPr>
            <w:delText xml:space="preserve">that authorities </w:delText>
          </w:r>
        </w:del>
      </w:ins>
      <w:ins w:id="1432" w:author="Abraham Isaac Jacob Gajardo Cortez (masterin)" w:date="2020-12-01T20:53:00Z">
        <w:del w:id="1433" w:author="Andrés González Santa Cruz" w:date="2020-12-05T12:44:00Z">
          <w:r w:rsidR="001472E0" w:rsidRPr="007673ED" w:rsidDel="002A2497">
            <w:rPr>
              <w:rFonts w:ascii="Times New Roman" w:hAnsi="Times New Roman" w:cs="Times New Roman"/>
              <w:sz w:val="20"/>
              <w:szCs w:val="20"/>
              <w:lang w:val="en-GB"/>
              <w:rPrChange w:id="1434" w:author="Abraham Isaac Jacob Gajardo Cortez (masterin)" w:date="2020-12-01T20:56:00Z">
                <w:rPr>
                  <w:rFonts w:ascii="Times New Roman" w:hAnsi="Times New Roman" w:cs="Times New Roman"/>
                  <w:lang w:val="en-GB"/>
                </w:rPr>
              </w:rPrChange>
            </w:rPr>
            <w:delText>in Chile and worldwide</w:delText>
          </w:r>
        </w:del>
      </w:ins>
      <w:ins w:id="1435" w:author="Andrés González Santa Cruz" w:date="2020-12-05T12:44:00Z">
        <w:r w:rsidR="002A2497">
          <w:rPr>
            <w:rFonts w:ascii="Times New Roman" w:hAnsi="Times New Roman" w:cs="Times New Roman"/>
            <w:sz w:val="20"/>
            <w:szCs w:val="20"/>
            <w:lang w:val="en-GB"/>
          </w:rPr>
          <w:t>authorities in Chile and worldwide must</w:t>
        </w:r>
      </w:ins>
      <w:ins w:id="1436" w:author="Abraham Isaac Jacob Gajardo Cortez (masterin)" w:date="2020-12-01T20:53:00Z">
        <w:r w:rsidR="001472E0" w:rsidRPr="007673ED">
          <w:rPr>
            <w:rFonts w:ascii="Times New Roman" w:hAnsi="Times New Roman" w:cs="Times New Roman"/>
            <w:sz w:val="20"/>
            <w:szCs w:val="20"/>
            <w:lang w:val="en-GB"/>
            <w:rPrChange w:id="1437" w:author="Abraham Isaac Jacob Gajardo Cortez (masterin)" w:date="2020-12-01T20:56:00Z">
              <w:rPr>
                <w:rFonts w:ascii="Times New Roman" w:hAnsi="Times New Roman" w:cs="Times New Roman"/>
                <w:lang w:val="en-GB"/>
              </w:rPr>
            </w:rPrChange>
          </w:rPr>
          <w:t xml:space="preserve"> </w:t>
        </w:r>
      </w:ins>
      <w:ins w:id="1438" w:author="Abraham Isaac Jacob Gajardo Cortez (masterin)" w:date="2020-12-01T20:49:00Z">
        <w:r w:rsidR="001472E0" w:rsidRPr="007673ED">
          <w:rPr>
            <w:rFonts w:ascii="Times New Roman" w:hAnsi="Times New Roman" w:cs="Times New Roman"/>
            <w:sz w:val="20"/>
            <w:szCs w:val="20"/>
            <w:lang w:val="en-GB"/>
            <w:rPrChange w:id="1439" w:author="Abraham Isaac Jacob Gajardo Cortez (masterin)" w:date="2020-12-01T20:56:00Z">
              <w:rPr>
                <w:rFonts w:ascii="Times New Roman" w:hAnsi="Times New Roman" w:cs="Times New Roman"/>
                <w:lang w:val="en-GB"/>
              </w:rPr>
            </w:rPrChange>
          </w:rPr>
          <w:t>act now</w:t>
        </w:r>
      </w:ins>
      <w:r w:rsidR="00F02219" w:rsidRPr="007673ED">
        <w:rPr>
          <w:rFonts w:ascii="Times New Roman" w:hAnsi="Times New Roman" w:cs="Times New Roman"/>
          <w:sz w:val="20"/>
          <w:szCs w:val="20"/>
          <w:lang w:val="en-GB"/>
          <w:rPrChange w:id="1440" w:author="Abraham Isaac Jacob Gajardo Cortez (masterin)" w:date="2020-12-01T20:56:00Z">
            <w:rPr>
              <w:rFonts w:ascii="Times New Roman" w:hAnsi="Times New Roman" w:cs="Times New Roman"/>
              <w:lang w:val="en-GB"/>
            </w:rPr>
          </w:rPrChange>
        </w:rPr>
        <w:t xml:space="preserve"> to </w:t>
      </w:r>
      <w:r w:rsidR="001078AD" w:rsidRPr="007673ED">
        <w:rPr>
          <w:rFonts w:ascii="Times New Roman" w:hAnsi="Times New Roman" w:cs="Times New Roman"/>
          <w:sz w:val="20"/>
          <w:szCs w:val="20"/>
          <w:lang w:val="en-GB"/>
          <w:rPrChange w:id="1441" w:author="Abraham Isaac Jacob Gajardo Cortez (masterin)" w:date="2020-12-01T20:56:00Z">
            <w:rPr>
              <w:rFonts w:ascii="Times New Roman" w:hAnsi="Times New Roman" w:cs="Times New Roman"/>
              <w:lang w:val="en-GB"/>
            </w:rPr>
          </w:rPrChange>
        </w:rPr>
        <w:t>reduce</w:t>
      </w:r>
      <w:r w:rsidR="00F02219" w:rsidRPr="007673ED">
        <w:rPr>
          <w:rFonts w:ascii="Times New Roman" w:hAnsi="Times New Roman" w:cs="Times New Roman"/>
          <w:sz w:val="20"/>
          <w:szCs w:val="20"/>
          <w:lang w:val="en-GB"/>
          <w:rPrChange w:id="1442" w:author="Abraham Isaac Jacob Gajardo Cortez (masterin)" w:date="2020-12-01T20:56:00Z">
            <w:rPr>
              <w:rFonts w:ascii="Times New Roman" w:hAnsi="Times New Roman" w:cs="Times New Roman"/>
              <w:lang w:val="en-GB"/>
            </w:rPr>
          </w:rPrChange>
        </w:rPr>
        <w:t xml:space="preserve"> the broader </w:t>
      </w:r>
      <w:r w:rsidR="00447B2A" w:rsidRPr="007673ED">
        <w:rPr>
          <w:rFonts w:ascii="Times New Roman" w:hAnsi="Times New Roman" w:cs="Times New Roman"/>
          <w:sz w:val="20"/>
          <w:szCs w:val="20"/>
          <w:lang w:val="en-GB"/>
          <w:rPrChange w:id="1443" w:author="Abraham Isaac Jacob Gajardo Cortez (masterin)" w:date="2020-12-01T20:56:00Z">
            <w:rPr>
              <w:rFonts w:ascii="Times New Roman" w:hAnsi="Times New Roman" w:cs="Times New Roman"/>
              <w:lang w:val="en-GB"/>
            </w:rPr>
          </w:rPrChange>
        </w:rPr>
        <w:t xml:space="preserve">negative </w:t>
      </w:r>
      <w:r w:rsidR="00F02219" w:rsidRPr="007673ED">
        <w:rPr>
          <w:rFonts w:ascii="Times New Roman" w:hAnsi="Times New Roman" w:cs="Times New Roman"/>
          <w:sz w:val="20"/>
          <w:szCs w:val="20"/>
          <w:lang w:val="en-GB"/>
          <w:rPrChange w:id="1444" w:author="Abraham Isaac Jacob Gajardo Cortez (masterin)" w:date="2020-12-01T20:56:00Z">
            <w:rPr>
              <w:rFonts w:ascii="Times New Roman" w:hAnsi="Times New Roman" w:cs="Times New Roman"/>
              <w:lang w:val="en-GB"/>
            </w:rPr>
          </w:rPrChange>
        </w:rPr>
        <w:t>health effects of social protests</w:t>
      </w:r>
      <w:ins w:id="1445" w:author="Abraham Isaac Jacob Gajardo Cortez (masterin)" w:date="2020-12-01T20:50:00Z">
        <w:r w:rsidR="001472E0" w:rsidRPr="007673ED">
          <w:rPr>
            <w:rFonts w:ascii="Times New Roman" w:hAnsi="Times New Roman" w:cs="Times New Roman"/>
            <w:sz w:val="20"/>
            <w:szCs w:val="20"/>
            <w:lang w:val="en-GB"/>
            <w:rPrChange w:id="1446" w:author="Abraham Isaac Jacob Gajardo Cortez (masterin)" w:date="2020-12-01T20:56:00Z">
              <w:rPr>
                <w:rFonts w:ascii="Times New Roman" w:hAnsi="Times New Roman" w:cs="Times New Roman"/>
                <w:lang w:val="en-GB"/>
              </w:rPr>
            </w:rPrChange>
          </w:rPr>
          <w:t xml:space="preserve">. </w:t>
        </w:r>
      </w:ins>
      <w:ins w:id="1447" w:author="Abraham Isaac Jacob Gajardo Cortez (masterin)" w:date="2020-12-01T20:51:00Z">
        <w:r w:rsidR="001472E0" w:rsidRPr="007673ED">
          <w:rPr>
            <w:rFonts w:ascii="Times New Roman" w:hAnsi="Times New Roman" w:cs="Times New Roman"/>
            <w:sz w:val="20"/>
            <w:szCs w:val="20"/>
            <w:lang w:val="en-GB"/>
            <w:rPrChange w:id="1448" w:author="Abraham Isaac Jacob Gajardo Cortez (masterin)" w:date="2020-12-01T20:56:00Z">
              <w:rPr>
                <w:rFonts w:ascii="Times New Roman" w:hAnsi="Times New Roman" w:cs="Times New Roman"/>
                <w:lang w:val="en-GB"/>
              </w:rPr>
            </w:rPrChange>
          </w:rPr>
          <w:t>This is the first study that provide</w:t>
        </w:r>
      </w:ins>
      <w:ins w:id="1449" w:author="Abraham Isaac Jacob Gajardo Cortez (masterin)" w:date="2020-12-01T20:53:00Z">
        <w:r w:rsidR="007673ED" w:rsidRPr="007673ED">
          <w:rPr>
            <w:rFonts w:ascii="Times New Roman" w:hAnsi="Times New Roman" w:cs="Times New Roman"/>
            <w:sz w:val="20"/>
            <w:szCs w:val="20"/>
            <w:lang w:val="en-GB"/>
            <w:rPrChange w:id="1450" w:author="Abraham Isaac Jacob Gajardo Cortez (masterin)" w:date="2020-12-01T20:56:00Z">
              <w:rPr>
                <w:rFonts w:ascii="Times New Roman" w:hAnsi="Times New Roman" w:cs="Times New Roman"/>
                <w:lang w:val="en-GB"/>
              </w:rPr>
            </w:rPrChange>
          </w:rPr>
          <w:t>s</w:t>
        </w:r>
      </w:ins>
      <w:ins w:id="1451" w:author="Abraham Isaac Jacob Gajardo Cortez (masterin)" w:date="2020-12-01T20:51:00Z">
        <w:r w:rsidR="001472E0" w:rsidRPr="007673ED">
          <w:rPr>
            <w:rFonts w:ascii="Times New Roman" w:hAnsi="Times New Roman" w:cs="Times New Roman"/>
            <w:sz w:val="20"/>
            <w:szCs w:val="20"/>
            <w:lang w:val="en-GB"/>
            <w:rPrChange w:id="1452" w:author="Abraham Isaac Jacob Gajardo Cortez (masterin)" w:date="2020-12-01T20:56:00Z">
              <w:rPr>
                <w:rFonts w:ascii="Times New Roman" w:hAnsi="Times New Roman" w:cs="Times New Roman"/>
                <w:lang w:val="en-GB"/>
              </w:rPr>
            </w:rPrChange>
          </w:rPr>
          <w:t xml:space="preserve"> epidemiological evidence that social movements </w:t>
        </w:r>
        <w:del w:id="1453" w:author="Andrés González Santa Cruz" w:date="2020-12-05T12:44:00Z">
          <w:r w:rsidR="001472E0" w:rsidRPr="007673ED" w:rsidDel="002A2497">
            <w:rPr>
              <w:rFonts w:ascii="Times New Roman" w:hAnsi="Times New Roman" w:cs="Times New Roman"/>
              <w:sz w:val="20"/>
              <w:szCs w:val="20"/>
              <w:lang w:val="en-GB"/>
              <w:rPrChange w:id="1454" w:author="Abraham Isaac Jacob Gajardo Cortez (masterin)" w:date="2020-12-01T20:56:00Z">
                <w:rPr>
                  <w:rFonts w:ascii="Times New Roman" w:hAnsi="Times New Roman" w:cs="Times New Roman"/>
                  <w:lang w:val="en-GB"/>
                </w:rPr>
              </w:rPrChange>
            </w:rPr>
            <w:delText xml:space="preserve">affect </w:delText>
          </w:r>
        </w:del>
      </w:ins>
      <w:ins w:id="1455" w:author="Abraham Isaac Jacob Gajardo Cortez (masterin)" w:date="2020-12-01T20:53:00Z">
        <w:del w:id="1456" w:author="Andrés González Santa Cruz" w:date="2020-12-05T12:44:00Z">
          <w:r w:rsidR="007673ED" w:rsidRPr="007673ED" w:rsidDel="002A2497">
            <w:rPr>
              <w:rFonts w:ascii="Times New Roman" w:hAnsi="Times New Roman" w:cs="Times New Roman"/>
              <w:sz w:val="20"/>
              <w:szCs w:val="20"/>
              <w:lang w:val="en-GB"/>
              <w:rPrChange w:id="1457" w:author="Abraham Isaac Jacob Gajardo Cortez (masterin)" w:date="2020-12-01T20:56:00Z">
                <w:rPr>
                  <w:rFonts w:ascii="Times New Roman" w:hAnsi="Times New Roman" w:cs="Times New Roman"/>
                  <w:lang w:val="en-GB"/>
                </w:rPr>
              </w:rPrChange>
            </w:rPr>
            <w:delText>negatively</w:delText>
          </w:r>
        </w:del>
      </w:ins>
      <w:ins w:id="1458" w:author="Andrés González Santa Cruz" w:date="2020-12-05T12:44:00Z">
        <w:r w:rsidR="002A2497">
          <w:rPr>
            <w:rFonts w:ascii="Times New Roman" w:hAnsi="Times New Roman" w:cs="Times New Roman"/>
            <w:sz w:val="20"/>
            <w:szCs w:val="20"/>
            <w:lang w:val="en-GB"/>
          </w:rPr>
          <w:t>negatively affect</w:t>
        </w:r>
      </w:ins>
      <w:ins w:id="1459" w:author="Abraham Isaac Jacob Gajardo Cortez (masterin)" w:date="2020-12-01T20:53:00Z">
        <w:r w:rsidR="007673ED" w:rsidRPr="007673ED">
          <w:rPr>
            <w:rFonts w:ascii="Times New Roman" w:hAnsi="Times New Roman" w:cs="Times New Roman"/>
            <w:sz w:val="20"/>
            <w:szCs w:val="20"/>
            <w:lang w:val="en-GB"/>
            <w:rPrChange w:id="1460" w:author="Abraham Isaac Jacob Gajardo Cortez (masterin)" w:date="2020-12-01T20:56:00Z">
              <w:rPr>
                <w:rFonts w:ascii="Times New Roman" w:hAnsi="Times New Roman" w:cs="Times New Roman"/>
                <w:lang w:val="en-GB"/>
              </w:rPr>
            </w:rPrChange>
          </w:rPr>
          <w:t xml:space="preserve"> </w:t>
        </w:r>
      </w:ins>
      <w:ins w:id="1461" w:author="Abraham Isaac Jacob Gajardo Cortez (masterin)" w:date="2020-12-01T20:51:00Z">
        <w:r w:rsidR="001472E0" w:rsidRPr="007673ED">
          <w:rPr>
            <w:rFonts w:ascii="Times New Roman" w:hAnsi="Times New Roman" w:cs="Times New Roman"/>
            <w:sz w:val="20"/>
            <w:szCs w:val="20"/>
            <w:lang w:val="en-GB"/>
            <w:rPrChange w:id="1462" w:author="Abraham Isaac Jacob Gajardo Cortez (masterin)" w:date="2020-12-01T20:56:00Z">
              <w:rPr>
                <w:rFonts w:ascii="Times New Roman" w:hAnsi="Times New Roman" w:cs="Times New Roman"/>
                <w:lang w:val="en-GB"/>
              </w:rPr>
            </w:rPrChange>
          </w:rPr>
          <w:t>population health, and we ho</w:t>
        </w:r>
      </w:ins>
      <w:ins w:id="1463" w:author="Abraham Isaac Jacob Gajardo Cortez (masterin)" w:date="2020-12-01T20:52:00Z">
        <w:r w:rsidR="001472E0" w:rsidRPr="007673ED">
          <w:rPr>
            <w:rFonts w:ascii="Times New Roman" w:hAnsi="Times New Roman" w:cs="Times New Roman"/>
            <w:sz w:val="20"/>
            <w:szCs w:val="20"/>
            <w:lang w:val="en-GB"/>
            <w:rPrChange w:id="1464" w:author="Abraham Isaac Jacob Gajardo Cortez (masterin)" w:date="2020-12-01T20:56:00Z">
              <w:rPr>
                <w:rFonts w:ascii="Times New Roman" w:hAnsi="Times New Roman" w:cs="Times New Roman"/>
                <w:lang w:val="en-GB"/>
              </w:rPr>
            </w:rPrChange>
          </w:rPr>
          <w:t>pe it was the last.</w:t>
        </w:r>
      </w:ins>
      <w:del w:id="1465" w:author="Abraham Isaac Jacob Gajardo Cortez (masterin)" w:date="2020-12-01T20:50:00Z">
        <w:r w:rsidRPr="007673ED" w:rsidDel="001472E0">
          <w:rPr>
            <w:rFonts w:ascii="Times New Roman" w:hAnsi="Times New Roman" w:cs="Times New Roman"/>
            <w:sz w:val="20"/>
            <w:szCs w:val="20"/>
            <w:lang w:val="en-GB"/>
            <w:rPrChange w:id="1466" w:author="Abraham Isaac Jacob Gajardo Cortez (masterin)" w:date="2020-12-01T20:56:00Z">
              <w:rPr>
                <w:rFonts w:ascii="Times New Roman" w:hAnsi="Times New Roman" w:cs="Times New Roman"/>
                <w:lang w:val="en-GB"/>
              </w:rPr>
            </w:rPrChange>
          </w:rPr>
          <w:delText>.</w:delText>
        </w:r>
      </w:del>
    </w:p>
    <w:p w14:paraId="7DC88400" w14:textId="77777777" w:rsidR="002E79DD" w:rsidRPr="007673ED" w:rsidRDefault="002E79DD">
      <w:pPr>
        <w:spacing w:line="360" w:lineRule="auto"/>
        <w:ind w:firstLine="720"/>
        <w:jc w:val="both"/>
        <w:rPr>
          <w:rFonts w:ascii="Times New Roman" w:hAnsi="Times New Roman" w:cs="Times New Roman"/>
          <w:sz w:val="20"/>
          <w:szCs w:val="20"/>
          <w:lang w:val="en-GB"/>
          <w:rPrChange w:id="1467" w:author="Abraham Isaac Jacob Gajardo Cortez (masterin)" w:date="2020-12-01T20:56:00Z">
            <w:rPr>
              <w:rFonts w:ascii="Times New Roman" w:hAnsi="Times New Roman" w:cs="Times New Roman"/>
              <w:lang w:val="en-GB"/>
            </w:rPr>
          </w:rPrChange>
        </w:rPr>
        <w:pPrChange w:id="1468" w:author="Abraham Isaac Jacob Gajardo Cortez (masterin)" w:date="2020-12-01T20:56:00Z">
          <w:pPr>
            <w:spacing w:line="240" w:lineRule="auto"/>
            <w:jc w:val="both"/>
          </w:pPr>
        </w:pPrChange>
      </w:pPr>
    </w:p>
    <w:p w14:paraId="30FBDBAC" w14:textId="77777777" w:rsidR="00893457" w:rsidRPr="007673ED" w:rsidRDefault="00893457">
      <w:pPr>
        <w:spacing w:line="360" w:lineRule="auto"/>
        <w:jc w:val="both"/>
        <w:rPr>
          <w:rFonts w:ascii="Times New Roman" w:hAnsi="Times New Roman" w:cs="Times New Roman"/>
          <w:i/>
          <w:iCs/>
          <w:sz w:val="20"/>
          <w:szCs w:val="20"/>
          <w:lang w:val="en-GB"/>
          <w:rPrChange w:id="1469" w:author="Abraham Isaac Jacob Gajardo Cortez (masterin)" w:date="2020-12-01T20:56:00Z">
            <w:rPr>
              <w:rFonts w:ascii="Times New Roman" w:hAnsi="Times New Roman" w:cs="Times New Roman"/>
              <w:i/>
              <w:iCs/>
              <w:lang w:val="en-GB"/>
            </w:rPr>
          </w:rPrChange>
        </w:rPr>
        <w:pPrChange w:id="1470" w:author="Abraham Isaac Jacob Gajardo Cortez (masterin)" w:date="2020-12-01T20:56:00Z">
          <w:pPr>
            <w:spacing w:line="240" w:lineRule="auto"/>
            <w:jc w:val="both"/>
          </w:pPr>
        </w:pPrChange>
      </w:pPr>
      <w:r w:rsidRPr="007673ED">
        <w:rPr>
          <w:rFonts w:ascii="Times New Roman" w:hAnsi="Times New Roman" w:cs="Times New Roman"/>
          <w:i/>
          <w:iCs/>
          <w:sz w:val="20"/>
          <w:szCs w:val="20"/>
          <w:lang w:val="en-GB"/>
          <w:rPrChange w:id="1471" w:author="Abraham Isaac Jacob Gajardo Cortez (masterin)" w:date="2020-12-01T20:56:00Z">
            <w:rPr>
              <w:rFonts w:ascii="Times New Roman" w:hAnsi="Times New Roman" w:cs="Times New Roman"/>
              <w:i/>
              <w:iCs/>
              <w:lang w:val="en-GB"/>
            </w:rPr>
          </w:rPrChange>
        </w:rPr>
        <w:t>Limitations</w:t>
      </w:r>
    </w:p>
    <w:p w14:paraId="656DE83E" w14:textId="1A0EB561" w:rsidR="006509EA" w:rsidRPr="007673ED" w:rsidRDefault="00893457">
      <w:pPr>
        <w:spacing w:line="360" w:lineRule="auto"/>
        <w:ind w:firstLine="720"/>
        <w:jc w:val="both"/>
        <w:rPr>
          <w:rFonts w:ascii="Times New Roman" w:hAnsi="Times New Roman" w:cs="Times New Roman"/>
          <w:sz w:val="20"/>
          <w:szCs w:val="20"/>
          <w:rPrChange w:id="1472" w:author="Abraham Isaac Jacob Gajardo Cortez (masterin)" w:date="2020-12-01T20:56:00Z">
            <w:rPr>
              <w:rFonts w:ascii="Times New Roman" w:hAnsi="Times New Roman" w:cs="Times New Roman"/>
            </w:rPr>
          </w:rPrChange>
        </w:rPr>
        <w:pPrChange w:id="1473" w:author="Abraham Isaac Jacob Gajardo Cortez (masterin)" w:date="2020-12-01T20:58:00Z">
          <w:pPr>
            <w:spacing w:line="240" w:lineRule="auto"/>
            <w:jc w:val="both"/>
          </w:pPr>
        </w:pPrChange>
      </w:pPr>
      <w:r w:rsidRPr="007673ED">
        <w:rPr>
          <w:rFonts w:ascii="Times New Roman" w:hAnsi="Times New Roman" w:cs="Times New Roman"/>
          <w:sz w:val="20"/>
          <w:szCs w:val="20"/>
          <w:rPrChange w:id="1474" w:author="Abraham Isaac Jacob Gajardo Cortez (masterin)" w:date="2020-12-01T20:56:00Z">
            <w:rPr>
              <w:rFonts w:ascii="Times New Roman" w:hAnsi="Times New Roman" w:cs="Times New Roman"/>
            </w:rPr>
          </w:rPrChange>
        </w:rPr>
        <w:t>There were several limitations during the course of this study. The first</w:t>
      </w:r>
      <w:ins w:id="1475" w:author="Abraham Isaac Jacob Gajardo Cortez (masterin)" w:date="2020-12-01T20:54:00Z">
        <w:del w:id="1476" w:author="Andrés González Santa Cruz" w:date="2020-12-03T16:01:00Z">
          <w:r w:rsidR="007673ED" w:rsidRPr="007673ED" w:rsidDel="00D41248">
            <w:rPr>
              <w:rFonts w:ascii="Times New Roman" w:hAnsi="Times New Roman" w:cs="Times New Roman"/>
              <w:sz w:val="20"/>
              <w:szCs w:val="20"/>
              <w:rPrChange w:id="1477" w:author="Abraham Isaac Jacob Gajardo Cortez (masterin)" w:date="2020-12-01T20:56:00Z">
                <w:rPr>
                  <w:rFonts w:ascii="Times New Roman" w:hAnsi="Times New Roman" w:cs="Times New Roman"/>
                </w:rPr>
              </w:rPrChange>
            </w:rPr>
            <w:delText>,</w:delText>
          </w:r>
        </w:del>
      </w:ins>
      <w:r w:rsidRPr="007673ED">
        <w:rPr>
          <w:rFonts w:ascii="Times New Roman" w:hAnsi="Times New Roman" w:cs="Times New Roman"/>
          <w:sz w:val="20"/>
          <w:szCs w:val="20"/>
          <w:rPrChange w:id="1478" w:author="Abraham Isaac Jacob Gajardo Cortez (masterin)" w:date="2020-12-01T20:56:00Z">
            <w:rPr>
              <w:rFonts w:ascii="Times New Roman" w:hAnsi="Times New Roman" w:cs="Times New Roman"/>
            </w:rPr>
          </w:rPrChange>
        </w:rPr>
        <w:t xml:space="preserve"> and perhaps most </w:t>
      </w:r>
      <w:del w:id="1479" w:author="Andrés González Santa Cruz" w:date="2020-12-05T12:45:00Z">
        <w:r w:rsidRPr="007673ED" w:rsidDel="002A2497">
          <w:rPr>
            <w:rFonts w:ascii="Times New Roman" w:hAnsi="Times New Roman" w:cs="Times New Roman"/>
            <w:sz w:val="20"/>
            <w:szCs w:val="20"/>
            <w:rPrChange w:id="1480" w:author="Abraham Isaac Jacob Gajardo Cortez (masterin)" w:date="2020-12-01T20:56:00Z">
              <w:rPr>
                <w:rFonts w:ascii="Times New Roman" w:hAnsi="Times New Roman" w:cs="Times New Roman"/>
              </w:rPr>
            </w:rPrChange>
          </w:rPr>
          <w:delText xml:space="preserve">important </w:delText>
        </w:r>
      </w:del>
      <w:ins w:id="1481" w:author="Andrés González Santa Cruz" w:date="2020-12-05T12:45:00Z">
        <w:r w:rsidR="002A2497">
          <w:rPr>
            <w:rFonts w:ascii="Times New Roman" w:hAnsi="Times New Roman" w:cs="Times New Roman"/>
            <w:sz w:val="20"/>
            <w:szCs w:val="20"/>
          </w:rPr>
          <w:t>crucial</w:t>
        </w:r>
        <w:r w:rsidR="002A2497" w:rsidRPr="007673ED">
          <w:rPr>
            <w:rFonts w:ascii="Times New Roman" w:hAnsi="Times New Roman" w:cs="Times New Roman"/>
            <w:sz w:val="20"/>
            <w:szCs w:val="20"/>
            <w:rPrChange w:id="1482" w:author="Abraham Isaac Jacob Gajardo Cortez (masterin)" w:date="2020-12-01T20:56:00Z">
              <w:rPr>
                <w:rFonts w:ascii="Times New Roman" w:hAnsi="Times New Roman" w:cs="Times New Roman"/>
              </w:rPr>
            </w:rPrChange>
          </w:rPr>
          <w:t xml:space="preserve"> </w:t>
        </w:r>
      </w:ins>
      <w:r w:rsidRPr="007673ED">
        <w:rPr>
          <w:rFonts w:ascii="Times New Roman" w:hAnsi="Times New Roman" w:cs="Times New Roman"/>
          <w:sz w:val="20"/>
          <w:szCs w:val="20"/>
          <w:rPrChange w:id="1483" w:author="Abraham Isaac Jacob Gajardo Cortez (masterin)" w:date="2020-12-01T20:56:00Z">
            <w:rPr>
              <w:rFonts w:ascii="Times New Roman" w:hAnsi="Times New Roman" w:cs="Times New Roman"/>
            </w:rPr>
          </w:rPrChange>
        </w:rPr>
        <w:t>limitation</w:t>
      </w:r>
      <w:ins w:id="1484" w:author="Abraham Isaac Jacob Gajardo Cortez (masterin)" w:date="2020-12-01T20:54:00Z">
        <w:del w:id="1485" w:author="Andrés González Santa Cruz" w:date="2020-12-03T16:01:00Z">
          <w:r w:rsidR="007673ED" w:rsidRPr="007673ED" w:rsidDel="00D41248">
            <w:rPr>
              <w:rFonts w:ascii="Times New Roman" w:hAnsi="Times New Roman" w:cs="Times New Roman"/>
              <w:sz w:val="20"/>
              <w:szCs w:val="20"/>
              <w:rPrChange w:id="1486" w:author="Abraham Isaac Jacob Gajardo Cortez (masterin)" w:date="2020-12-01T20:56:00Z">
                <w:rPr>
                  <w:rFonts w:ascii="Times New Roman" w:hAnsi="Times New Roman" w:cs="Times New Roman"/>
                </w:rPr>
              </w:rPrChange>
            </w:rPr>
            <w:delText>,</w:delText>
          </w:r>
        </w:del>
      </w:ins>
      <w:r w:rsidRPr="007673ED">
        <w:rPr>
          <w:rFonts w:ascii="Times New Roman" w:hAnsi="Times New Roman" w:cs="Times New Roman"/>
          <w:sz w:val="20"/>
          <w:szCs w:val="20"/>
          <w:rPrChange w:id="1487" w:author="Abraham Isaac Jacob Gajardo Cortez (masterin)" w:date="2020-12-01T20:56:00Z">
            <w:rPr>
              <w:rFonts w:ascii="Times New Roman" w:hAnsi="Times New Roman" w:cs="Times New Roman"/>
            </w:rPr>
          </w:rPrChange>
        </w:rPr>
        <w:t xml:space="preserve"> was the difficulty in obtaining hospital data</w:t>
      </w:r>
      <w:r w:rsidR="006509EA" w:rsidRPr="007673ED">
        <w:rPr>
          <w:rFonts w:ascii="Times New Roman" w:hAnsi="Times New Roman" w:cs="Times New Roman"/>
          <w:sz w:val="20"/>
          <w:szCs w:val="20"/>
          <w:rPrChange w:id="1488" w:author="Abraham Isaac Jacob Gajardo Cortez (masterin)" w:date="2020-12-01T20:56:00Z">
            <w:rPr>
              <w:rFonts w:ascii="Times New Roman" w:hAnsi="Times New Roman" w:cs="Times New Roman"/>
            </w:rPr>
          </w:rPrChange>
        </w:rPr>
        <w:t xml:space="preserve"> from private institutions near the focal point of the protests</w:t>
      </w:r>
      <w:r w:rsidRPr="007673ED">
        <w:rPr>
          <w:rFonts w:ascii="Times New Roman" w:hAnsi="Times New Roman" w:cs="Times New Roman"/>
          <w:sz w:val="20"/>
          <w:szCs w:val="20"/>
          <w:rPrChange w:id="1489" w:author="Abraham Isaac Jacob Gajardo Cortez (masterin)" w:date="2020-12-01T20:56:00Z">
            <w:rPr>
              <w:rFonts w:ascii="Times New Roman" w:hAnsi="Times New Roman" w:cs="Times New Roman"/>
            </w:rPr>
          </w:rPrChange>
        </w:rPr>
        <w:t>.</w:t>
      </w:r>
      <w:r w:rsidR="006509EA" w:rsidRPr="007673ED">
        <w:rPr>
          <w:rFonts w:ascii="Times New Roman" w:hAnsi="Times New Roman" w:cs="Times New Roman"/>
          <w:sz w:val="20"/>
          <w:szCs w:val="20"/>
          <w:rPrChange w:id="1490" w:author="Abraham Isaac Jacob Gajardo Cortez (masterin)" w:date="2020-12-01T20:56:00Z">
            <w:rPr>
              <w:rFonts w:ascii="Times New Roman" w:hAnsi="Times New Roman" w:cs="Times New Roman"/>
            </w:rPr>
          </w:rPrChange>
        </w:rPr>
        <w:t xml:space="preserve"> Although about 80% </w:t>
      </w:r>
      <w:ins w:id="1491" w:author="Abraham Isaac Jacob Gajardo Cortez (masterin)" w:date="2020-12-01T20:54:00Z">
        <w:r w:rsidR="007673ED" w:rsidRPr="007673ED">
          <w:rPr>
            <w:rFonts w:ascii="Times New Roman" w:hAnsi="Times New Roman" w:cs="Times New Roman"/>
            <w:sz w:val="20"/>
            <w:szCs w:val="20"/>
            <w:rPrChange w:id="1492" w:author="Abraham Isaac Jacob Gajardo Cortez (masterin)" w:date="2020-12-01T20:56:00Z">
              <w:rPr>
                <w:rFonts w:ascii="Times New Roman" w:hAnsi="Times New Roman" w:cs="Times New Roman"/>
              </w:rPr>
            </w:rPrChange>
          </w:rPr>
          <w:t xml:space="preserve">of Chilean population </w:t>
        </w:r>
      </w:ins>
      <w:r w:rsidR="006509EA" w:rsidRPr="007673ED">
        <w:rPr>
          <w:rFonts w:ascii="Times New Roman" w:hAnsi="Times New Roman" w:cs="Times New Roman"/>
          <w:sz w:val="20"/>
          <w:szCs w:val="20"/>
          <w:rPrChange w:id="1493" w:author="Abraham Isaac Jacob Gajardo Cortez (masterin)" w:date="2020-12-01T20:56:00Z">
            <w:rPr>
              <w:rFonts w:ascii="Times New Roman" w:hAnsi="Times New Roman" w:cs="Times New Roman"/>
            </w:rPr>
          </w:rPrChange>
        </w:rPr>
        <w:t xml:space="preserve">have public health insurance </w:t>
      </w:r>
      <w:ins w:id="1494" w:author="Abraham Isaac Jacob Gajardo Cortez (masterin)" w:date="2020-12-01T20:54:00Z">
        <w:r w:rsidR="007673ED" w:rsidRPr="002A2497">
          <w:rPr>
            <w:rFonts w:ascii="Times New Roman" w:hAnsi="Times New Roman" w:cs="Times New Roman"/>
            <w:sz w:val="20"/>
            <w:szCs w:val="20"/>
            <w:highlight w:val="green"/>
            <w:rPrChange w:id="1495" w:author="Andrés González Santa Cruz" w:date="2020-12-05T12:44:00Z">
              <w:rPr>
                <w:rFonts w:ascii="Times New Roman" w:hAnsi="Times New Roman" w:cs="Times New Roman"/>
              </w:rPr>
            </w:rPrChange>
          </w:rPr>
          <w:t>[REF]</w:t>
        </w:r>
        <w:r w:rsidR="007673ED" w:rsidRPr="007673ED">
          <w:rPr>
            <w:rFonts w:ascii="Times New Roman" w:hAnsi="Times New Roman" w:cs="Times New Roman"/>
            <w:sz w:val="20"/>
            <w:szCs w:val="20"/>
            <w:rPrChange w:id="1496" w:author="Abraham Isaac Jacob Gajardo Cortez (masterin)" w:date="2020-12-01T20:56:00Z">
              <w:rPr>
                <w:rFonts w:ascii="Times New Roman" w:hAnsi="Times New Roman" w:cs="Times New Roman"/>
              </w:rPr>
            </w:rPrChange>
          </w:rPr>
          <w:t xml:space="preserve"> </w:t>
        </w:r>
      </w:ins>
      <w:r w:rsidR="006509EA" w:rsidRPr="007673ED">
        <w:rPr>
          <w:rFonts w:ascii="Times New Roman" w:hAnsi="Times New Roman" w:cs="Times New Roman"/>
          <w:sz w:val="20"/>
          <w:szCs w:val="20"/>
          <w:rPrChange w:id="1497" w:author="Abraham Isaac Jacob Gajardo Cortez (masterin)" w:date="2020-12-01T20:56:00Z">
            <w:rPr>
              <w:rFonts w:ascii="Times New Roman" w:hAnsi="Times New Roman" w:cs="Times New Roman"/>
            </w:rPr>
          </w:rPrChange>
        </w:rPr>
        <w:t xml:space="preserve">and likely use the public health system, there </w:t>
      </w:r>
      <w:del w:id="1498" w:author="Andrés González Santa Cruz" w:date="2020-12-03T16:01:00Z">
        <w:r w:rsidR="006509EA" w:rsidRPr="007673ED" w:rsidDel="00D41248">
          <w:rPr>
            <w:rFonts w:ascii="Times New Roman" w:hAnsi="Times New Roman" w:cs="Times New Roman"/>
            <w:sz w:val="20"/>
            <w:szCs w:val="20"/>
            <w:rPrChange w:id="1499" w:author="Abraham Isaac Jacob Gajardo Cortez (masterin)" w:date="2020-12-01T20:56:00Z">
              <w:rPr>
                <w:rFonts w:ascii="Times New Roman" w:hAnsi="Times New Roman" w:cs="Times New Roman"/>
              </w:rPr>
            </w:rPrChange>
          </w:rPr>
          <w:delText xml:space="preserve">is </w:delText>
        </w:r>
      </w:del>
      <w:ins w:id="1500" w:author="Andrés González Santa Cruz" w:date="2020-12-03T16:01:00Z">
        <w:r w:rsidR="00D41248">
          <w:rPr>
            <w:rFonts w:ascii="Times New Roman" w:hAnsi="Times New Roman" w:cs="Times New Roman"/>
            <w:sz w:val="20"/>
            <w:szCs w:val="20"/>
          </w:rPr>
          <w:t>would be</w:t>
        </w:r>
        <w:r w:rsidR="00D41248" w:rsidRPr="007673ED">
          <w:rPr>
            <w:rFonts w:ascii="Times New Roman" w:hAnsi="Times New Roman" w:cs="Times New Roman"/>
            <w:sz w:val="20"/>
            <w:szCs w:val="20"/>
            <w:rPrChange w:id="1501" w:author="Abraham Isaac Jacob Gajardo Cortez (masterin)" w:date="2020-12-01T20:56:00Z">
              <w:rPr>
                <w:rFonts w:ascii="Times New Roman" w:hAnsi="Times New Roman" w:cs="Times New Roman"/>
              </w:rPr>
            </w:rPrChange>
          </w:rPr>
          <w:t xml:space="preserve"> </w:t>
        </w:r>
      </w:ins>
      <w:r w:rsidR="006509EA" w:rsidRPr="007673ED">
        <w:rPr>
          <w:rFonts w:ascii="Times New Roman" w:hAnsi="Times New Roman" w:cs="Times New Roman"/>
          <w:sz w:val="20"/>
          <w:szCs w:val="20"/>
          <w:rPrChange w:id="1502" w:author="Abraham Isaac Jacob Gajardo Cortez (masterin)" w:date="2020-12-01T20:56:00Z">
            <w:rPr>
              <w:rFonts w:ascii="Times New Roman" w:hAnsi="Times New Roman" w:cs="Times New Roman"/>
            </w:rPr>
          </w:rPrChange>
        </w:rPr>
        <w:t xml:space="preserve">a fraction of the potential cases that </w:t>
      </w:r>
      <w:del w:id="1503" w:author="Andrés González Santa Cruz" w:date="2020-12-03T16:01:00Z">
        <w:r w:rsidR="006509EA" w:rsidRPr="007673ED" w:rsidDel="00D41248">
          <w:rPr>
            <w:rFonts w:ascii="Times New Roman" w:hAnsi="Times New Roman" w:cs="Times New Roman"/>
            <w:sz w:val="20"/>
            <w:szCs w:val="20"/>
            <w:rPrChange w:id="1504" w:author="Abraham Isaac Jacob Gajardo Cortez (masterin)" w:date="2020-12-01T20:56:00Z">
              <w:rPr>
                <w:rFonts w:ascii="Times New Roman" w:hAnsi="Times New Roman" w:cs="Times New Roman"/>
              </w:rPr>
            </w:rPrChange>
          </w:rPr>
          <w:delText xml:space="preserve">will </w:delText>
        </w:r>
      </w:del>
      <w:ins w:id="1505" w:author="Andrés González Santa Cruz" w:date="2020-12-03T16:02:00Z">
        <w:r w:rsidR="00D41248">
          <w:rPr>
            <w:rFonts w:ascii="Times New Roman" w:hAnsi="Times New Roman" w:cs="Times New Roman"/>
            <w:sz w:val="20"/>
            <w:szCs w:val="20"/>
          </w:rPr>
          <w:t xml:space="preserve"> </w:t>
        </w:r>
      </w:ins>
      <w:r w:rsidR="006509EA" w:rsidRPr="007673ED">
        <w:rPr>
          <w:rFonts w:ascii="Times New Roman" w:hAnsi="Times New Roman" w:cs="Times New Roman"/>
          <w:sz w:val="20"/>
          <w:szCs w:val="20"/>
          <w:rPrChange w:id="1506" w:author="Abraham Isaac Jacob Gajardo Cortez (masterin)" w:date="2020-12-01T20:56:00Z">
            <w:rPr>
              <w:rFonts w:ascii="Times New Roman" w:hAnsi="Times New Roman" w:cs="Times New Roman"/>
            </w:rPr>
          </w:rPrChange>
        </w:rPr>
        <w:t xml:space="preserve">not be captured in our study. In addition, the degree of </w:t>
      </w:r>
      <w:r w:rsidR="006509EA" w:rsidRPr="007673ED">
        <w:rPr>
          <w:rFonts w:ascii="Times New Roman" w:hAnsi="Times New Roman" w:cs="Times New Roman"/>
          <w:sz w:val="20"/>
          <w:szCs w:val="20"/>
          <w:rPrChange w:id="1507" w:author="Abraham Isaac Jacob Gajardo Cortez (masterin)" w:date="2020-12-01T20:56:00Z">
            <w:rPr>
              <w:rFonts w:ascii="Times New Roman" w:hAnsi="Times New Roman" w:cs="Times New Roman"/>
            </w:rPr>
          </w:rPrChange>
        </w:rPr>
        <w:lastRenderedPageBreak/>
        <w:t xml:space="preserve">detail of emergency data in Chile is far from being ideal. We were only able to use the primary cause of admission; thus, contributory causes were not explored in the study. Finally, </w:t>
      </w:r>
      <w:del w:id="1508" w:author="Andrés González Santa Cruz" w:date="2020-12-03T16:11:00Z">
        <w:r w:rsidR="006509EA" w:rsidRPr="007673ED" w:rsidDel="00D41248">
          <w:rPr>
            <w:rFonts w:ascii="Times New Roman" w:hAnsi="Times New Roman" w:cs="Times New Roman"/>
            <w:sz w:val="20"/>
            <w:szCs w:val="20"/>
            <w:rPrChange w:id="1509" w:author="Abraham Isaac Jacob Gajardo Cortez (masterin)" w:date="2020-12-01T20:56:00Z">
              <w:rPr>
                <w:rFonts w:ascii="Times New Roman" w:hAnsi="Times New Roman" w:cs="Times New Roman"/>
              </w:rPr>
            </w:rPrChange>
          </w:rPr>
          <w:delText xml:space="preserve">the </w:delText>
        </w:r>
      </w:del>
      <w:r w:rsidR="006509EA" w:rsidRPr="007673ED">
        <w:rPr>
          <w:rFonts w:ascii="Times New Roman" w:hAnsi="Times New Roman" w:cs="Times New Roman"/>
          <w:sz w:val="20"/>
          <w:szCs w:val="20"/>
          <w:rPrChange w:id="1510" w:author="Abraham Isaac Jacob Gajardo Cortez (masterin)" w:date="2020-12-01T20:56:00Z">
            <w:rPr>
              <w:rFonts w:ascii="Times New Roman" w:hAnsi="Times New Roman" w:cs="Times New Roman"/>
            </w:rPr>
          </w:rPrChange>
        </w:rPr>
        <w:t>cause</w:t>
      </w:r>
      <w:ins w:id="1511" w:author="Andrés González Santa Cruz" w:date="2020-12-03T16:11:00Z">
        <w:r w:rsidR="00D41248">
          <w:rPr>
            <w:rFonts w:ascii="Times New Roman" w:hAnsi="Times New Roman" w:cs="Times New Roman"/>
            <w:sz w:val="20"/>
            <w:szCs w:val="20"/>
          </w:rPr>
          <w:t>s</w:t>
        </w:r>
      </w:ins>
      <w:r w:rsidR="006509EA" w:rsidRPr="007673ED">
        <w:rPr>
          <w:rFonts w:ascii="Times New Roman" w:hAnsi="Times New Roman" w:cs="Times New Roman"/>
          <w:sz w:val="20"/>
          <w:szCs w:val="20"/>
          <w:rPrChange w:id="1512" w:author="Abraham Isaac Jacob Gajardo Cortez (masterin)" w:date="2020-12-01T20:56:00Z">
            <w:rPr>
              <w:rFonts w:ascii="Times New Roman" w:hAnsi="Times New Roman" w:cs="Times New Roman"/>
            </w:rPr>
          </w:rPrChange>
        </w:rPr>
        <w:t xml:space="preserve"> of admission</w:t>
      </w:r>
      <w:del w:id="1513" w:author="Andrés González Santa Cruz" w:date="2020-12-03T16:11:00Z">
        <w:r w:rsidR="006509EA" w:rsidRPr="007673ED" w:rsidDel="00D41248">
          <w:rPr>
            <w:rFonts w:ascii="Times New Roman" w:hAnsi="Times New Roman" w:cs="Times New Roman"/>
            <w:sz w:val="20"/>
            <w:szCs w:val="20"/>
            <w:rPrChange w:id="1514" w:author="Abraham Isaac Jacob Gajardo Cortez (masterin)" w:date="2020-12-01T20:56:00Z">
              <w:rPr>
                <w:rFonts w:ascii="Times New Roman" w:hAnsi="Times New Roman" w:cs="Times New Roman"/>
              </w:rPr>
            </w:rPrChange>
          </w:rPr>
          <w:delText>s</w:delText>
        </w:r>
      </w:del>
      <w:r w:rsidR="006509EA" w:rsidRPr="007673ED">
        <w:rPr>
          <w:rFonts w:ascii="Times New Roman" w:hAnsi="Times New Roman" w:cs="Times New Roman"/>
          <w:sz w:val="20"/>
          <w:szCs w:val="20"/>
          <w:rPrChange w:id="1515" w:author="Abraham Isaac Jacob Gajardo Cortez (masterin)" w:date="2020-12-01T20:56:00Z">
            <w:rPr>
              <w:rFonts w:ascii="Times New Roman" w:hAnsi="Times New Roman" w:cs="Times New Roman"/>
            </w:rPr>
          </w:rPrChange>
        </w:rPr>
        <w:t xml:space="preserve"> were grouped in broad categories such </w:t>
      </w:r>
      <w:ins w:id="1516" w:author="Andrés González Santa Cruz" w:date="2020-12-03T16:02:00Z">
        <w:r w:rsidR="00D41248">
          <w:rPr>
            <w:rFonts w:ascii="Times New Roman" w:hAnsi="Times New Roman" w:cs="Times New Roman"/>
            <w:sz w:val="20"/>
            <w:szCs w:val="20"/>
          </w:rPr>
          <w:t xml:space="preserve">as </w:t>
        </w:r>
      </w:ins>
      <w:r w:rsidR="006509EA" w:rsidRPr="007673ED">
        <w:rPr>
          <w:rFonts w:ascii="Times New Roman" w:hAnsi="Times New Roman" w:cs="Times New Roman"/>
          <w:sz w:val="20"/>
          <w:szCs w:val="20"/>
          <w:rPrChange w:id="1517" w:author="Abraham Isaac Jacob Gajardo Cortez (masterin)" w:date="2020-12-01T20:56:00Z">
            <w:rPr>
              <w:rFonts w:ascii="Times New Roman" w:hAnsi="Times New Roman" w:cs="Times New Roman"/>
            </w:rPr>
          </w:rPrChange>
        </w:rPr>
        <w:t xml:space="preserve">trauma or respiratory, but not in the specific code at admission. </w:t>
      </w:r>
      <w:ins w:id="1518" w:author="Abraham Isaac Jacob Gajardo Cortez (masterin)" w:date="2020-12-01T20:55:00Z">
        <w:r w:rsidR="007673ED" w:rsidRPr="007673ED">
          <w:rPr>
            <w:rFonts w:ascii="Times New Roman" w:hAnsi="Times New Roman" w:cs="Times New Roman"/>
            <w:sz w:val="20"/>
            <w:szCs w:val="20"/>
            <w:rPrChange w:id="1519" w:author="Abraham Isaac Jacob Gajardo Cortez (masterin)" w:date="2020-12-01T20:56:00Z">
              <w:rPr>
                <w:rFonts w:ascii="Times New Roman" w:hAnsi="Times New Roman" w:cs="Times New Roman"/>
              </w:rPr>
            </w:rPrChange>
          </w:rPr>
          <w:t>Nevertheless, our sensitivity analysis strength our results and conclusions.</w:t>
        </w:r>
      </w:ins>
    </w:p>
    <w:p w14:paraId="1D44641D" w14:textId="63C15D76" w:rsidR="006509EA" w:rsidRDefault="006509EA" w:rsidP="00C9270C">
      <w:pPr>
        <w:spacing w:line="240" w:lineRule="auto"/>
        <w:jc w:val="both"/>
        <w:rPr>
          <w:rFonts w:ascii="Times New Roman" w:hAnsi="Times New Roman" w:cs="Times New Roman"/>
        </w:rPr>
      </w:pPr>
    </w:p>
    <w:p w14:paraId="0C2B692A" w14:textId="6B4FD311" w:rsidR="006509EA" w:rsidRPr="001147A3" w:rsidRDefault="006509EA" w:rsidP="00C9270C">
      <w:pPr>
        <w:spacing w:line="240" w:lineRule="auto"/>
        <w:jc w:val="both"/>
        <w:rPr>
          <w:rFonts w:ascii="Times New Roman" w:hAnsi="Times New Roman" w:cs="Times New Roman"/>
          <w:b/>
          <w:bCs/>
          <w:sz w:val="24"/>
          <w:szCs w:val="28"/>
        </w:rPr>
      </w:pPr>
      <w:r w:rsidRPr="001147A3">
        <w:rPr>
          <w:rFonts w:ascii="Times New Roman" w:hAnsi="Times New Roman" w:cs="Times New Roman"/>
          <w:b/>
          <w:bCs/>
          <w:sz w:val="24"/>
          <w:szCs w:val="28"/>
        </w:rPr>
        <w:t>Conclusions</w:t>
      </w:r>
    </w:p>
    <w:p w14:paraId="27BCF5EC" w14:textId="5A86EE22" w:rsidR="00716620" w:rsidRDefault="00F32E72" w:rsidP="00F32E72">
      <w:pPr>
        <w:spacing w:line="360" w:lineRule="auto"/>
        <w:ind w:firstLine="720"/>
        <w:rPr>
          <w:ins w:id="1520" w:author="Abraham Isaac Jacob Gajardo Cortez (masterin)" w:date="2020-12-01T21:43:00Z"/>
          <w:rFonts w:ascii="Times New Roman" w:hAnsi="Times New Roman" w:cs="Times New Roman"/>
          <w:sz w:val="20"/>
          <w:szCs w:val="20"/>
        </w:rPr>
      </w:pPr>
      <w:ins w:id="1521" w:author="Abraham Isaac Jacob Gajardo Cortez (masterin)" w:date="2020-12-01T21:40:00Z">
        <w:r w:rsidRPr="00F32E72">
          <w:rPr>
            <w:rFonts w:ascii="Times New Roman" w:hAnsi="Times New Roman" w:cs="Times New Roman"/>
            <w:sz w:val="20"/>
            <w:szCs w:val="20"/>
            <w:rPrChange w:id="1522" w:author="Abraham Isaac Jacob Gajardo Cortez (masterin)" w:date="2020-12-01T21:40:00Z">
              <w:rPr/>
            </w:rPrChange>
          </w:rPr>
          <w:t xml:space="preserve">This is the first study that probes the effects of a social movement on population health. October 2019 Chilean protests and crowd-control techniques did not affect emergency health system services utilization by trauma and respiratory causes; however, greater severity of patients admitted at ED was observed after social movement onset. It is necessary to implement policy changes regarding law enforcement action on civil unrest in order to avoid the </w:t>
        </w:r>
        <w:del w:id="1523" w:author="Andrés González Santa Cruz" w:date="2020-12-05T12:45:00Z">
          <w:r w:rsidRPr="00F32E72" w:rsidDel="002A2497">
            <w:rPr>
              <w:rFonts w:ascii="Times New Roman" w:hAnsi="Times New Roman" w:cs="Times New Roman"/>
              <w:sz w:val="20"/>
              <w:szCs w:val="20"/>
              <w:rPrChange w:id="1524" w:author="Abraham Isaac Jacob Gajardo Cortez (masterin)" w:date="2020-12-01T21:40:00Z">
                <w:rPr/>
              </w:rPrChange>
            </w:rPr>
            <w:delText>negativ</w:delText>
          </w:r>
        </w:del>
      </w:ins>
      <w:ins w:id="1525" w:author="Andrés González Santa Cruz" w:date="2020-12-05T12:45:00Z">
        <w:r w:rsidR="002A2497">
          <w:rPr>
            <w:rFonts w:ascii="Times New Roman" w:hAnsi="Times New Roman" w:cs="Times New Roman"/>
            <w:sz w:val="20"/>
            <w:szCs w:val="20"/>
          </w:rPr>
          <w:t>advers</w:t>
        </w:r>
      </w:ins>
      <w:ins w:id="1526" w:author="Abraham Isaac Jacob Gajardo Cortez (masterin)" w:date="2020-12-01T21:40:00Z">
        <w:r w:rsidRPr="00F32E72">
          <w:rPr>
            <w:rFonts w:ascii="Times New Roman" w:hAnsi="Times New Roman" w:cs="Times New Roman"/>
            <w:sz w:val="20"/>
            <w:szCs w:val="20"/>
            <w:rPrChange w:id="1527" w:author="Abraham Isaac Jacob Gajardo Cortez (masterin)" w:date="2020-12-01T21:40:00Z">
              <w:rPr/>
            </w:rPrChange>
          </w:rPr>
          <w:t>e effects of social protests on population health.</w:t>
        </w:r>
      </w:ins>
    </w:p>
    <w:p w14:paraId="1011C89A" w14:textId="4828CD0E" w:rsidR="00701126" w:rsidRDefault="00701126" w:rsidP="00F32E72">
      <w:pPr>
        <w:spacing w:line="360" w:lineRule="auto"/>
        <w:ind w:firstLine="720"/>
        <w:rPr>
          <w:ins w:id="1528" w:author="Abraham Isaac Jacob Gajardo Cortez (masterin)" w:date="2020-12-01T21:43:00Z"/>
          <w:rFonts w:ascii="Times New Roman" w:hAnsi="Times New Roman" w:cs="Times New Roman"/>
          <w:sz w:val="20"/>
          <w:szCs w:val="20"/>
        </w:rPr>
      </w:pPr>
    </w:p>
    <w:p w14:paraId="604F5F56" w14:textId="1E7FE4B0" w:rsidR="00701126" w:rsidRDefault="00701126" w:rsidP="00701126">
      <w:pPr>
        <w:spacing w:line="360" w:lineRule="auto"/>
        <w:ind w:hanging="142"/>
        <w:rPr>
          <w:ins w:id="1529" w:author="Abraham Isaac Jacob Gajardo Cortez (masterin)" w:date="2020-12-01T21:47:00Z"/>
          <w:rFonts w:ascii="Times New Roman" w:hAnsi="Times New Roman" w:cs="Times New Roman"/>
          <w:b/>
          <w:bCs/>
          <w:sz w:val="24"/>
        </w:rPr>
      </w:pPr>
      <w:ins w:id="1530" w:author="Abraham Isaac Jacob Gajardo Cortez (masterin)" w:date="2020-12-01T21:43:00Z">
        <w:r w:rsidRPr="00701126">
          <w:rPr>
            <w:rFonts w:ascii="Times New Roman" w:hAnsi="Times New Roman" w:cs="Times New Roman"/>
            <w:b/>
            <w:bCs/>
            <w:sz w:val="24"/>
            <w:rPrChange w:id="1531" w:author="Abraham Isaac Jacob Gajardo Cortez (masterin)" w:date="2020-12-01T21:44:00Z">
              <w:rPr>
                <w:rFonts w:ascii="Times New Roman" w:hAnsi="Times New Roman" w:cs="Times New Roman"/>
                <w:sz w:val="20"/>
                <w:szCs w:val="20"/>
              </w:rPr>
            </w:rPrChange>
          </w:rPr>
          <w:t xml:space="preserve">Figures and </w:t>
        </w:r>
      </w:ins>
      <w:ins w:id="1532" w:author="Abraham Isaac Jacob Gajardo Cortez (masterin)" w:date="2020-12-01T21:44:00Z">
        <w:r w:rsidRPr="00701126">
          <w:rPr>
            <w:rFonts w:ascii="Times New Roman" w:hAnsi="Times New Roman" w:cs="Times New Roman"/>
            <w:b/>
            <w:bCs/>
            <w:sz w:val="24"/>
            <w:rPrChange w:id="1533" w:author="Abraham Isaac Jacob Gajardo Cortez (masterin)" w:date="2020-12-01T21:44:00Z">
              <w:rPr>
                <w:rFonts w:ascii="Times New Roman" w:hAnsi="Times New Roman" w:cs="Times New Roman"/>
                <w:sz w:val="20"/>
                <w:szCs w:val="20"/>
              </w:rPr>
            </w:rPrChange>
          </w:rPr>
          <w:t>Tables</w:t>
        </w:r>
      </w:ins>
    </w:p>
    <w:p w14:paraId="2B74E34B" w14:textId="659FF3FF" w:rsidR="00701126" w:rsidRPr="00701126" w:rsidRDefault="00701126" w:rsidP="00701126">
      <w:pPr>
        <w:spacing w:line="360" w:lineRule="auto"/>
        <w:ind w:hanging="142"/>
        <w:rPr>
          <w:ins w:id="1534" w:author="Abraham Isaac Jacob Gajardo Cortez (masterin)" w:date="2020-12-01T21:46:00Z"/>
          <w:rFonts w:ascii="Times New Roman" w:hAnsi="Times New Roman" w:cs="Times New Roman"/>
          <w:sz w:val="20"/>
          <w:szCs w:val="20"/>
          <w:rPrChange w:id="1535" w:author="Abraham Isaac Jacob Gajardo Cortez (masterin)" w:date="2020-12-01T21:47:00Z">
            <w:rPr>
              <w:ins w:id="1536" w:author="Abraham Isaac Jacob Gajardo Cortez (masterin)" w:date="2020-12-01T21:46:00Z"/>
              <w:rFonts w:ascii="Times New Roman" w:hAnsi="Times New Roman" w:cs="Times New Roman"/>
              <w:b/>
              <w:bCs/>
              <w:sz w:val="24"/>
            </w:rPr>
          </w:rPrChange>
        </w:rPr>
      </w:pPr>
      <w:ins w:id="1537" w:author="Abraham Isaac Jacob Gajardo Cortez (masterin)" w:date="2020-12-01T21:47:00Z">
        <w:r w:rsidRPr="00701126">
          <w:rPr>
            <w:rFonts w:ascii="Times New Roman" w:hAnsi="Times New Roman" w:cs="Times New Roman"/>
            <w:b/>
            <w:bCs/>
            <w:sz w:val="20"/>
            <w:szCs w:val="20"/>
            <w:rPrChange w:id="1538" w:author="Abraham Isaac Jacob Gajardo Cortez (masterin)" w:date="2020-12-01T21:48:00Z">
              <w:rPr>
                <w:rFonts w:ascii="Times New Roman" w:hAnsi="Times New Roman" w:cs="Times New Roman"/>
                <w:sz w:val="20"/>
                <w:szCs w:val="20"/>
              </w:rPr>
            </w:rPrChange>
          </w:rPr>
          <w:t>Figure 1.</w:t>
        </w:r>
        <w:r>
          <w:rPr>
            <w:rFonts w:ascii="Times New Roman" w:hAnsi="Times New Roman" w:cs="Times New Roman"/>
            <w:sz w:val="20"/>
            <w:szCs w:val="20"/>
          </w:rPr>
          <w:t xml:space="preserve"> Trends of emergency department consultation</w:t>
        </w:r>
      </w:ins>
      <w:ins w:id="1539" w:author="Abraham Isaac Jacob Gajardo Cortez (masterin)" w:date="2020-12-01T22:32:00Z">
        <w:r w:rsidR="00AE5DE4">
          <w:rPr>
            <w:rFonts w:ascii="Times New Roman" w:hAnsi="Times New Roman" w:cs="Times New Roman"/>
            <w:sz w:val="20"/>
            <w:szCs w:val="20"/>
          </w:rPr>
          <w:t>s</w:t>
        </w:r>
      </w:ins>
      <w:ins w:id="1540" w:author="Abraham Isaac Jacob Gajardo Cortez (masterin)" w:date="2020-12-01T21:47:00Z">
        <w:r>
          <w:rPr>
            <w:rFonts w:ascii="Times New Roman" w:hAnsi="Times New Roman" w:cs="Times New Roman"/>
            <w:sz w:val="20"/>
            <w:szCs w:val="20"/>
          </w:rPr>
          <w:t xml:space="preserve"> and hospitalizations (</w:t>
        </w:r>
      </w:ins>
      <w:ins w:id="1541" w:author="Abraham Isaac Jacob Gajardo Cortez (masterin)" w:date="2020-12-01T21:48:00Z">
        <w:r>
          <w:rPr>
            <w:rFonts w:ascii="Times New Roman" w:hAnsi="Times New Roman" w:cs="Times New Roman"/>
            <w:sz w:val="20"/>
            <w:szCs w:val="20"/>
          </w:rPr>
          <w:t>2015-2019)</w:t>
        </w:r>
      </w:ins>
    </w:p>
    <w:p w14:paraId="170D32AA" w14:textId="3F52FE40" w:rsidR="00701126" w:rsidRDefault="00701126" w:rsidP="00701126">
      <w:pPr>
        <w:spacing w:line="360" w:lineRule="auto"/>
        <w:ind w:hanging="142"/>
        <w:rPr>
          <w:ins w:id="1542" w:author="Abraham Isaac Jacob Gajardo Cortez (masterin)" w:date="2020-12-01T21:46:00Z"/>
          <w:rFonts w:ascii="Times New Roman" w:hAnsi="Times New Roman" w:cs="Times New Roman"/>
          <w:b/>
          <w:bCs/>
          <w:sz w:val="24"/>
        </w:rPr>
      </w:pPr>
      <w:ins w:id="1543" w:author="Abraham Isaac Jacob Gajardo Cortez (masterin)" w:date="2020-12-01T21:46:00Z">
        <w:r>
          <w:rPr>
            <w:noProof/>
          </w:rPr>
          <w:lastRenderedPageBreak/>
          <w:drawing>
            <wp:inline distT="0" distB="0" distL="0" distR="0" wp14:anchorId="6DF0C22D" wp14:editId="3AF01C0A">
              <wp:extent cx="4134346" cy="7184585"/>
              <wp:effectExtent l="0" t="0" r="6350" b="3810"/>
              <wp:docPr id="3" name="Imagen 3"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Calendario&#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95" b="-1"/>
                      <a:stretch/>
                    </pic:blipFill>
                    <pic:spPr bwMode="auto">
                      <a:xfrm>
                        <a:off x="0" y="0"/>
                        <a:ext cx="4154828" cy="7220179"/>
                      </a:xfrm>
                      <a:prstGeom prst="rect">
                        <a:avLst/>
                      </a:prstGeom>
                      <a:noFill/>
                      <a:ln>
                        <a:noFill/>
                      </a:ln>
                      <a:extLst>
                        <a:ext uri="{53640926-AAD7-44D8-BBD7-CCE9431645EC}">
                          <a14:shadowObscured xmlns:a14="http://schemas.microsoft.com/office/drawing/2010/main"/>
                        </a:ext>
                      </a:extLst>
                    </pic:spPr>
                  </pic:pic>
                </a:graphicData>
              </a:graphic>
            </wp:inline>
          </w:drawing>
        </w:r>
      </w:ins>
    </w:p>
    <w:p w14:paraId="47C02C47" w14:textId="545AF16B" w:rsidR="00701126" w:rsidRDefault="00701126" w:rsidP="00701126">
      <w:pPr>
        <w:spacing w:line="360" w:lineRule="auto"/>
        <w:ind w:hanging="142"/>
        <w:rPr>
          <w:ins w:id="1544" w:author="Abraham Isaac Jacob Gajardo Cortez (masterin)" w:date="2020-12-01T21:48:00Z"/>
          <w:rFonts w:ascii="Times New Roman" w:hAnsi="Times New Roman" w:cs="Times New Roman"/>
          <w:b/>
          <w:bCs/>
          <w:sz w:val="24"/>
        </w:rPr>
      </w:pPr>
    </w:p>
    <w:p w14:paraId="22BF029F" w14:textId="4A2DAE74" w:rsidR="00701126" w:rsidRPr="00AE68AE" w:rsidRDefault="00701126" w:rsidP="00701126">
      <w:pPr>
        <w:spacing w:line="360" w:lineRule="auto"/>
        <w:ind w:hanging="142"/>
        <w:rPr>
          <w:ins w:id="1545" w:author="Abraham Isaac Jacob Gajardo Cortez (masterin)" w:date="2020-12-01T21:48:00Z"/>
          <w:rFonts w:ascii="Times New Roman" w:hAnsi="Times New Roman" w:cs="Times New Roman"/>
          <w:sz w:val="20"/>
          <w:szCs w:val="20"/>
        </w:rPr>
      </w:pPr>
      <w:ins w:id="1546" w:author="Abraham Isaac Jacob Gajardo Cortez (masterin)" w:date="2020-12-01T21:48:00Z">
        <w:r>
          <w:rPr>
            <w:rFonts w:ascii="Times New Roman" w:hAnsi="Times New Roman" w:cs="Times New Roman"/>
            <w:sz w:val="20"/>
            <w:szCs w:val="20"/>
          </w:rPr>
          <w:t xml:space="preserve">Figure 2. </w:t>
        </w:r>
      </w:ins>
      <w:ins w:id="1547" w:author="Abraham Isaac Jacob Gajardo Cortez (masterin)" w:date="2020-12-01T21:51:00Z">
        <w:r>
          <w:rPr>
            <w:rFonts w:ascii="Times New Roman" w:hAnsi="Times New Roman" w:cs="Times New Roman"/>
            <w:sz w:val="20"/>
            <w:szCs w:val="20"/>
          </w:rPr>
          <w:t>Differences between model prediction</w:t>
        </w:r>
      </w:ins>
      <w:ins w:id="1548" w:author="Abraham Isaac Jacob Gajardo Cortez (masterin)" w:date="2020-12-01T22:32:00Z">
        <w:r w:rsidR="00AE5DE4">
          <w:rPr>
            <w:rFonts w:ascii="Times New Roman" w:hAnsi="Times New Roman" w:cs="Times New Roman"/>
            <w:sz w:val="20"/>
            <w:szCs w:val="20"/>
          </w:rPr>
          <w:t>s</w:t>
        </w:r>
      </w:ins>
      <w:ins w:id="1549" w:author="Abraham Isaac Jacob Gajardo Cortez (masterin)" w:date="2020-12-01T21:52:00Z">
        <w:r>
          <w:rPr>
            <w:rFonts w:ascii="Times New Roman" w:hAnsi="Times New Roman" w:cs="Times New Roman"/>
            <w:sz w:val="20"/>
            <w:szCs w:val="20"/>
          </w:rPr>
          <w:t xml:space="preserve"> and observed outcomes in the </w:t>
        </w:r>
        <w:proofErr w:type="gramStart"/>
        <w:r>
          <w:rPr>
            <w:rFonts w:ascii="Times New Roman" w:hAnsi="Times New Roman" w:cs="Times New Roman"/>
            <w:sz w:val="20"/>
            <w:szCs w:val="20"/>
          </w:rPr>
          <w:t>pre</w:t>
        </w:r>
        <w:proofErr w:type="gramEnd"/>
        <w:r>
          <w:rPr>
            <w:rFonts w:ascii="Times New Roman" w:hAnsi="Times New Roman" w:cs="Times New Roman"/>
            <w:sz w:val="20"/>
            <w:szCs w:val="20"/>
          </w:rPr>
          <w:t xml:space="preserve"> and post-expo</w:t>
        </w:r>
        <w:del w:id="1550" w:author="Andrés González Santa Cruz" w:date="2020-12-03T16:00:00Z">
          <w:r w:rsidDel="00D41248">
            <w:rPr>
              <w:rFonts w:ascii="Times New Roman" w:hAnsi="Times New Roman" w:cs="Times New Roman"/>
              <w:sz w:val="20"/>
              <w:szCs w:val="20"/>
            </w:rPr>
            <w:delText>u</w:delText>
          </w:r>
        </w:del>
        <w:r>
          <w:rPr>
            <w:rFonts w:ascii="Times New Roman" w:hAnsi="Times New Roman" w:cs="Times New Roman"/>
            <w:sz w:val="20"/>
            <w:szCs w:val="20"/>
          </w:rPr>
          <w:t>sure periods</w:t>
        </w:r>
      </w:ins>
    </w:p>
    <w:p w14:paraId="3FEC77CD" w14:textId="4BBAA657" w:rsidR="00701126" w:rsidRDefault="00701126" w:rsidP="00701126">
      <w:pPr>
        <w:spacing w:line="360" w:lineRule="auto"/>
        <w:ind w:hanging="142"/>
        <w:rPr>
          <w:ins w:id="1551" w:author="Abraham Isaac Jacob Gajardo Cortez (masterin)" w:date="2020-12-01T21:58:00Z"/>
          <w:rFonts w:ascii="Times New Roman" w:hAnsi="Times New Roman" w:cs="Times New Roman"/>
          <w:b/>
          <w:bCs/>
          <w:sz w:val="24"/>
        </w:rPr>
      </w:pPr>
      <w:ins w:id="1552" w:author="Abraham Isaac Jacob Gajardo Cortez (masterin)" w:date="2020-12-01T21:51:00Z">
        <w:r>
          <w:rPr>
            <w:noProof/>
            <w:color w:val="212121"/>
            <w:sz w:val="16"/>
            <w:szCs w:val="16"/>
            <w:shd w:val="clear" w:color="auto" w:fill="FFFFFF"/>
          </w:rPr>
          <w:lastRenderedPageBreak/>
          <w:drawing>
            <wp:inline distT="0" distB="0" distL="0" distR="0" wp14:anchorId="7B9A7878" wp14:editId="131CECFB">
              <wp:extent cx="4398648" cy="7697337"/>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4125" cy="7706921"/>
                      </a:xfrm>
                      <a:prstGeom prst="rect">
                        <a:avLst/>
                      </a:prstGeom>
                      <a:noFill/>
                      <a:ln>
                        <a:noFill/>
                      </a:ln>
                    </pic:spPr>
                  </pic:pic>
                </a:graphicData>
              </a:graphic>
            </wp:inline>
          </w:drawing>
        </w:r>
      </w:ins>
    </w:p>
    <w:p w14:paraId="528C46B9" w14:textId="7466C2CB" w:rsidR="00A9395F" w:rsidRDefault="00A9395F" w:rsidP="00A9395F">
      <w:pPr>
        <w:spacing w:line="360" w:lineRule="auto"/>
        <w:rPr>
          <w:ins w:id="1553" w:author="Abraham Isaac Jacob Gajardo Cortez (masterin)" w:date="2020-12-01T22:00:00Z"/>
          <w:rFonts w:ascii="Times New Roman" w:hAnsi="Times New Roman" w:cs="Times New Roman"/>
          <w:sz w:val="20"/>
          <w:szCs w:val="20"/>
        </w:rPr>
      </w:pPr>
      <w:ins w:id="1554" w:author="Abraham Isaac Jacob Gajardo Cortez (masterin)" w:date="2020-12-01T21:59:00Z">
        <w:r>
          <w:rPr>
            <w:rFonts w:ascii="Times New Roman" w:hAnsi="Times New Roman" w:cs="Times New Roman"/>
            <w:sz w:val="20"/>
            <w:szCs w:val="20"/>
          </w:rPr>
          <w:t xml:space="preserve">Figure 3. </w:t>
        </w:r>
        <w:proofErr w:type="spellStart"/>
        <w:r>
          <w:rPr>
            <w:rFonts w:ascii="Times New Roman" w:hAnsi="Times New Roman" w:cs="Times New Roman"/>
            <w:sz w:val="20"/>
            <w:szCs w:val="20"/>
          </w:rPr>
          <w:t>Cummulative</w:t>
        </w:r>
        <w:proofErr w:type="spellEnd"/>
        <w:r>
          <w:rPr>
            <w:rFonts w:ascii="Times New Roman" w:hAnsi="Times New Roman" w:cs="Times New Roman"/>
            <w:sz w:val="20"/>
            <w:szCs w:val="20"/>
          </w:rPr>
          <w:t xml:space="preserve"> difference between expected and observed outcomes</w:t>
        </w:r>
      </w:ins>
    </w:p>
    <w:p w14:paraId="254BCD00" w14:textId="6791C9CC" w:rsidR="00A9395F" w:rsidRPr="00A9395F" w:rsidRDefault="00A9395F">
      <w:pPr>
        <w:spacing w:line="360" w:lineRule="auto"/>
        <w:rPr>
          <w:rFonts w:ascii="Times New Roman" w:hAnsi="Times New Roman" w:cs="Times New Roman"/>
          <w:sz w:val="20"/>
          <w:szCs w:val="20"/>
          <w:rPrChange w:id="1555" w:author="Abraham Isaac Jacob Gajardo Cortez (masterin)" w:date="2020-12-01T21:59:00Z">
            <w:rPr/>
          </w:rPrChange>
        </w:rPr>
        <w:pPrChange w:id="1556" w:author="Abraham Isaac Jacob Gajardo Cortez (masterin)" w:date="2020-12-01T21:59:00Z">
          <w:pPr>
            <w:spacing w:line="240" w:lineRule="auto"/>
            <w:jc w:val="both"/>
          </w:pPr>
        </w:pPrChange>
      </w:pPr>
      <w:r>
        <w:rPr>
          <w:noProof/>
          <w:color w:val="212121"/>
          <w:sz w:val="16"/>
          <w:szCs w:val="16"/>
          <w:shd w:val="clear" w:color="auto" w:fill="FFFFFF"/>
        </w:rPr>
        <w:lastRenderedPageBreak/>
        <w:drawing>
          <wp:inline distT="0" distB="0" distL="0" distR="0" wp14:anchorId="5EF78B52" wp14:editId="4C3273F3">
            <wp:extent cx="4332356" cy="7581331"/>
            <wp:effectExtent l="0" t="0" r="0" b="63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6885" cy="7589257"/>
                    </a:xfrm>
                    <a:prstGeom prst="rect">
                      <a:avLst/>
                    </a:prstGeom>
                    <a:noFill/>
                    <a:ln>
                      <a:noFill/>
                    </a:ln>
                  </pic:spPr>
                </pic:pic>
              </a:graphicData>
            </a:graphic>
          </wp:inline>
        </w:drawing>
      </w:r>
    </w:p>
    <w:p w14:paraId="0D1C0B86" w14:textId="77777777" w:rsidR="00A9395F" w:rsidRDefault="00A9395F" w:rsidP="00701126">
      <w:pPr>
        <w:spacing w:line="240" w:lineRule="auto"/>
        <w:rPr>
          <w:ins w:id="1557" w:author="Abraham Isaac Jacob Gajardo Cortez (masterin)" w:date="2020-12-01T22:00:00Z"/>
          <w:rFonts w:ascii="Times New Roman" w:hAnsi="Times New Roman" w:cs="Times New Roman"/>
          <w:b/>
          <w:sz w:val="21"/>
          <w:szCs w:val="22"/>
        </w:rPr>
      </w:pPr>
    </w:p>
    <w:p w14:paraId="784D1258" w14:textId="7526E36B" w:rsidR="00701126" w:rsidRPr="00A9395F" w:rsidRDefault="00701126" w:rsidP="00701126">
      <w:pPr>
        <w:spacing w:line="240" w:lineRule="auto"/>
        <w:rPr>
          <w:ins w:id="1558" w:author="Abraham Isaac Jacob Gajardo Cortez (masterin)" w:date="2020-12-01T22:00:00Z"/>
          <w:rFonts w:ascii="Times New Roman" w:hAnsi="Times New Roman" w:cs="Times New Roman"/>
          <w:bCs/>
          <w:sz w:val="20"/>
          <w:szCs w:val="21"/>
          <w:vertAlign w:val="superscript"/>
          <w:rPrChange w:id="1559" w:author="Abraham Isaac Jacob Gajardo Cortez (masterin)" w:date="2020-12-01T22:00:00Z">
            <w:rPr>
              <w:ins w:id="1560" w:author="Abraham Isaac Jacob Gajardo Cortez (masterin)" w:date="2020-12-01T22:00:00Z"/>
              <w:rFonts w:ascii="Times New Roman" w:hAnsi="Times New Roman" w:cs="Times New Roman"/>
              <w:b/>
              <w:sz w:val="21"/>
              <w:szCs w:val="22"/>
              <w:vertAlign w:val="superscript"/>
            </w:rPr>
          </w:rPrChange>
        </w:rPr>
      </w:pPr>
      <w:r w:rsidRPr="00A9395F">
        <w:rPr>
          <w:rFonts w:ascii="Times New Roman" w:hAnsi="Times New Roman" w:cs="Times New Roman"/>
          <w:bCs/>
          <w:sz w:val="20"/>
          <w:szCs w:val="21"/>
          <w:rPrChange w:id="1561" w:author="Abraham Isaac Jacob Gajardo Cortez (masterin)" w:date="2020-12-01T22:00:00Z">
            <w:rPr>
              <w:rFonts w:ascii="Times New Roman" w:hAnsi="Times New Roman" w:cs="Times New Roman"/>
              <w:b/>
            </w:rPr>
          </w:rPrChange>
        </w:rPr>
        <w:lastRenderedPageBreak/>
        <w:t>Table 1. Estimated effects o</w:t>
      </w:r>
      <w:ins w:id="1562" w:author="Abraham Isaac Jacob Gajardo Cortez (masterin)" w:date="2020-12-01T21:45:00Z">
        <w:r w:rsidRPr="00A9395F">
          <w:rPr>
            <w:rFonts w:ascii="Times New Roman" w:hAnsi="Times New Roman" w:cs="Times New Roman"/>
            <w:bCs/>
            <w:sz w:val="20"/>
            <w:szCs w:val="21"/>
            <w:rPrChange w:id="1563" w:author="Abraham Isaac Jacob Gajardo Cortez (masterin)" w:date="2020-12-01T22:00:00Z">
              <w:rPr>
                <w:rFonts w:ascii="Times New Roman" w:hAnsi="Times New Roman" w:cs="Times New Roman"/>
                <w:b/>
                <w:sz w:val="21"/>
                <w:szCs w:val="22"/>
              </w:rPr>
            </w:rPrChange>
          </w:rPr>
          <w:t xml:space="preserve">f October social movement </w:t>
        </w:r>
      </w:ins>
      <w:del w:id="1564" w:author="Abraham Isaac Jacob Gajardo Cortez (masterin)" w:date="2020-12-01T21:45:00Z">
        <w:r w:rsidRPr="00A9395F" w:rsidDel="00701126">
          <w:rPr>
            <w:rFonts w:ascii="Times New Roman" w:hAnsi="Times New Roman" w:cs="Times New Roman"/>
            <w:bCs/>
            <w:sz w:val="20"/>
            <w:szCs w:val="21"/>
            <w:rPrChange w:id="1565" w:author="Abraham Isaac Jacob Gajardo Cortez (masterin)" w:date="2020-12-01T22:00:00Z">
              <w:rPr>
                <w:rFonts w:ascii="Times New Roman" w:hAnsi="Times New Roman" w:cs="Times New Roman"/>
                <w:b/>
              </w:rPr>
            </w:rPrChange>
          </w:rPr>
          <w:delText xml:space="preserve">f social </w:delText>
        </w:r>
      </w:del>
      <w:ins w:id="1566" w:author="Abraham Isaac Jacob Gajardo Cortez (masterin)" w:date="2020-12-01T21:45:00Z">
        <w:r w:rsidRPr="00A9395F">
          <w:rPr>
            <w:rFonts w:ascii="Times New Roman" w:hAnsi="Times New Roman" w:cs="Times New Roman"/>
            <w:bCs/>
            <w:sz w:val="20"/>
            <w:szCs w:val="21"/>
            <w:rPrChange w:id="1567" w:author="Abraham Isaac Jacob Gajardo Cortez (masterin)" w:date="2020-12-01T22:00:00Z">
              <w:rPr>
                <w:rFonts w:ascii="Times New Roman" w:hAnsi="Times New Roman" w:cs="Times New Roman"/>
                <w:b/>
                <w:sz w:val="21"/>
                <w:szCs w:val="22"/>
              </w:rPr>
            </w:rPrChange>
          </w:rPr>
          <w:t>on</w:t>
        </w:r>
      </w:ins>
      <w:del w:id="1568" w:author="Abraham Isaac Jacob Gajardo Cortez (masterin)" w:date="2020-12-01T21:45:00Z">
        <w:r w:rsidRPr="00A9395F" w:rsidDel="00701126">
          <w:rPr>
            <w:rFonts w:ascii="Times New Roman" w:hAnsi="Times New Roman" w:cs="Times New Roman"/>
            <w:bCs/>
            <w:sz w:val="20"/>
            <w:szCs w:val="21"/>
            <w:rPrChange w:id="1569" w:author="Abraham Isaac Jacob Gajardo Cortez (masterin)" w:date="2020-12-01T22:00:00Z">
              <w:rPr>
                <w:rFonts w:ascii="Times New Roman" w:hAnsi="Times New Roman" w:cs="Times New Roman"/>
                <w:b/>
              </w:rPr>
            </w:rPrChange>
          </w:rPr>
          <w:delText>in</w:delText>
        </w:r>
      </w:del>
      <w:r w:rsidRPr="00A9395F">
        <w:rPr>
          <w:rFonts w:ascii="Times New Roman" w:hAnsi="Times New Roman" w:cs="Times New Roman"/>
          <w:bCs/>
          <w:sz w:val="20"/>
          <w:szCs w:val="21"/>
          <w:rPrChange w:id="1570" w:author="Abraham Isaac Jacob Gajardo Cortez (masterin)" w:date="2020-12-01T22:00:00Z">
            <w:rPr>
              <w:rFonts w:ascii="Times New Roman" w:hAnsi="Times New Roman" w:cs="Times New Roman"/>
              <w:b/>
            </w:rPr>
          </w:rPrChange>
        </w:rPr>
        <w:t xml:space="preserve"> the </w:t>
      </w:r>
      <w:del w:id="1571" w:author="Abraham Isaac Jacob Gajardo Cortez (masterin)" w:date="2020-12-01T21:45:00Z">
        <w:r w:rsidRPr="00A9395F" w:rsidDel="00701126">
          <w:rPr>
            <w:rFonts w:ascii="Times New Roman" w:hAnsi="Times New Roman" w:cs="Times New Roman"/>
            <w:bCs/>
            <w:sz w:val="20"/>
            <w:szCs w:val="21"/>
            <w:rPrChange w:id="1572" w:author="Abraham Isaac Jacob Gajardo Cortez (masterin)" w:date="2020-12-01T22:00:00Z">
              <w:rPr>
                <w:rFonts w:ascii="Times New Roman" w:hAnsi="Times New Roman" w:cs="Times New Roman"/>
                <w:b/>
              </w:rPr>
            </w:rPrChange>
          </w:rPr>
          <w:delText xml:space="preserve">Outcomes </w:delText>
        </w:r>
      </w:del>
      <w:ins w:id="1573" w:author="Abraham Isaac Jacob Gajardo Cortez (masterin)" w:date="2020-12-01T21:45:00Z">
        <w:r w:rsidRPr="00A9395F">
          <w:rPr>
            <w:rFonts w:ascii="Times New Roman" w:hAnsi="Times New Roman" w:cs="Times New Roman"/>
            <w:bCs/>
            <w:sz w:val="20"/>
            <w:szCs w:val="21"/>
            <w:rPrChange w:id="1574" w:author="Abraham Isaac Jacob Gajardo Cortez (masterin)" w:date="2020-12-01T22:00:00Z">
              <w:rPr>
                <w:rFonts w:ascii="Times New Roman" w:hAnsi="Times New Roman" w:cs="Times New Roman"/>
                <w:b/>
                <w:sz w:val="21"/>
                <w:szCs w:val="22"/>
              </w:rPr>
            </w:rPrChange>
          </w:rPr>
          <w:t>o</w:t>
        </w:r>
        <w:r w:rsidRPr="00A9395F">
          <w:rPr>
            <w:rFonts w:ascii="Times New Roman" w:hAnsi="Times New Roman" w:cs="Times New Roman"/>
            <w:bCs/>
            <w:sz w:val="20"/>
            <w:szCs w:val="21"/>
            <w:rPrChange w:id="1575" w:author="Abraham Isaac Jacob Gajardo Cortez (masterin)" w:date="2020-12-01T22:00:00Z">
              <w:rPr>
                <w:rFonts w:ascii="Times New Roman" w:hAnsi="Times New Roman" w:cs="Times New Roman"/>
                <w:b/>
              </w:rPr>
            </w:rPrChange>
          </w:rPr>
          <w:t xml:space="preserve">utcomes </w:t>
        </w:r>
      </w:ins>
      <w:r w:rsidRPr="00A9395F">
        <w:rPr>
          <w:rFonts w:ascii="Times New Roman" w:hAnsi="Times New Roman" w:cs="Times New Roman"/>
          <w:bCs/>
          <w:sz w:val="20"/>
          <w:szCs w:val="21"/>
          <w:rPrChange w:id="1576" w:author="Abraham Isaac Jacob Gajardo Cortez (masterin)" w:date="2020-12-01T22:00:00Z">
            <w:rPr>
              <w:rFonts w:ascii="Times New Roman" w:hAnsi="Times New Roman" w:cs="Times New Roman"/>
              <w:b/>
            </w:rPr>
          </w:rPrChange>
        </w:rPr>
        <w:t xml:space="preserve">of </w:t>
      </w:r>
      <w:del w:id="1577" w:author="Abraham Isaac Jacob Gajardo Cortez (masterin)" w:date="2020-12-01T21:45:00Z">
        <w:r w:rsidRPr="00A9395F" w:rsidDel="00701126">
          <w:rPr>
            <w:rFonts w:ascii="Times New Roman" w:hAnsi="Times New Roman" w:cs="Times New Roman"/>
            <w:bCs/>
            <w:sz w:val="20"/>
            <w:szCs w:val="21"/>
            <w:rPrChange w:id="1578" w:author="Abraham Isaac Jacob Gajardo Cortez (masterin)" w:date="2020-12-01T22:00:00Z">
              <w:rPr>
                <w:rFonts w:ascii="Times New Roman" w:hAnsi="Times New Roman" w:cs="Times New Roman"/>
                <w:b/>
              </w:rPr>
            </w:rPrChange>
          </w:rPr>
          <w:delText xml:space="preserve">Interest </w:delText>
        </w:r>
      </w:del>
      <w:ins w:id="1579" w:author="Abraham Isaac Jacob Gajardo Cortez (masterin)" w:date="2020-12-01T21:45:00Z">
        <w:r w:rsidRPr="00A9395F">
          <w:rPr>
            <w:rFonts w:ascii="Times New Roman" w:hAnsi="Times New Roman" w:cs="Times New Roman"/>
            <w:bCs/>
            <w:sz w:val="20"/>
            <w:szCs w:val="21"/>
            <w:rPrChange w:id="1580" w:author="Abraham Isaac Jacob Gajardo Cortez (masterin)" w:date="2020-12-01T22:00:00Z">
              <w:rPr>
                <w:rFonts w:ascii="Times New Roman" w:hAnsi="Times New Roman" w:cs="Times New Roman"/>
                <w:b/>
                <w:sz w:val="21"/>
                <w:szCs w:val="22"/>
              </w:rPr>
            </w:rPrChange>
          </w:rPr>
          <w:t>i</w:t>
        </w:r>
        <w:r w:rsidRPr="00A9395F">
          <w:rPr>
            <w:rFonts w:ascii="Times New Roman" w:hAnsi="Times New Roman" w:cs="Times New Roman"/>
            <w:bCs/>
            <w:sz w:val="20"/>
            <w:szCs w:val="21"/>
            <w:rPrChange w:id="1581" w:author="Abraham Isaac Jacob Gajardo Cortez (masterin)" w:date="2020-12-01T22:00:00Z">
              <w:rPr>
                <w:rFonts w:ascii="Times New Roman" w:hAnsi="Times New Roman" w:cs="Times New Roman"/>
                <w:b/>
              </w:rPr>
            </w:rPrChange>
          </w:rPr>
          <w:t xml:space="preserve">nterest </w:t>
        </w:r>
      </w:ins>
      <w:del w:id="1582" w:author="Abraham Isaac Jacob Gajardo Cortez (masterin)" w:date="2020-12-01T21:45:00Z">
        <w:r w:rsidRPr="00A9395F" w:rsidDel="00701126">
          <w:rPr>
            <w:rFonts w:ascii="Times New Roman" w:hAnsi="Times New Roman" w:cs="Times New Roman"/>
            <w:bCs/>
            <w:sz w:val="20"/>
            <w:szCs w:val="21"/>
            <w:rPrChange w:id="1583" w:author="Abraham Isaac Jacob Gajardo Cortez (masterin)" w:date="2020-12-01T22:00:00Z">
              <w:rPr>
                <w:rFonts w:ascii="Times New Roman" w:hAnsi="Times New Roman" w:cs="Times New Roman"/>
                <w:b/>
              </w:rPr>
            </w:rPrChange>
          </w:rPr>
          <w:delText>after Social Protests</w:delText>
        </w:r>
      </w:del>
      <w:r w:rsidRPr="00A9395F">
        <w:rPr>
          <w:rFonts w:ascii="Times New Roman" w:hAnsi="Times New Roman" w:cs="Times New Roman"/>
          <w:bCs/>
          <w:sz w:val="20"/>
          <w:szCs w:val="21"/>
          <w:vertAlign w:val="superscript"/>
          <w:rPrChange w:id="1584" w:author="Abraham Isaac Jacob Gajardo Cortez (masterin)" w:date="2020-12-01T22:00:00Z">
            <w:rPr>
              <w:rFonts w:ascii="Times New Roman" w:hAnsi="Times New Roman" w:cs="Times New Roman"/>
              <w:b/>
              <w:vertAlign w:val="superscript"/>
            </w:rPr>
          </w:rPrChange>
        </w:rPr>
        <w:t>a</w:t>
      </w:r>
    </w:p>
    <w:p w14:paraId="6FEF750E" w14:textId="77777777" w:rsidR="00A9395F" w:rsidRPr="00701126" w:rsidRDefault="00A9395F" w:rsidP="00701126">
      <w:pPr>
        <w:spacing w:line="240" w:lineRule="auto"/>
        <w:rPr>
          <w:rFonts w:ascii="Times New Roman" w:hAnsi="Times New Roman" w:cs="Times New Roman"/>
          <w:sz w:val="21"/>
          <w:szCs w:val="22"/>
          <w:rPrChange w:id="1585" w:author="Abraham Isaac Jacob Gajardo Cortez (masterin)" w:date="2020-12-01T21:44:00Z">
            <w:rPr>
              <w:rFonts w:ascii="Times New Roman" w:hAnsi="Times New Roman" w:cs="Times New Roman"/>
            </w:rPr>
          </w:rPrChange>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106"/>
        <w:gridCol w:w="709"/>
        <w:gridCol w:w="1134"/>
        <w:gridCol w:w="1134"/>
        <w:gridCol w:w="992"/>
        <w:gridCol w:w="1276"/>
      </w:tblGrid>
      <w:tr w:rsidR="00701126" w:rsidRPr="00780329" w14:paraId="6BC2B42B" w14:textId="77777777" w:rsidTr="00701126">
        <w:tc>
          <w:tcPr>
            <w:tcW w:w="4106" w:type="dxa"/>
            <w:shd w:val="clear" w:color="auto" w:fill="FFFFFF"/>
            <w:tcMar>
              <w:top w:w="15" w:type="dxa"/>
              <w:left w:w="15" w:type="dxa"/>
              <w:bottom w:w="0" w:type="dxa"/>
              <w:right w:w="15" w:type="dxa"/>
            </w:tcMar>
            <w:vAlign w:val="center"/>
            <w:hideMark/>
          </w:tcPr>
          <w:p w14:paraId="3FC5B633" w14:textId="77777777" w:rsidR="00701126" w:rsidRPr="00780329" w:rsidRDefault="00701126" w:rsidP="00701126">
            <w:pPr>
              <w:spacing w:after="0" w:line="240" w:lineRule="auto"/>
              <w:rPr>
                <w:rFonts w:ascii="Times New Roman" w:hAnsi="Times New Roman" w:cs="Times New Roman"/>
                <w:sz w:val="20"/>
                <w:szCs w:val="20"/>
              </w:rPr>
            </w:pPr>
            <w:commentRangeStart w:id="1586"/>
            <w:r w:rsidRPr="00780329">
              <w:rPr>
                <w:rFonts w:ascii="Times New Roman" w:hAnsi="Times New Roman" w:cs="Times New Roman"/>
                <w:sz w:val="20"/>
                <w:szCs w:val="20"/>
              </w:rPr>
              <w:t>Outcome of Interest</w:t>
            </w:r>
            <w:commentRangeEnd w:id="1586"/>
            <w:r>
              <w:rPr>
                <w:rStyle w:val="Refdecomentario"/>
              </w:rPr>
              <w:commentReference w:id="1586"/>
            </w:r>
          </w:p>
        </w:tc>
        <w:tc>
          <w:tcPr>
            <w:tcW w:w="709" w:type="dxa"/>
            <w:shd w:val="clear" w:color="auto" w:fill="FFFFFF"/>
            <w:tcMar>
              <w:top w:w="15" w:type="dxa"/>
              <w:left w:w="15" w:type="dxa"/>
              <w:bottom w:w="0" w:type="dxa"/>
              <w:right w:w="15" w:type="dxa"/>
            </w:tcMar>
            <w:vAlign w:val="center"/>
            <w:hideMark/>
          </w:tcPr>
          <w:p w14:paraId="1EEBA2AA" w14:textId="77777777" w:rsidR="00701126" w:rsidRPr="00780329" w:rsidRDefault="00701126" w:rsidP="00701126">
            <w:pPr>
              <w:spacing w:after="0" w:line="240" w:lineRule="auto"/>
              <w:jc w:val="center"/>
              <w:rPr>
                <w:rFonts w:ascii="Times New Roman" w:hAnsi="Times New Roman" w:cs="Times New Roman"/>
                <w:sz w:val="20"/>
                <w:szCs w:val="20"/>
              </w:rPr>
            </w:pPr>
            <w:commentRangeStart w:id="1587"/>
            <w:r>
              <w:rPr>
                <w:rFonts w:ascii="Times New Roman" w:hAnsi="Times New Roman" w:cs="Times New Roman"/>
                <w:sz w:val="20"/>
                <w:szCs w:val="20"/>
              </w:rPr>
              <w:t>Average Effect</w:t>
            </w:r>
            <w:commentRangeEnd w:id="1587"/>
            <w:r>
              <w:rPr>
                <w:rStyle w:val="Refdecomentario"/>
              </w:rPr>
              <w:commentReference w:id="1587"/>
            </w:r>
          </w:p>
        </w:tc>
        <w:tc>
          <w:tcPr>
            <w:tcW w:w="1134" w:type="dxa"/>
            <w:shd w:val="clear" w:color="auto" w:fill="FFFFFF"/>
            <w:tcMar>
              <w:top w:w="15" w:type="dxa"/>
              <w:left w:w="15" w:type="dxa"/>
              <w:bottom w:w="0" w:type="dxa"/>
              <w:right w:w="15" w:type="dxa"/>
            </w:tcMar>
            <w:vAlign w:val="center"/>
            <w:hideMark/>
          </w:tcPr>
          <w:p w14:paraId="50CC08F5" w14:textId="77777777" w:rsidR="00701126" w:rsidRPr="00780329" w:rsidRDefault="00701126" w:rsidP="00701126">
            <w:pPr>
              <w:spacing w:after="0" w:line="240" w:lineRule="auto"/>
              <w:jc w:val="center"/>
              <w:rPr>
                <w:rFonts w:ascii="Times New Roman" w:hAnsi="Times New Roman" w:cs="Times New Roman"/>
                <w:sz w:val="20"/>
                <w:szCs w:val="20"/>
              </w:rPr>
            </w:pPr>
            <w:r w:rsidRPr="00780329">
              <w:rPr>
                <w:rFonts w:ascii="Times New Roman" w:hAnsi="Times New Roman" w:cs="Times New Roman"/>
                <w:sz w:val="20"/>
                <w:szCs w:val="20"/>
              </w:rPr>
              <w:t>Confidence Interval</w:t>
            </w:r>
          </w:p>
        </w:tc>
        <w:tc>
          <w:tcPr>
            <w:tcW w:w="1134" w:type="dxa"/>
            <w:shd w:val="clear" w:color="auto" w:fill="FFFFFF"/>
            <w:tcMar>
              <w:top w:w="15" w:type="dxa"/>
              <w:left w:w="15" w:type="dxa"/>
              <w:bottom w:w="0" w:type="dxa"/>
              <w:right w:w="15" w:type="dxa"/>
            </w:tcMar>
            <w:vAlign w:val="center"/>
            <w:hideMark/>
          </w:tcPr>
          <w:p w14:paraId="3E80777F" w14:textId="77777777" w:rsidR="00701126" w:rsidRPr="00780329" w:rsidRDefault="00701126" w:rsidP="00701126">
            <w:pPr>
              <w:spacing w:after="0" w:line="240" w:lineRule="auto"/>
              <w:jc w:val="center"/>
              <w:rPr>
                <w:rFonts w:ascii="Times New Roman" w:hAnsi="Times New Roman" w:cs="Times New Roman"/>
                <w:sz w:val="20"/>
                <w:szCs w:val="20"/>
              </w:rPr>
            </w:pPr>
            <w:commentRangeStart w:id="1588"/>
            <w:r w:rsidRPr="00780329">
              <w:rPr>
                <w:rFonts w:ascii="Times New Roman" w:hAnsi="Times New Roman" w:cs="Times New Roman"/>
                <w:sz w:val="20"/>
                <w:szCs w:val="20"/>
              </w:rPr>
              <w:t>P-Value</w:t>
            </w:r>
            <w:commentRangeEnd w:id="1588"/>
            <w:r>
              <w:rPr>
                <w:rStyle w:val="Refdecomentario"/>
              </w:rPr>
              <w:commentReference w:id="1588"/>
            </w:r>
          </w:p>
        </w:tc>
        <w:tc>
          <w:tcPr>
            <w:tcW w:w="992" w:type="dxa"/>
            <w:shd w:val="clear" w:color="auto" w:fill="FFFFFF"/>
            <w:tcMar>
              <w:top w:w="15" w:type="dxa"/>
              <w:left w:w="15" w:type="dxa"/>
              <w:bottom w:w="0" w:type="dxa"/>
              <w:right w:w="15" w:type="dxa"/>
            </w:tcMar>
            <w:vAlign w:val="center"/>
            <w:hideMark/>
          </w:tcPr>
          <w:p w14:paraId="61750A77"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Relative Effect </w:t>
            </w:r>
            <w:r w:rsidRPr="00780329">
              <w:rPr>
                <w:rFonts w:ascii="Times New Roman" w:hAnsi="Times New Roman" w:cs="Times New Roman"/>
                <w:sz w:val="20"/>
                <w:szCs w:val="20"/>
              </w:rPr>
              <w:t>(%)</w:t>
            </w:r>
          </w:p>
        </w:tc>
        <w:tc>
          <w:tcPr>
            <w:tcW w:w="1276" w:type="dxa"/>
            <w:shd w:val="clear" w:color="auto" w:fill="FFFFFF"/>
            <w:tcMar>
              <w:top w:w="15" w:type="dxa"/>
              <w:left w:w="15" w:type="dxa"/>
              <w:bottom w:w="0" w:type="dxa"/>
              <w:right w:w="15" w:type="dxa"/>
            </w:tcMar>
            <w:vAlign w:val="center"/>
            <w:hideMark/>
          </w:tcPr>
          <w:p w14:paraId="621F746F" w14:textId="77777777" w:rsidR="00701126" w:rsidRPr="00780329" w:rsidRDefault="00701126" w:rsidP="00701126">
            <w:pPr>
              <w:spacing w:after="0" w:line="240" w:lineRule="auto"/>
              <w:jc w:val="center"/>
              <w:rPr>
                <w:rFonts w:ascii="Times New Roman" w:hAnsi="Times New Roman" w:cs="Times New Roman"/>
                <w:sz w:val="20"/>
                <w:szCs w:val="20"/>
              </w:rPr>
            </w:pPr>
            <w:r w:rsidRPr="00780329">
              <w:rPr>
                <w:rFonts w:ascii="Times New Roman" w:hAnsi="Times New Roman" w:cs="Times New Roman"/>
                <w:sz w:val="20"/>
                <w:szCs w:val="20"/>
              </w:rPr>
              <w:t>Confidence Interval (%)</w:t>
            </w:r>
          </w:p>
        </w:tc>
      </w:tr>
      <w:tr w:rsidR="00701126" w:rsidRPr="00780329" w14:paraId="2113E43A" w14:textId="77777777" w:rsidTr="00701126">
        <w:trPr>
          <w:trHeight w:val="56"/>
        </w:trPr>
        <w:tc>
          <w:tcPr>
            <w:tcW w:w="4106" w:type="dxa"/>
            <w:shd w:val="clear" w:color="auto" w:fill="FFFFFF"/>
            <w:tcMar>
              <w:top w:w="15" w:type="dxa"/>
              <w:left w:w="15" w:type="dxa"/>
              <w:bottom w:w="0" w:type="dxa"/>
              <w:right w:w="15" w:type="dxa"/>
            </w:tcMar>
            <w:vAlign w:val="center"/>
            <w:hideMark/>
          </w:tcPr>
          <w:p w14:paraId="2786BA67" w14:textId="77777777" w:rsidR="00701126" w:rsidRPr="00780329" w:rsidRDefault="00701126" w:rsidP="00701126">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 xml:space="preserve">Trauma </w:t>
            </w:r>
            <w:proofErr w:type="spellStart"/>
            <w:r w:rsidRPr="00780329">
              <w:rPr>
                <w:rFonts w:ascii="Times New Roman" w:hAnsi="Times New Roman" w:cs="Times New Roman"/>
                <w:sz w:val="20"/>
                <w:szCs w:val="20"/>
              </w:rPr>
              <w:t>Hospitalizations</w:t>
            </w:r>
            <w:r w:rsidRPr="00D13086">
              <w:rPr>
                <w:rFonts w:ascii="Times New Roman" w:hAnsi="Times New Roman" w:cs="Times New Roman"/>
                <w:sz w:val="18"/>
                <w:szCs w:val="18"/>
                <w:vertAlign w:val="superscript"/>
              </w:rPr>
              <w:t>b</w:t>
            </w:r>
            <w:proofErr w:type="spellEnd"/>
          </w:p>
        </w:tc>
        <w:tc>
          <w:tcPr>
            <w:tcW w:w="709" w:type="dxa"/>
            <w:shd w:val="clear" w:color="auto" w:fill="FFFFFF"/>
            <w:tcMar>
              <w:top w:w="15" w:type="dxa"/>
              <w:left w:w="15" w:type="dxa"/>
              <w:bottom w:w="0" w:type="dxa"/>
              <w:right w:w="15" w:type="dxa"/>
            </w:tcMar>
            <w:vAlign w:val="center"/>
          </w:tcPr>
          <w:p w14:paraId="76A9C0BB"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w:t>
            </w:r>
          </w:p>
        </w:tc>
        <w:tc>
          <w:tcPr>
            <w:tcW w:w="1134" w:type="dxa"/>
            <w:shd w:val="clear" w:color="auto" w:fill="FFFFFF"/>
            <w:tcMar>
              <w:top w:w="15" w:type="dxa"/>
              <w:left w:w="15" w:type="dxa"/>
              <w:bottom w:w="0" w:type="dxa"/>
              <w:right w:w="15" w:type="dxa"/>
            </w:tcMar>
            <w:vAlign w:val="center"/>
          </w:tcPr>
          <w:p w14:paraId="6953B26D"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(1.9, 21)</w:t>
            </w:r>
          </w:p>
        </w:tc>
        <w:tc>
          <w:tcPr>
            <w:tcW w:w="1134" w:type="dxa"/>
            <w:shd w:val="clear" w:color="auto" w:fill="FFFFFF"/>
            <w:tcMar>
              <w:top w:w="15" w:type="dxa"/>
              <w:left w:w="15" w:type="dxa"/>
              <w:bottom w:w="0" w:type="dxa"/>
              <w:right w:w="15" w:type="dxa"/>
            </w:tcMar>
            <w:vAlign w:val="center"/>
          </w:tcPr>
          <w:p w14:paraId="4AF10066" w14:textId="77777777"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0.01015</w:t>
            </w:r>
          </w:p>
        </w:tc>
        <w:tc>
          <w:tcPr>
            <w:tcW w:w="992" w:type="dxa"/>
            <w:shd w:val="clear" w:color="auto" w:fill="FFFFFF"/>
            <w:tcMar>
              <w:top w:w="15" w:type="dxa"/>
              <w:left w:w="15" w:type="dxa"/>
              <w:bottom w:w="0" w:type="dxa"/>
              <w:right w:w="15" w:type="dxa"/>
            </w:tcMar>
            <w:vAlign w:val="center"/>
          </w:tcPr>
          <w:p w14:paraId="1AA92C1D"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16</w:t>
            </w:r>
          </w:p>
        </w:tc>
        <w:tc>
          <w:tcPr>
            <w:tcW w:w="1276" w:type="dxa"/>
            <w:shd w:val="clear" w:color="auto" w:fill="FFFFFF"/>
            <w:tcMar>
              <w:top w:w="15" w:type="dxa"/>
              <w:left w:w="15" w:type="dxa"/>
              <w:bottom w:w="0" w:type="dxa"/>
              <w:right w:w="15" w:type="dxa"/>
            </w:tcMar>
            <w:vAlign w:val="center"/>
          </w:tcPr>
          <w:p w14:paraId="670E0CF4"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(2.7, 30)</w:t>
            </w:r>
          </w:p>
        </w:tc>
      </w:tr>
      <w:tr w:rsidR="00701126" w:rsidRPr="00780329" w14:paraId="02A174EB" w14:textId="77777777" w:rsidTr="00701126">
        <w:trPr>
          <w:trHeight w:val="56"/>
        </w:trPr>
        <w:tc>
          <w:tcPr>
            <w:tcW w:w="4106" w:type="dxa"/>
            <w:shd w:val="clear" w:color="auto" w:fill="FFFFFF"/>
            <w:tcMar>
              <w:top w:w="15" w:type="dxa"/>
              <w:left w:w="15" w:type="dxa"/>
              <w:bottom w:w="0" w:type="dxa"/>
              <w:right w:w="15" w:type="dxa"/>
            </w:tcMar>
            <w:vAlign w:val="center"/>
          </w:tcPr>
          <w:p w14:paraId="13275B04" w14:textId="77777777" w:rsidR="00701126" w:rsidRPr="00780329" w:rsidRDefault="00701126" w:rsidP="00701126">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 xml:space="preserve">Trauma </w:t>
            </w:r>
            <w:proofErr w:type="spellStart"/>
            <w:r w:rsidRPr="00780329">
              <w:rPr>
                <w:rFonts w:ascii="Times New Roman" w:hAnsi="Times New Roman" w:cs="Times New Roman"/>
                <w:sz w:val="20"/>
                <w:szCs w:val="20"/>
              </w:rPr>
              <w:t>Consultations</w:t>
            </w:r>
            <w:r w:rsidRPr="00B22AE2">
              <w:rPr>
                <w:rFonts w:ascii="Times New Roman" w:hAnsi="Times New Roman" w:cs="Times New Roman"/>
                <w:sz w:val="20"/>
                <w:szCs w:val="20"/>
                <w:vertAlign w:val="superscript"/>
              </w:rPr>
              <w:t>c</w:t>
            </w:r>
            <w:proofErr w:type="spellEnd"/>
          </w:p>
        </w:tc>
        <w:tc>
          <w:tcPr>
            <w:tcW w:w="709" w:type="dxa"/>
            <w:shd w:val="clear" w:color="auto" w:fill="FFFFFF"/>
            <w:tcMar>
              <w:top w:w="15" w:type="dxa"/>
              <w:left w:w="15" w:type="dxa"/>
              <w:bottom w:w="0" w:type="dxa"/>
              <w:right w:w="15" w:type="dxa"/>
            </w:tcMar>
            <w:vAlign w:val="center"/>
          </w:tcPr>
          <w:p w14:paraId="67DB690A" w14:textId="77777777" w:rsidR="00701126"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-99</w:t>
            </w:r>
          </w:p>
        </w:tc>
        <w:tc>
          <w:tcPr>
            <w:tcW w:w="1134" w:type="dxa"/>
            <w:shd w:val="clear" w:color="auto" w:fill="FFFFFF"/>
            <w:tcMar>
              <w:top w:w="15" w:type="dxa"/>
              <w:left w:w="15" w:type="dxa"/>
              <w:bottom w:w="0" w:type="dxa"/>
              <w:right w:w="15" w:type="dxa"/>
            </w:tcMar>
            <w:vAlign w:val="center"/>
          </w:tcPr>
          <w:p w14:paraId="67599480" w14:textId="77777777" w:rsidR="00701126"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r w:rsidRPr="009553C0">
              <w:rPr>
                <w:rFonts w:ascii="Times New Roman" w:hAnsi="Times New Roman" w:cs="Times New Roman"/>
                <w:sz w:val="20"/>
                <w:szCs w:val="20"/>
              </w:rPr>
              <w:t>-357, 161</w:t>
            </w:r>
            <w:r>
              <w:rPr>
                <w:rFonts w:ascii="Times New Roman" w:hAnsi="Times New Roman" w:cs="Times New Roman"/>
                <w:sz w:val="20"/>
                <w:szCs w:val="20"/>
              </w:rPr>
              <w:t>)</w:t>
            </w:r>
          </w:p>
        </w:tc>
        <w:tc>
          <w:tcPr>
            <w:tcW w:w="1134" w:type="dxa"/>
            <w:shd w:val="clear" w:color="auto" w:fill="FFFFFF"/>
            <w:tcMar>
              <w:top w:w="15" w:type="dxa"/>
              <w:left w:w="15" w:type="dxa"/>
              <w:bottom w:w="0" w:type="dxa"/>
              <w:right w:w="15" w:type="dxa"/>
            </w:tcMar>
            <w:vAlign w:val="center"/>
          </w:tcPr>
          <w:p w14:paraId="72A2D39B" w14:textId="77777777" w:rsidR="00701126" w:rsidRPr="009553C0"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0.2204</w:t>
            </w:r>
          </w:p>
        </w:tc>
        <w:tc>
          <w:tcPr>
            <w:tcW w:w="992" w:type="dxa"/>
            <w:shd w:val="clear" w:color="auto" w:fill="FFFFFF"/>
            <w:tcMar>
              <w:top w:w="15" w:type="dxa"/>
              <w:left w:w="15" w:type="dxa"/>
              <w:bottom w:w="0" w:type="dxa"/>
              <w:right w:w="15" w:type="dxa"/>
            </w:tcMar>
            <w:vAlign w:val="center"/>
          </w:tcPr>
          <w:p w14:paraId="6B9CCABB" w14:textId="77777777" w:rsidR="00701126"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-11</w:t>
            </w:r>
          </w:p>
        </w:tc>
        <w:tc>
          <w:tcPr>
            <w:tcW w:w="1276" w:type="dxa"/>
            <w:shd w:val="clear" w:color="auto" w:fill="FFFFFF"/>
            <w:tcMar>
              <w:top w:w="15" w:type="dxa"/>
              <w:left w:w="15" w:type="dxa"/>
              <w:bottom w:w="0" w:type="dxa"/>
              <w:right w:w="15" w:type="dxa"/>
            </w:tcMar>
            <w:vAlign w:val="center"/>
          </w:tcPr>
          <w:p w14:paraId="791A57A6" w14:textId="77777777" w:rsidR="00701126"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r w:rsidRPr="009553C0">
              <w:rPr>
                <w:rFonts w:ascii="Times New Roman" w:hAnsi="Times New Roman" w:cs="Times New Roman"/>
                <w:sz w:val="20"/>
                <w:szCs w:val="20"/>
              </w:rPr>
              <w:t>-39, 18</w:t>
            </w:r>
            <w:r>
              <w:rPr>
                <w:rFonts w:ascii="Times New Roman" w:hAnsi="Times New Roman" w:cs="Times New Roman"/>
                <w:sz w:val="20"/>
                <w:szCs w:val="20"/>
              </w:rPr>
              <w:t>)</w:t>
            </w:r>
          </w:p>
        </w:tc>
      </w:tr>
      <w:tr w:rsidR="00701126" w:rsidRPr="00780329" w14:paraId="47CF4947" w14:textId="77777777" w:rsidTr="00701126">
        <w:tc>
          <w:tcPr>
            <w:tcW w:w="4106" w:type="dxa"/>
            <w:shd w:val="clear" w:color="auto" w:fill="FFFFFF"/>
            <w:tcMar>
              <w:top w:w="15" w:type="dxa"/>
              <w:left w:w="15" w:type="dxa"/>
              <w:bottom w:w="0" w:type="dxa"/>
              <w:right w:w="15" w:type="dxa"/>
            </w:tcMar>
            <w:vAlign w:val="center"/>
            <w:hideMark/>
          </w:tcPr>
          <w:p w14:paraId="070F075C" w14:textId="77777777" w:rsidR="00701126" w:rsidRPr="00780329" w:rsidRDefault="00701126" w:rsidP="00701126">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 xml:space="preserve">Respiratory </w:t>
            </w:r>
            <w:proofErr w:type="spellStart"/>
            <w:r w:rsidRPr="00780329">
              <w:rPr>
                <w:rFonts w:ascii="Times New Roman" w:hAnsi="Times New Roman" w:cs="Times New Roman"/>
                <w:sz w:val="20"/>
                <w:szCs w:val="20"/>
              </w:rPr>
              <w:t>Hospitalizations</w:t>
            </w:r>
            <w:r w:rsidRPr="00D13086">
              <w:rPr>
                <w:rFonts w:ascii="Times New Roman" w:hAnsi="Times New Roman" w:cs="Times New Roman"/>
                <w:sz w:val="18"/>
                <w:szCs w:val="18"/>
                <w:vertAlign w:val="superscript"/>
              </w:rPr>
              <w:t>b</w:t>
            </w:r>
            <w:proofErr w:type="spellEnd"/>
          </w:p>
        </w:tc>
        <w:tc>
          <w:tcPr>
            <w:tcW w:w="709" w:type="dxa"/>
            <w:shd w:val="clear" w:color="auto" w:fill="FFFFFF"/>
            <w:tcMar>
              <w:top w:w="15" w:type="dxa"/>
              <w:left w:w="15" w:type="dxa"/>
              <w:bottom w:w="0" w:type="dxa"/>
              <w:right w:w="15" w:type="dxa"/>
            </w:tcMar>
            <w:vAlign w:val="center"/>
          </w:tcPr>
          <w:p w14:paraId="6699F970" w14:textId="77777777"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-3.7</w:t>
            </w:r>
          </w:p>
        </w:tc>
        <w:tc>
          <w:tcPr>
            <w:tcW w:w="1134" w:type="dxa"/>
            <w:shd w:val="clear" w:color="auto" w:fill="FFFFFF"/>
            <w:tcMar>
              <w:top w:w="15" w:type="dxa"/>
              <w:left w:w="15" w:type="dxa"/>
              <w:bottom w:w="0" w:type="dxa"/>
              <w:right w:w="15" w:type="dxa"/>
            </w:tcMar>
            <w:vAlign w:val="center"/>
          </w:tcPr>
          <w:p w14:paraId="3C03242E"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r w:rsidRPr="009553C0">
              <w:rPr>
                <w:rFonts w:ascii="Times New Roman" w:hAnsi="Times New Roman" w:cs="Times New Roman"/>
                <w:sz w:val="20"/>
                <w:szCs w:val="20"/>
              </w:rPr>
              <w:t>-13, 5.9</w:t>
            </w:r>
            <w:r>
              <w:rPr>
                <w:rFonts w:ascii="Times New Roman" w:hAnsi="Times New Roman" w:cs="Times New Roman"/>
                <w:sz w:val="20"/>
                <w:szCs w:val="20"/>
              </w:rPr>
              <w:t>)</w:t>
            </w:r>
          </w:p>
        </w:tc>
        <w:tc>
          <w:tcPr>
            <w:tcW w:w="1134" w:type="dxa"/>
            <w:shd w:val="clear" w:color="auto" w:fill="FFFFFF"/>
            <w:tcMar>
              <w:top w:w="15" w:type="dxa"/>
              <w:left w:w="15" w:type="dxa"/>
              <w:bottom w:w="0" w:type="dxa"/>
              <w:right w:w="15" w:type="dxa"/>
            </w:tcMar>
            <w:vAlign w:val="center"/>
          </w:tcPr>
          <w:p w14:paraId="5F8FD5D8" w14:textId="77777777"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0.21755</w:t>
            </w:r>
          </w:p>
        </w:tc>
        <w:tc>
          <w:tcPr>
            <w:tcW w:w="992" w:type="dxa"/>
            <w:shd w:val="clear" w:color="auto" w:fill="FFFFFF"/>
            <w:tcMar>
              <w:top w:w="15" w:type="dxa"/>
              <w:left w:w="15" w:type="dxa"/>
              <w:bottom w:w="0" w:type="dxa"/>
              <w:right w:w="15" w:type="dxa"/>
            </w:tcMar>
            <w:vAlign w:val="center"/>
          </w:tcPr>
          <w:p w14:paraId="2C0BB735" w14:textId="77777777"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-15</w:t>
            </w:r>
          </w:p>
        </w:tc>
        <w:tc>
          <w:tcPr>
            <w:tcW w:w="1276" w:type="dxa"/>
            <w:shd w:val="clear" w:color="auto" w:fill="FFFFFF"/>
            <w:tcMar>
              <w:top w:w="15" w:type="dxa"/>
              <w:left w:w="15" w:type="dxa"/>
              <w:bottom w:w="0" w:type="dxa"/>
              <w:right w:w="15" w:type="dxa"/>
            </w:tcMar>
            <w:vAlign w:val="center"/>
          </w:tcPr>
          <w:p w14:paraId="588029C5"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r w:rsidRPr="009553C0">
              <w:rPr>
                <w:rFonts w:ascii="Times New Roman" w:hAnsi="Times New Roman" w:cs="Times New Roman"/>
                <w:sz w:val="20"/>
                <w:szCs w:val="20"/>
              </w:rPr>
              <w:t>-55, 24</w:t>
            </w:r>
            <w:r>
              <w:rPr>
                <w:rFonts w:ascii="Times New Roman" w:hAnsi="Times New Roman" w:cs="Times New Roman"/>
                <w:sz w:val="20"/>
                <w:szCs w:val="20"/>
              </w:rPr>
              <w:t>)</w:t>
            </w:r>
          </w:p>
        </w:tc>
      </w:tr>
      <w:tr w:rsidR="00701126" w:rsidRPr="00780329" w14:paraId="2C4978AE" w14:textId="77777777" w:rsidTr="00701126">
        <w:tc>
          <w:tcPr>
            <w:tcW w:w="4106" w:type="dxa"/>
            <w:shd w:val="clear" w:color="auto" w:fill="FFFFFF"/>
            <w:tcMar>
              <w:top w:w="15" w:type="dxa"/>
              <w:left w:w="15" w:type="dxa"/>
              <w:bottom w:w="0" w:type="dxa"/>
              <w:right w:w="15" w:type="dxa"/>
            </w:tcMar>
            <w:vAlign w:val="center"/>
            <w:hideMark/>
          </w:tcPr>
          <w:p w14:paraId="763AF30B" w14:textId="77777777" w:rsidR="00701126" w:rsidRPr="00780329" w:rsidRDefault="00701126" w:rsidP="00701126">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 xml:space="preserve">Respiratory </w:t>
            </w:r>
            <w:proofErr w:type="spellStart"/>
            <w:r w:rsidRPr="00780329">
              <w:rPr>
                <w:rFonts w:ascii="Times New Roman" w:hAnsi="Times New Roman" w:cs="Times New Roman"/>
                <w:sz w:val="20"/>
                <w:szCs w:val="20"/>
              </w:rPr>
              <w:t>Consultations</w:t>
            </w:r>
            <w:r>
              <w:rPr>
                <w:rFonts w:ascii="Times New Roman" w:hAnsi="Times New Roman" w:cs="Times New Roman"/>
                <w:sz w:val="18"/>
                <w:szCs w:val="18"/>
                <w:vertAlign w:val="superscript"/>
              </w:rPr>
              <w:t>c</w:t>
            </w:r>
            <w:proofErr w:type="spellEnd"/>
          </w:p>
        </w:tc>
        <w:tc>
          <w:tcPr>
            <w:tcW w:w="709" w:type="dxa"/>
            <w:shd w:val="clear" w:color="auto" w:fill="FFFFFF"/>
            <w:tcMar>
              <w:top w:w="15" w:type="dxa"/>
              <w:left w:w="15" w:type="dxa"/>
              <w:bottom w:w="0" w:type="dxa"/>
              <w:right w:w="15" w:type="dxa"/>
            </w:tcMar>
            <w:vAlign w:val="center"/>
          </w:tcPr>
          <w:p w14:paraId="4E8AED6C"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-63</w:t>
            </w:r>
          </w:p>
        </w:tc>
        <w:tc>
          <w:tcPr>
            <w:tcW w:w="1134" w:type="dxa"/>
            <w:shd w:val="clear" w:color="auto" w:fill="FFFFFF"/>
            <w:tcMar>
              <w:top w:w="15" w:type="dxa"/>
              <w:left w:w="15" w:type="dxa"/>
              <w:bottom w:w="0" w:type="dxa"/>
              <w:right w:w="15" w:type="dxa"/>
            </w:tcMar>
            <w:vAlign w:val="center"/>
          </w:tcPr>
          <w:p w14:paraId="42C32EF6"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(-145, 19)</w:t>
            </w:r>
          </w:p>
        </w:tc>
        <w:tc>
          <w:tcPr>
            <w:tcW w:w="1134" w:type="dxa"/>
            <w:shd w:val="clear" w:color="auto" w:fill="FFFFFF"/>
            <w:tcMar>
              <w:top w:w="15" w:type="dxa"/>
              <w:left w:w="15" w:type="dxa"/>
              <w:bottom w:w="0" w:type="dxa"/>
              <w:right w:w="15" w:type="dxa"/>
            </w:tcMar>
            <w:vAlign w:val="center"/>
          </w:tcPr>
          <w:p w14:paraId="54ED6E54" w14:textId="77777777"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0.06618</w:t>
            </w:r>
          </w:p>
        </w:tc>
        <w:tc>
          <w:tcPr>
            <w:tcW w:w="992" w:type="dxa"/>
            <w:shd w:val="clear" w:color="auto" w:fill="FFFFFF"/>
            <w:tcMar>
              <w:top w:w="15" w:type="dxa"/>
              <w:left w:w="15" w:type="dxa"/>
              <w:bottom w:w="0" w:type="dxa"/>
              <w:right w:w="15" w:type="dxa"/>
            </w:tcMar>
            <w:vAlign w:val="center"/>
          </w:tcPr>
          <w:p w14:paraId="33AE79FD" w14:textId="77777777"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-41</w:t>
            </w:r>
          </w:p>
        </w:tc>
        <w:tc>
          <w:tcPr>
            <w:tcW w:w="1276" w:type="dxa"/>
            <w:shd w:val="clear" w:color="auto" w:fill="FFFFFF"/>
            <w:tcMar>
              <w:top w:w="15" w:type="dxa"/>
              <w:left w:w="15" w:type="dxa"/>
              <w:bottom w:w="0" w:type="dxa"/>
              <w:right w:w="15" w:type="dxa"/>
            </w:tcMar>
            <w:vAlign w:val="center"/>
          </w:tcPr>
          <w:p w14:paraId="478AA0D9"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r w:rsidRPr="009553C0">
              <w:rPr>
                <w:rFonts w:ascii="Times New Roman" w:hAnsi="Times New Roman" w:cs="Times New Roman"/>
                <w:sz w:val="20"/>
                <w:szCs w:val="20"/>
              </w:rPr>
              <w:t>-94, 13</w:t>
            </w:r>
            <w:r>
              <w:rPr>
                <w:rFonts w:ascii="Times New Roman" w:hAnsi="Times New Roman" w:cs="Times New Roman"/>
                <w:sz w:val="20"/>
                <w:szCs w:val="20"/>
              </w:rPr>
              <w:t>)</w:t>
            </w:r>
          </w:p>
        </w:tc>
      </w:tr>
      <w:tr w:rsidR="00701126" w:rsidRPr="00780329" w14:paraId="17289BBF" w14:textId="77777777" w:rsidTr="00701126">
        <w:tc>
          <w:tcPr>
            <w:tcW w:w="4106" w:type="dxa"/>
            <w:shd w:val="clear" w:color="auto" w:fill="FFFFFF"/>
            <w:tcMar>
              <w:top w:w="15" w:type="dxa"/>
              <w:left w:w="15" w:type="dxa"/>
              <w:bottom w:w="0" w:type="dxa"/>
              <w:right w:w="15" w:type="dxa"/>
            </w:tcMar>
            <w:vAlign w:val="center"/>
          </w:tcPr>
          <w:p w14:paraId="19A76881" w14:textId="77777777" w:rsidR="00701126" w:rsidRPr="00B22AE2" w:rsidRDefault="00701126" w:rsidP="00701126">
            <w:pPr>
              <w:spacing w:after="0" w:line="240" w:lineRule="auto"/>
              <w:rPr>
                <w:rFonts w:ascii="Times New Roman" w:hAnsi="Times New Roman" w:cs="Times New Roman"/>
                <w:sz w:val="20"/>
                <w:szCs w:val="20"/>
                <w:lang w:val="fr-FR"/>
              </w:rPr>
            </w:pPr>
            <w:r w:rsidRPr="00B22AE2">
              <w:rPr>
                <w:rFonts w:ascii="Times New Roman" w:hAnsi="Times New Roman" w:cs="Times New Roman"/>
                <w:sz w:val="20"/>
                <w:szCs w:val="20"/>
                <w:lang w:val="fr-FR"/>
              </w:rPr>
              <w:t xml:space="preserve">Trauma </w:t>
            </w:r>
            <w:proofErr w:type="spellStart"/>
            <w:r w:rsidRPr="00B22AE2">
              <w:rPr>
                <w:rFonts w:ascii="Times New Roman" w:hAnsi="Times New Roman" w:cs="Times New Roman"/>
                <w:sz w:val="20"/>
                <w:szCs w:val="20"/>
                <w:lang w:val="fr-FR"/>
              </w:rPr>
              <w:t>Hospitalizations</w:t>
            </w:r>
            <w:proofErr w:type="spellEnd"/>
            <w:r w:rsidRPr="00B22AE2">
              <w:rPr>
                <w:rFonts w:ascii="Times New Roman" w:hAnsi="Times New Roman" w:cs="Times New Roman"/>
                <w:sz w:val="20"/>
                <w:szCs w:val="20"/>
                <w:lang w:val="fr-FR"/>
              </w:rPr>
              <w:t xml:space="preserve"> </w:t>
            </w:r>
            <w:r>
              <w:rPr>
                <w:rFonts w:ascii="Times New Roman" w:hAnsi="Times New Roman" w:cs="Times New Roman"/>
                <w:sz w:val="20"/>
                <w:szCs w:val="20"/>
                <w:lang w:val="fr-FR"/>
              </w:rPr>
              <w:t>per</w:t>
            </w:r>
            <w:r w:rsidRPr="00B22AE2">
              <w:rPr>
                <w:rFonts w:ascii="Times New Roman" w:hAnsi="Times New Roman" w:cs="Times New Roman"/>
                <w:sz w:val="20"/>
                <w:szCs w:val="20"/>
                <w:lang w:val="fr-FR"/>
              </w:rPr>
              <w:t xml:space="preserve"> Trauma Consultations (x 1,000 </w:t>
            </w:r>
            <w:proofErr w:type="gramStart"/>
            <w:r w:rsidRPr="00B22AE2">
              <w:rPr>
                <w:rFonts w:ascii="Times New Roman" w:hAnsi="Times New Roman" w:cs="Times New Roman"/>
                <w:sz w:val="20"/>
                <w:szCs w:val="20"/>
                <w:lang w:val="fr-FR"/>
              </w:rPr>
              <w:t>population)</w:t>
            </w:r>
            <w:r w:rsidRPr="00B22AE2">
              <w:rPr>
                <w:rFonts w:ascii="Times New Roman" w:hAnsi="Times New Roman" w:cs="Times New Roman"/>
                <w:sz w:val="20"/>
                <w:szCs w:val="20"/>
                <w:vertAlign w:val="superscript"/>
                <w:lang w:val="fr-FR"/>
              </w:rPr>
              <w:t>d</w:t>
            </w:r>
            <w:proofErr w:type="gramEnd"/>
          </w:p>
        </w:tc>
        <w:tc>
          <w:tcPr>
            <w:tcW w:w="709" w:type="dxa"/>
            <w:shd w:val="clear" w:color="auto" w:fill="FFFFFF"/>
            <w:tcMar>
              <w:top w:w="15" w:type="dxa"/>
              <w:left w:w="15" w:type="dxa"/>
              <w:bottom w:w="0" w:type="dxa"/>
              <w:right w:w="15" w:type="dxa"/>
            </w:tcMar>
            <w:vAlign w:val="center"/>
          </w:tcPr>
          <w:p w14:paraId="4660E6AB" w14:textId="77777777"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28</w:t>
            </w:r>
          </w:p>
        </w:tc>
        <w:tc>
          <w:tcPr>
            <w:tcW w:w="1134" w:type="dxa"/>
            <w:shd w:val="clear" w:color="auto" w:fill="FFFFFF"/>
            <w:tcMar>
              <w:top w:w="15" w:type="dxa"/>
              <w:left w:w="15" w:type="dxa"/>
              <w:bottom w:w="0" w:type="dxa"/>
              <w:right w:w="15" w:type="dxa"/>
            </w:tcMar>
            <w:vAlign w:val="center"/>
          </w:tcPr>
          <w:p w14:paraId="0E7E04BE"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r w:rsidRPr="009553C0">
              <w:rPr>
                <w:rFonts w:ascii="Times New Roman" w:hAnsi="Times New Roman" w:cs="Times New Roman"/>
                <w:sz w:val="20"/>
                <w:szCs w:val="20"/>
              </w:rPr>
              <w:t>6.8, 48</w:t>
            </w:r>
            <w:r>
              <w:rPr>
                <w:rFonts w:ascii="Times New Roman" w:hAnsi="Times New Roman" w:cs="Times New Roman"/>
                <w:sz w:val="20"/>
                <w:szCs w:val="20"/>
              </w:rPr>
              <w:t>)</w:t>
            </w:r>
          </w:p>
        </w:tc>
        <w:tc>
          <w:tcPr>
            <w:tcW w:w="1134" w:type="dxa"/>
            <w:shd w:val="clear" w:color="auto" w:fill="FFFFFF"/>
            <w:tcMar>
              <w:top w:w="15" w:type="dxa"/>
              <w:left w:w="15" w:type="dxa"/>
              <w:bottom w:w="0" w:type="dxa"/>
              <w:right w:w="15" w:type="dxa"/>
            </w:tcMar>
            <w:vAlign w:val="center"/>
          </w:tcPr>
          <w:p w14:paraId="13889F9A" w14:textId="77777777"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0.00652</w:t>
            </w:r>
          </w:p>
        </w:tc>
        <w:tc>
          <w:tcPr>
            <w:tcW w:w="992" w:type="dxa"/>
            <w:shd w:val="clear" w:color="auto" w:fill="FFFFFF"/>
            <w:tcMar>
              <w:top w:w="15" w:type="dxa"/>
              <w:left w:w="15" w:type="dxa"/>
              <w:bottom w:w="0" w:type="dxa"/>
              <w:right w:w="15" w:type="dxa"/>
            </w:tcMar>
            <w:vAlign w:val="center"/>
          </w:tcPr>
          <w:p w14:paraId="7B5FA1B8" w14:textId="77777777"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38</w:t>
            </w:r>
          </w:p>
        </w:tc>
        <w:tc>
          <w:tcPr>
            <w:tcW w:w="1276" w:type="dxa"/>
            <w:shd w:val="clear" w:color="auto" w:fill="FFFFFF"/>
            <w:tcMar>
              <w:top w:w="15" w:type="dxa"/>
              <w:left w:w="15" w:type="dxa"/>
              <w:bottom w:w="0" w:type="dxa"/>
              <w:right w:w="15" w:type="dxa"/>
            </w:tcMar>
            <w:vAlign w:val="center"/>
          </w:tcPr>
          <w:p w14:paraId="1ECC1AB0"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(9.2, 65)</w:t>
            </w:r>
          </w:p>
        </w:tc>
      </w:tr>
      <w:tr w:rsidR="00701126" w:rsidRPr="00780329" w14:paraId="50AE2043" w14:textId="77777777" w:rsidTr="00701126">
        <w:tc>
          <w:tcPr>
            <w:tcW w:w="4106" w:type="dxa"/>
            <w:shd w:val="clear" w:color="auto" w:fill="FFFFFF"/>
            <w:tcMar>
              <w:top w:w="15" w:type="dxa"/>
              <w:left w:w="15" w:type="dxa"/>
              <w:bottom w:w="0" w:type="dxa"/>
              <w:right w:w="15" w:type="dxa"/>
            </w:tcMar>
            <w:vAlign w:val="center"/>
          </w:tcPr>
          <w:p w14:paraId="0BEB9EA5" w14:textId="77777777" w:rsidR="00701126" w:rsidRPr="00780329" w:rsidRDefault="00701126" w:rsidP="00701126">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Respiratory Hospitalizations per Respiratory Consultations (x 1,000 </w:t>
            </w:r>
            <w:commentRangeStart w:id="1589"/>
            <w:commentRangeStart w:id="1590"/>
            <w:r>
              <w:rPr>
                <w:rFonts w:ascii="Times New Roman" w:hAnsi="Times New Roman" w:cs="Times New Roman"/>
                <w:sz w:val="20"/>
                <w:szCs w:val="20"/>
              </w:rPr>
              <w:t>population</w:t>
            </w:r>
            <w:commentRangeEnd w:id="1589"/>
            <w:r>
              <w:rPr>
                <w:rStyle w:val="Refdecomentario"/>
              </w:rPr>
              <w:commentReference w:id="1589"/>
            </w:r>
            <w:commentRangeEnd w:id="1590"/>
            <w:r>
              <w:rPr>
                <w:rStyle w:val="Refdecomentario"/>
              </w:rPr>
              <w:commentReference w:id="1590"/>
            </w:r>
            <w:r>
              <w:rPr>
                <w:rFonts w:ascii="Times New Roman" w:hAnsi="Times New Roman" w:cs="Times New Roman"/>
                <w:sz w:val="20"/>
                <w:szCs w:val="20"/>
              </w:rPr>
              <w:t>)</w:t>
            </w:r>
            <w:r w:rsidRPr="00B22AE2">
              <w:rPr>
                <w:rFonts w:ascii="Times New Roman" w:hAnsi="Times New Roman" w:cs="Times New Roman"/>
                <w:sz w:val="20"/>
                <w:szCs w:val="20"/>
                <w:vertAlign w:val="superscript"/>
              </w:rPr>
              <w:t>d</w:t>
            </w:r>
          </w:p>
        </w:tc>
        <w:tc>
          <w:tcPr>
            <w:tcW w:w="709" w:type="dxa"/>
            <w:shd w:val="clear" w:color="auto" w:fill="FFFFFF"/>
            <w:tcMar>
              <w:top w:w="15" w:type="dxa"/>
              <w:left w:w="15" w:type="dxa"/>
              <w:bottom w:w="0" w:type="dxa"/>
              <w:right w:w="15" w:type="dxa"/>
            </w:tcMar>
            <w:vAlign w:val="center"/>
          </w:tcPr>
          <w:p w14:paraId="6931D284"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89</w:t>
            </w:r>
          </w:p>
        </w:tc>
        <w:tc>
          <w:tcPr>
            <w:tcW w:w="1134" w:type="dxa"/>
            <w:shd w:val="clear" w:color="auto" w:fill="FFFFFF"/>
            <w:tcMar>
              <w:top w:w="15" w:type="dxa"/>
              <w:left w:w="15" w:type="dxa"/>
              <w:bottom w:w="0" w:type="dxa"/>
              <w:right w:w="15" w:type="dxa"/>
            </w:tcMar>
            <w:vAlign w:val="center"/>
          </w:tcPr>
          <w:p w14:paraId="37660318"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(44, 136)</w:t>
            </w:r>
          </w:p>
        </w:tc>
        <w:tc>
          <w:tcPr>
            <w:tcW w:w="1134" w:type="dxa"/>
            <w:shd w:val="clear" w:color="auto" w:fill="FFFFFF"/>
            <w:tcMar>
              <w:top w:w="15" w:type="dxa"/>
              <w:left w:w="15" w:type="dxa"/>
              <w:bottom w:w="0" w:type="dxa"/>
              <w:right w:w="15" w:type="dxa"/>
            </w:tcMar>
            <w:vAlign w:val="center"/>
          </w:tcPr>
          <w:p w14:paraId="5F919432" w14:textId="77777777"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0.00015</w:t>
            </w:r>
          </w:p>
        </w:tc>
        <w:tc>
          <w:tcPr>
            <w:tcW w:w="992" w:type="dxa"/>
            <w:shd w:val="clear" w:color="auto" w:fill="FFFFFF"/>
            <w:tcMar>
              <w:top w:w="15" w:type="dxa"/>
              <w:left w:w="15" w:type="dxa"/>
              <w:bottom w:w="0" w:type="dxa"/>
              <w:right w:w="15" w:type="dxa"/>
            </w:tcMar>
            <w:vAlign w:val="center"/>
          </w:tcPr>
          <w:p w14:paraId="6EEF3241"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63</w:t>
            </w:r>
          </w:p>
        </w:tc>
        <w:tc>
          <w:tcPr>
            <w:tcW w:w="1276" w:type="dxa"/>
            <w:shd w:val="clear" w:color="auto" w:fill="FFFFFF"/>
            <w:tcMar>
              <w:top w:w="15" w:type="dxa"/>
              <w:left w:w="15" w:type="dxa"/>
              <w:bottom w:w="0" w:type="dxa"/>
              <w:right w:w="15" w:type="dxa"/>
            </w:tcMar>
            <w:vAlign w:val="center"/>
          </w:tcPr>
          <w:p w14:paraId="6967DDA0"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(31, 96)</w:t>
            </w:r>
          </w:p>
        </w:tc>
      </w:tr>
    </w:tbl>
    <w:p w14:paraId="43187BB6" w14:textId="77777777" w:rsidR="00701126" w:rsidRDefault="00701126" w:rsidP="00701126">
      <w:pPr>
        <w:spacing w:after="0" w:line="240" w:lineRule="auto"/>
        <w:rPr>
          <w:rFonts w:ascii="Times New Roman" w:hAnsi="Times New Roman" w:cs="Times New Roman"/>
          <w:sz w:val="18"/>
          <w:szCs w:val="18"/>
        </w:rPr>
      </w:pPr>
      <w:proofErr w:type="spellStart"/>
      <w:r w:rsidRPr="00B22AE2">
        <w:rPr>
          <w:rFonts w:ascii="Times New Roman" w:hAnsi="Times New Roman" w:cs="Times New Roman"/>
          <w:sz w:val="18"/>
          <w:szCs w:val="18"/>
          <w:vertAlign w:val="superscript"/>
        </w:rPr>
        <w:t>a</w:t>
      </w:r>
      <w:proofErr w:type="spellEnd"/>
      <w:r>
        <w:rPr>
          <w:rFonts w:ascii="Times New Roman" w:hAnsi="Times New Roman" w:cs="Times New Roman"/>
          <w:sz w:val="18"/>
          <w:szCs w:val="18"/>
          <w:vertAlign w:val="superscript"/>
        </w:rPr>
        <w:t xml:space="preserve"> </w:t>
      </w:r>
      <w:r w:rsidRPr="00B22AE2">
        <w:rPr>
          <w:rFonts w:ascii="Times New Roman" w:hAnsi="Times New Roman" w:cs="Times New Roman"/>
          <w:sz w:val="18"/>
          <w:szCs w:val="18"/>
        </w:rPr>
        <w:t>Each model had a structure of studentized distribution of errors</w:t>
      </w:r>
      <w:r>
        <w:rPr>
          <w:rFonts w:ascii="Times New Roman" w:hAnsi="Times New Roman" w:cs="Times New Roman"/>
          <w:sz w:val="18"/>
          <w:szCs w:val="18"/>
        </w:rPr>
        <w:t>, and a conservative prior standard deviation of .1</w:t>
      </w:r>
    </w:p>
    <w:p w14:paraId="1D4ED900" w14:textId="77777777" w:rsidR="00701126" w:rsidRDefault="00701126" w:rsidP="00701126">
      <w:pPr>
        <w:spacing w:after="0" w:line="240" w:lineRule="auto"/>
        <w:rPr>
          <w:rFonts w:ascii="Times New Roman" w:hAnsi="Times New Roman" w:cs="Times New Roman"/>
          <w:sz w:val="18"/>
          <w:szCs w:val="18"/>
        </w:rPr>
      </w:pPr>
      <w:proofErr w:type="spellStart"/>
      <w:r w:rsidRPr="00B22AE2">
        <w:rPr>
          <w:rFonts w:ascii="Times New Roman" w:hAnsi="Times New Roman" w:cs="Times New Roman"/>
          <w:sz w:val="18"/>
          <w:szCs w:val="18"/>
          <w:vertAlign w:val="superscript"/>
        </w:rPr>
        <w:t>b</w:t>
      </w:r>
      <w:r w:rsidRPr="00B22AE2">
        <w:rPr>
          <w:rFonts w:ascii="Times New Roman" w:hAnsi="Times New Roman" w:cs="Times New Roman"/>
          <w:sz w:val="18"/>
          <w:szCs w:val="18"/>
        </w:rPr>
        <w:t>Models</w:t>
      </w:r>
      <w:proofErr w:type="spellEnd"/>
      <w:r w:rsidRPr="00B22AE2">
        <w:rPr>
          <w:rFonts w:ascii="Times New Roman" w:hAnsi="Times New Roman" w:cs="Times New Roman"/>
          <w:sz w:val="18"/>
          <w:szCs w:val="18"/>
        </w:rPr>
        <w:t xml:space="preserve"> also included circulatory hospitalizations as a control variable.</w:t>
      </w:r>
    </w:p>
    <w:p w14:paraId="74E78D58" w14:textId="77777777" w:rsidR="00701126" w:rsidRPr="00D13086" w:rsidRDefault="00701126" w:rsidP="00701126">
      <w:pPr>
        <w:spacing w:after="0" w:line="240" w:lineRule="auto"/>
        <w:rPr>
          <w:rFonts w:ascii="Times New Roman" w:hAnsi="Times New Roman" w:cs="Times New Roman"/>
          <w:sz w:val="24"/>
          <w:szCs w:val="28"/>
        </w:rPr>
      </w:pPr>
      <w:proofErr w:type="spellStart"/>
      <w:r>
        <w:rPr>
          <w:rFonts w:ascii="Times New Roman" w:hAnsi="Times New Roman" w:cs="Times New Roman"/>
          <w:sz w:val="18"/>
          <w:szCs w:val="18"/>
          <w:vertAlign w:val="superscript"/>
        </w:rPr>
        <w:t>c</w:t>
      </w:r>
      <w:r w:rsidRPr="00D13086">
        <w:rPr>
          <w:rFonts w:ascii="Times New Roman" w:hAnsi="Times New Roman" w:cs="Times New Roman"/>
          <w:sz w:val="18"/>
          <w:szCs w:val="18"/>
        </w:rPr>
        <w:t>Models</w:t>
      </w:r>
      <w:proofErr w:type="spellEnd"/>
      <w:r w:rsidRPr="00D13086">
        <w:rPr>
          <w:rFonts w:ascii="Times New Roman" w:hAnsi="Times New Roman" w:cs="Times New Roman"/>
          <w:sz w:val="18"/>
          <w:szCs w:val="18"/>
        </w:rPr>
        <w:t xml:space="preserve"> also included circulatory </w:t>
      </w:r>
      <w:r>
        <w:rPr>
          <w:rFonts w:ascii="Times New Roman" w:hAnsi="Times New Roman" w:cs="Times New Roman"/>
          <w:sz w:val="18"/>
          <w:szCs w:val="18"/>
        </w:rPr>
        <w:t xml:space="preserve">consultations </w:t>
      </w:r>
      <w:r w:rsidRPr="00D13086">
        <w:rPr>
          <w:rFonts w:ascii="Times New Roman" w:hAnsi="Times New Roman" w:cs="Times New Roman"/>
          <w:sz w:val="18"/>
          <w:szCs w:val="18"/>
        </w:rPr>
        <w:t>as a control variable.</w:t>
      </w:r>
    </w:p>
    <w:p w14:paraId="72265995" w14:textId="77777777" w:rsidR="00701126" w:rsidRDefault="00701126" w:rsidP="00701126">
      <w:pPr>
        <w:spacing w:after="0" w:line="240" w:lineRule="auto"/>
        <w:rPr>
          <w:rFonts w:ascii="Times New Roman" w:hAnsi="Times New Roman" w:cs="Times New Roman"/>
          <w:sz w:val="18"/>
          <w:szCs w:val="18"/>
        </w:rPr>
      </w:pPr>
      <w:proofErr w:type="spellStart"/>
      <w:r>
        <w:rPr>
          <w:rFonts w:ascii="Times New Roman" w:hAnsi="Times New Roman" w:cs="Times New Roman"/>
          <w:sz w:val="18"/>
          <w:szCs w:val="18"/>
          <w:vertAlign w:val="superscript"/>
        </w:rPr>
        <w:t>d</w:t>
      </w:r>
      <w:r w:rsidRPr="00D13086">
        <w:rPr>
          <w:rFonts w:ascii="Times New Roman" w:hAnsi="Times New Roman" w:cs="Times New Roman"/>
          <w:sz w:val="18"/>
          <w:szCs w:val="18"/>
        </w:rPr>
        <w:t>Models</w:t>
      </w:r>
      <w:proofErr w:type="spellEnd"/>
      <w:r w:rsidRPr="00D13086">
        <w:rPr>
          <w:rFonts w:ascii="Times New Roman" w:hAnsi="Times New Roman" w:cs="Times New Roman"/>
          <w:sz w:val="18"/>
          <w:szCs w:val="18"/>
        </w:rPr>
        <w:t xml:space="preserve"> also included </w:t>
      </w:r>
      <w:r>
        <w:rPr>
          <w:rFonts w:ascii="Times New Roman" w:hAnsi="Times New Roman" w:cs="Times New Roman"/>
          <w:sz w:val="18"/>
          <w:szCs w:val="18"/>
        </w:rPr>
        <w:t xml:space="preserve">the proportion of </w:t>
      </w:r>
      <w:r w:rsidRPr="00D13086">
        <w:rPr>
          <w:rFonts w:ascii="Times New Roman" w:hAnsi="Times New Roman" w:cs="Times New Roman"/>
          <w:sz w:val="18"/>
          <w:szCs w:val="18"/>
        </w:rPr>
        <w:t xml:space="preserve">circulatory hospitalizations </w:t>
      </w:r>
      <w:r>
        <w:rPr>
          <w:rFonts w:ascii="Times New Roman" w:hAnsi="Times New Roman" w:cs="Times New Roman"/>
          <w:sz w:val="18"/>
          <w:szCs w:val="18"/>
        </w:rPr>
        <w:t xml:space="preserve">of circulatory consultations (x 1,000 population) </w:t>
      </w:r>
      <w:r w:rsidRPr="00D13086">
        <w:rPr>
          <w:rFonts w:ascii="Times New Roman" w:hAnsi="Times New Roman" w:cs="Times New Roman"/>
          <w:sz w:val="18"/>
          <w:szCs w:val="18"/>
        </w:rPr>
        <w:t>as a control variable.</w:t>
      </w:r>
    </w:p>
    <w:p w14:paraId="211167F8" w14:textId="1BE9C2EA" w:rsidR="009849A2" w:rsidRDefault="009849A2">
      <w:pPr>
        <w:rPr>
          <w:ins w:id="1591" w:author="Andrés González Santa Cruz" w:date="2020-12-05T12:53:00Z"/>
          <w:rFonts w:ascii="Times New Roman" w:hAnsi="Times New Roman" w:cs="Times New Roman"/>
        </w:rPr>
      </w:pPr>
      <w:ins w:id="1592" w:author="Andrés González Santa Cruz" w:date="2020-12-05T12:53:00Z">
        <w:r>
          <w:rPr>
            <w:rFonts w:ascii="Times New Roman" w:hAnsi="Times New Roman" w:cs="Times New Roman"/>
          </w:rPr>
          <w:br w:type="page"/>
        </w:r>
      </w:ins>
    </w:p>
    <w:p w14:paraId="1A95082F" w14:textId="1C0804FB" w:rsidR="00F231D4" w:rsidRPr="005A28EF" w:rsidRDefault="00F231D4" w:rsidP="00C9270C">
      <w:pPr>
        <w:pStyle w:val="Ttulo1"/>
        <w:spacing w:line="240" w:lineRule="auto"/>
        <w:jc w:val="both"/>
        <w:rPr>
          <w:ins w:id="1593" w:author="Abraham Isaac Jacob Gajardo Cortez (masterin)" w:date="2020-10-19T20:37:00Z"/>
          <w:rFonts w:ascii="Times New Roman" w:hAnsi="Times New Roman" w:cs="Times New Roman"/>
          <w:b/>
          <w:bCs/>
          <w:color w:val="auto"/>
          <w:sz w:val="24"/>
          <w:szCs w:val="24"/>
        </w:rPr>
      </w:pPr>
      <w:r w:rsidRPr="005A28EF">
        <w:rPr>
          <w:rFonts w:ascii="Times New Roman" w:hAnsi="Times New Roman" w:cs="Times New Roman"/>
          <w:b/>
          <w:bCs/>
          <w:color w:val="auto"/>
          <w:sz w:val="24"/>
          <w:szCs w:val="24"/>
        </w:rPr>
        <w:lastRenderedPageBreak/>
        <w:t>References</w:t>
      </w:r>
    </w:p>
    <w:p w14:paraId="0B31EFBD" w14:textId="77777777" w:rsidR="00661A84" w:rsidRPr="005A28EF" w:rsidRDefault="00661A84" w:rsidP="005A28EF">
      <w:pPr>
        <w:rPr>
          <w:rFonts w:ascii="Times New Roman" w:hAnsi="Times New Roman" w:cs="Times New Roman"/>
          <w:sz w:val="20"/>
          <w:szCs w:val="20"/>
        </w:rPr>
      </w:pPr>
    </w:p>
    <w:p w14:paraId="3AC2AD86" w14:textId="77777777" w:rsidR="004B32E0" w:rsidRPr="005A28EF" w:rsidDel="005A28EF" w:rsidRDefault="005345A7" w:rsidP="005A28EF">
      <w:pPr>
        <w:pStyle w:val="Prrafodelista"/>
        <w:numPr>
          <w:ilvl w:val="0"/>
          <w:numId w:val="35"/>
        </w:numPr>
        <w:rPr>
          <w:del w:id="1594" w:author="Abraham Isaac Jacob Gajardo Cortez (masterin)" w:date="2020-12-01T22:38:00Z"/>
          <w:rFonts w:ascii="Times New Roman" w:hAnsi="Times New Roman" w:cs="Times New Roman"/>
          <w:sz w:val="20"/>
          <w:szCs w:val="20"/>
        </w:rPr>
      </w:pPr>
      <w:r w:rsidRPr="005A28EF">
        <w:rPr>
          <w:rFonts w:ascii="Times New Roman" w:hAnsi="Times New Roman" w:cs="Times New Roman"/>
          <w:sz w:val="20"/>
          <w:szCs w:val="20"/>
        </w:rPr>
        <w:t>Vergara L. Why social movements matter for addressing inequalities and ensuring social justice. In: UNESCO/ISSC. World social science report, 2016: Challenging inequalities, pathways to a just world.  Paris, France, 2016. Pages 250-53.</w:t>
      </w:r>
    </w:p>
    <w:p w14:paraId="7FEDAB64" w14:textId="77777777" w:rsidR="004B32E0" w:rsidRPr="005A28EF" w:rsidRDefault="004B32E0" w:rsidP="005A28EF">
      <w:pPr>
        <w:pStyle w:val="Prrafodelista"/>
        <w:numPr>
          <w:ilvl w:val="0"/>
          <w:numId w:val="35"/>
        </w:numPr>
        <w:rPr>
          <w:rFonts w:ascii="Times New Roman" w:hAnsi="Times New Roman" w:cs="Times New Roman"/>
          <w:sz w:val="20"/>
          <w:szCs w:val="20"/>
          <w:rPrChange w:id="1595" w:author="Abraham Isaac Jacob Gajardo Cortez (masterin)" w:date="2020-12-01T22:38:00Z">
            <w:rPr/>
          </w:rPrChange>
        </w:rPr>
      </w:pPr>
    </w:p>
    <w:p w14:paraId="68DB639C" w14:textId="51CB3B46" w:rsidR="00661A84" w:rsidRPr="005A28EF" w:rsidRDefault="00661A84"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Berger S &amp; </w:t>
      </w:r>
      <w:proofErr w:type="spellStart"/>
      <w:r w:rsidRPr="005A28EF">
        <w:rPr>
          <w:rFonts w:ascii="Times New Roman" w:hAnsi="Times New Roman" w:cs="Times New Roman"/>
          <w:sz w:val="20"/>
          <w:szCs w:val="20"/>
        </w:rPr>
        <w:t>Nehring</w:t>
      </w:r>
      <w:proofErr w:type="spellEnd"/>
      <w:r w:rsidRPr="005A28EF">
        <w:rPr>
          <w:rFonts w:ascii="Times New Roman" w:hAnsi="Times New Roman" w:cs="Times New Roman"/>
          <w:sz w:val="20"/>
          <w:szCs w:val="20"/>
        </w:rPr>
        <w:t xml:space="preserve"> H. Introduction: Towards a Global History of Social Movements. In: S. Berger, H. </w:t>
      </w:r>
      <w:proofErr w:type="spellStart"/>
      <w:r w:rsidRPr="005A28EF">
        <w:rPr>
          <w:rFonts w:ascii="Times New Roman" w:hAnsi="Times New Roman" w:cs="Times New Roman"/>
          <w:sz w:val="20"/>
          <w:szCs w:val="20"/>
        </w:rPr>
        <w:t>Nehring</w:t>
      </w:r>
      <w:proofErr w:type="spellEnd"/>
      <w:r w:rsidRPr="005A28EF">
        <w:rPr>
          <w:rFonts w:ascii="Times New Roman" w:hAnsi="Times New Roman" w:cs="Times New Roman"/>
          <w:sz w:val="20"/>
          <w:szCs w:val="20"/>
        </w:rPr>
        <w:t xml:space="preserve"> (eds.). The History of Social Movements in Global Perspective. Palgrave Macmillan UK, 2017. Pages 1-35.</w:t>
      </w:r>
    </w:p>
    <w:p w14:paraId="7B7DE5CD" w14:textId="3548BB92" w:rsidR="004B32E0" w:rsidRPr="005A28EF" w:rsidRDefault="004B32E0"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 </w:t>
      </w:r>
      <w:r w:rsidR="00122D50" w:rsidRPr="005A28EF">
        <w:rPr>
          <w:rFonts w:ascii="Times New Roman" w:hAnsi="Times New Roman" w:cs="Times New Roman"/>
          <w:sz w:val="20"/>
          <w:szCs w:val="20"/>
        </w:rPr>
        <w:t>Scott J, Marshall G. A Dictionary of Sociology. 3rd ed. Oxford University Press; 2009. doi:10.1093/</w:t>
      </w:r>
      <w:proofErr w:type="spellStart"/>
      <w:r w:rsidR="00122D50" w:rsidRPr="005A28EF">
        <w:rPr>
          <w:rFonts w:ascii="Times New Roman" w:hAnsi="Times New Roman" w:cs="Times New Roman"/>
          <w:sz w:val="20"/>
          <w:szCs w:val="20"/>
        </w:rPr>
        <w:t>acref</w:t>
      </w:r>
      <w:proofErr w:type="spellEnd"/>
      <w:r w:rsidR="00122D50" w:rsidRPr="005A28EF">
        <w:rPr>
          <w:rFonts w:ascii="Times New Roman" w:hAnsi="Times New Roman" w:cs="Times New Roman"/>
          <w:sz w:val="20"/>
          <w:szCs w:val="20"/>
        </w:rPr>
        <w:t>/9780199533008.001.0001</w:t>
      </w:r>
    </w:p>
    <w:p w14:paraId="0B5DDBEC" w14:textId="4250B09F" w:rsidR="004B32E0" w:rsidRPr="005A28EF" w:rsidRDefault="00122D50" w:rsidP="005A28EF">
      <w:pPr>
        <w:pStyle w:val="Prrafodelista"/>
        <w:numPr>
          <w:ilvl w:val="0"/>
          <w:numId w:val="35"/>
        </w:numPr>
        <w:rPr>
          <w:rFonts w:ascii="Times New Roman" w:hAnsi="Times New Roman" w:cs="Times New Roman"/>
          <w:sz w:val="20"/>
          <w:szCs w:val="20"/>
        </w:rPr>
      </w:pPr>
      <w:proofErr w:type="spellStart"/>
      <w:r w:rsidRPr="005A28EF">
        <w:rPr>
          <w:rFonts w:ascii="Times New Roman" w:hAnsi="Times New Roman" w:cs="Times New Roman"/>
          <w:sz w:val="20"/>
          <w:szCs w:val="20"/>
        </w:rPr>
        <w:t>Opp</w:t>
      </w:r>
      <w:proofErr w:type="spellEnd"/>
      <w:r w:rsidRPr="005A28EF">
        <w:rPr>
          <w:rFonts w:ascii="Times New Roman" w:hAnsi="Times New Roman" w:cs="Times New Roman"/>
          <w:sz w:val="20"/>
          <w:szCs w:val="20"/>
        </w:rPr>
        <w:t xml:space="preserve"> K-D. Theories of Political Protest and Social Movements: A Multidisciplinary Introduction, Critique, and Synthesis. Routledge; 2009.</w:t>
      </w:r>
    </w:p>
    <w:p w14:paraId="66D63156" w14:textId="2C94A2C6" w:rsidR="00122D50" w:rsidRPr="005A28EF" w:rsidRDefault="00122D50" w:rsidP="005A28EF">
      <w:pPr>
        <w:pStyle w:val="Prrafodelista"/>
        <w:numPr>
          <w:ilvl w:val="0"/>
          <w:numId w:val="35"/>
        </w:numPr>
        <w:rPr>
          <w:rFonts w:ascii="Times New Roman" w:hAnsi="Times New Roman" w:cs="Times New Roman"/>
          <w:sz w:val="20"/>
          <w:szCs w:val="20"/>
          <w:lang w:val="fr-FR"/>
        </w:rPr>
      </w:pPr>
      <w:r w:rsidRPr="005A28EF">
        <w:rPr>
          <w:rFonts w:ascii="Times New Roman" w:hAnsi="Times New Roman" w:cs="Times New Roman"/>
          <w:sz w:val="20"/>
          <w:szCs w:val="20"/>
        </w:rPr>
        <w:t xml:space="preserve">Diani M. The Concept of Social Movement. </w:t>
      </w:r>
      <w:proofErr w:type="spellStart"/>
      <w:r w:rsidRPr="005A28EF">
        <w:rPr>
          <w:rFonts w:ascii="Times New Roman" w:hAnsi="Times New Roman" w:cs="Times New Roman"/>
          <w:sz w:val="20"/>
          <w:szCs w:val="20"/>
          <w:lang w:val="fr-FR"/>
        </w:rPr>
        <w:t>Sociol</w:t>
      </w:r>
      <w:proofErr w:type="spellEnd"/>
      <w:r w:rsidRPr="005A28EF">
        <w:rPr>
          <w:rFonts w:ascii="Times New Roman" w:hAnsi="Times New Roman" w:cs="Times New Roman"/>
          <w:sz w:val="20"/>
          <w:szCs w:val="20"/>
          <w:lang w:val="fr-FR"/>
        </w:rPr>
        <w:t xml:space="preserve"> </w:t>
      </w:r>
      <w:proofErr w:type="spellStart"/>
      <w:r w:rsidRPr="005A28EF">
        <w:rPr>
          <w:rFonts w:ascii="Times New Roman" w:hAnsi="Times New Roman" w:cs="Times New Roman"/>
          <w:sz w:val="20"/>
          <w:szCs w:val="20"/>
          <w:lang w:val="fr-FR"/>
        </w:rPr>
        <w:t>Rev</w:t>
      </w:r>
      <w:proofErr w:type="spellEnd"/>
      <w:r w:rsidRPr="005A28EF">
        <w:rPr>
          <w:rFonts w:ascii="Times New Roman" w:hAnsi="Times New Roman" w:cs="Times New Roman"/>
          <w:sz w:val="20"/>
          <w:szCs w:val="20"/>
          <w:lang w:val="fr-FR"/>
        </w:rPr>
        <w:t xml:space="preserve">. </w:t>
      </w:r>
      <w:proofErr w:type="gramStart"/>
      <w:r w:rsidRPr="005A28EF">
        <w:rPr>
          <w:rFonts w:ascii="Times New Roman" w:hAnsi="Times New Roman" w:cs="Times New Roman"/>
          <w:sz w:val="20"/>
          <w:szCs w:val="20"/>
          <w:lang w:val="fr-FR"/>
        </w:rPr>
        <w:t>1992;</w:t>
      </w:r>
      <w:proofErr w:type="gramEnd"/>
      <w:r w:rsidRPr="005A28EF">
        <w:rPr>
          <w:rFonts w:ascii="Times New Roman" w:hAnsi="Times New Roman" w:cs="Times New Roman"/>
          <w:sz w:val="20"/>
          <w:szCs w:val="20"/>
          <w:lang w:val="fr-FR"/>
        </w:rPr>
        <w:t xml:space="preserve">40(1):1-25. </w:t>
      </w:r>
      <w:proofErr w:type="gramStart"/>
      <w:r w:rsidR="004B32E0" w:rsidRPr="005A28EF">
        <w:rPr>
          <w:rFonts w:ascii="Times New Roman" w:hAnsi="Times New Roman" w:cs="Times New Roman"/>
          <w:sz w:val="20"/>
          <w:szCs w:val="20"/>
          <w:lang w:val="fr-FR"/>
        </w:rPr>
        <w:t>D</w:t>
      </w:r>
      <w:r w:rsidRPr="005A28EF">
        <w:rPr>
          <w:rFonts w:ascii="Times New Roman" w:hAnsi="Times New Roman" w:cs="Times New Roman"/>
          <w:sz w:val="20"/>
          <w:szCs w:val="20"/>
          <w:lang w:val="fr-FR"/>
        </w:rPr>
        <w:t>oi:</w:t>
      </w:r>
      <w:proofErr w:type="gramEnd"/>
      <w:r w:rsidRPr="005A28EF">
        <w:rPr>
          <w:rFonts w:ascii="Times New Roman" w:hAnsi="Times New Roman" w:cs="Times New Roman"/>
          <w:sz w:val="20"/>
          <w:szCs w:val="20"/>
          <w:lang w:val="fr-FR"/>
        </w:rPr>
        <w:t>10.1111/j.1467-954X.1992.tb02943.x</w:t>
      </w:r>
    </w:p>
    <w:p w14:paraId="6C1F5A22" w14:textId="0BFD56F2" w:rsidR="00207E13" w:rsidRPr="005A28EF" w:rsidRDefault="004B32E0"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2015-NFPA-responders-forum-Civil-Unrest-Paper.pdf. Accessed August 9, 2020. </w:t>
      </w:r>
      <w:hyperlink r:id="rId13" w:history="1">
        <w:r w:rsidR="00207E13" w:rsidRPr="005A28EF">
          <w:rPr>
            <w:rStyle w:val="Hipervnculo"/>
            <w:rFonts w:ascii="Times New Roman" w:hAnsi="Times New Roman" w:cs="Times New Roman"/>
            <w:color w:val="auto"/>
            <w:sz w:val="20"/>
            <w:szCs w:val="20"/>
          </w:rPr>
          <w:t>https://www.nfpa.org/-/media/Files/News-and-Research/Resources/Fire-service/Responder-Forum/2015-NFPA-responders-forum-Civil-Unrest-Paper.ashx?la=en</w:t>
        </w:r>
      </w:hyperlink>
    </w:p>
    <w:p w14:paraId="03AF9D07" w14:textId="77777777" w:rsidR="00207E13" w:rsidRPr="005A28EF" w:rsidRDefault="004B32E0" w:rsidP="00207E13">
      <w:pPr>
        <w:pStyle w:val="Prrafodelista"/>
        <w:numPr>
          <w:ilvl w:val="0"/>
          <w:numId w:val="35"/>
        </w:numPr>
        <w:rPr>
          <w:rFonts w:ascii="Times New Roman" w:hAnsi="Times New Roman" w:cs="Times New Roman"/>
          <w:sz w:val="20"/>
          <w:szCs w:val="20"/>
        </w:rPr>
      </w:pPr>
      <w:proofErr w:type="spellStart"/>
      <w:r w:rsidRPr="005A28EF">
        <w:rPr>
          <w:rFonts w:ascii="Times New Roman" w:hAnsi="Times New Roman" w:cs="Times New Roman"/>
          <w:sz w:val="20"/>
          <w:szCs w:val="20"/>
        </w:rPr>
        <w:t>Krygier</w:t>
      </w:r>
      <w:proofErr w:type="spellEnd"/>
      <w:r w:rsidRPr="005A28EF">
        <w:rPr>
          <w:rFonts w:ascii="Times New Roman" w:hAnsi="Times New Roman" w:cs="Times New Roman"/>
          <w:sz w:val="20"/>
          <w:szCs w:val="20"/>
        </w:rPr>
        <w:t xml:space="preserve"> R. Chile is preparing to rewrite its constitution. Why are people still protesting? Washington Post. https://www.washingtonpost.com/world/the_americas/chile-is-preparing-to-rewrite-its-constitution-why-are-people-still-protesting/2020/02/01/eb7ee6b2-43cc-11ea-99c7-1dfd4241a2fe_story.html. Accessed August 11, 2020.</w:t>
      </w:r>
    </w:p>
    <w:p w14:paraId="0975EC07" w14:textId="27670738" w:rsidR="00207E13" w:rsidRPr="005A28EF" w:rsidRDefault="004B32E0" w:rsidP="00207E13">
      <w:pPr>
        <w:pStyle w:val="Prrafodelista"/>
        <w:numPr>
          <w:ilvl w:val="0"/>
          <w:numId w:val="35"/>
        </w:numPr>
        <w:rPr>
          <w:rFonts w:ascii="Times New Roman" w:hAnsi="Times New Roman" w:cs="Times New Roman"/>
          <w:sz w:val="20"/>
          <w:szCs w:val="20"/>
        </w:rPr>
      </w:pPr>
      <w:proofErr w:type="spellStart"/>
      <w:r w:rsidRPr="005A28EF">
        <w:rPr>
          <w:rFonts w:ascii="Times New Roman" w:hAnsi="Times New Roman" w:cs="Times New Roman"/>
          <w:sz w:val="20"/>
          <w:szCs w:val="20"/>
        </w:rPr>
        <w:t>Johanson</w:t>
      </w:r>
      <w:proofErr w:type="spellEnd"/>
      <w:r w:rsidRPr="005A28EF">
        <w:rPr>
          <w:rFonts w:ascii="Times New Roman" w:hAnsi="Times New Roman" w:cs="Times New Roman"/>
          <w:sz w:val="20"/>
          <w:szCs w:val="20"/>
        </w:rPr>
        <w:t xml:space="preserve"> M. How a 4-cent metro fare price hike sparked massive unrest in Chile. Vox. Published October 29, 2019. Accessed August 9, 2020. </w:t>
      </w:r>
      <w:hyperlink r:id="rId14" w:history="1">
        <w:r w:rsidR="00207E13" w:rsidRPr="005A28EF">
          <w:rPr>
            <w:rStyle w:val="Hipervnculo"/>
            <w:rFonts w:ascii="Times New Roman" w:hAnsi="Times New Roman" w:cs="Times New Roman"/>
            <w:color w:val="auto"/>
            <w:sz w:val="20"/>
            <w:szCs w:val="20"/>
          </w:rPr>
          <w:t>https://www.vox.com/world/2019/10/29/20938402/santiago-chile-protests-2019-riots-metro-fare-pinera</w:t>
        </w:r>
      </w:hyperlink>
    </w:p>
    <w:p w14:paraId="68672A1E" w14:textId="77777777" w:rsidR="00207E13" w:rsidRPr="005A28EF" w:rsidRDefault="000F0A62" w:rsidP="00207E13">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 von Elm E, Madrid E, Urrutia G. Chile: civil unrest and Cochrane Colloquium cancelled. </w:t>
      </w:r>
      <w:proofErr w:type="gramStart"/>
      <w:r w:rsidRPr="005A28EF">
        <w:rPr>
          <w:rFonts w:ascii="Times New Roman" w:hAnsi="Times New Roman" w:cs="Times New Roman"/>
          <w:sz w:val="20"/>
          <w:szCs w:val="20"/>
        </w:rPr>
        <w:t>Lancet .</w:t>
      </w:r>
      <w:proofErr w:type="gramEnd"/>
      <w:r w:rsidRPr="005A28EF">
        <w:rPr>
          <w:rFonts w:ascii="Times New Roman" w:hAnsi="Times New Roman" w:cs="Times New Roman"/>
          <w:sz w:val="20"/>
          <w:szCs w:val="20"/>
        </w:rPr>
        <w:t xml:space="preserve"> 2019 Nov 9;394(10210</w:t>
      </w:r>
      <w:proofErr w:type="gramStart"/>
      <w:r w:rsidRPr="005A28EF">
        <w:rPr>
          <w:rFonts w:ascii="Times New Roman" w:hAnsi="Times New Roman" w:cs="Times New Roman"/>
          <w:sz w:val="20"/>
          <w:szCs w:val="20"/>
        </w:rPr>
        <w:t>):e</w:t>
      </w:r>
      <w:proofErr w:type="gramEnd"/>
      <w:r w:rsidRPr="005A28EF">
        <w:rPr>
          <w:rFonts w:ascii="Times New Roman" w:hAnsi="Times New Roman" w:cs="Times New Roman"/>
          <w:sz w:val="20"/>
          <w:szCs w:val="20"/>
        </w:rPr>
        <w:t>35.</w:t>
      </w:r>
    </w:p>
    <w:p w14:paraId="4B535F46" w14:textId="247984F6" w:rsidR="000F0A62" w:rsidRPr="005A28EF" w:rsidRDefault="000F0A62" w:rsidP="005A28EF">
      <w:pPr>
        <w:pStyle w:val="Prrafodelista"/>
        <w:numPr>
          <w:ilvl w:val="0"/>
          <w:numId w:val="35"/>
        </w:numPr>
        <w:rPr>
          <w:rFonts w:ascii="Times New Roman" w:hAnsi="Times New Roman" w:cs="Times New Roman"/>
          <w:sz w:val="20"/>
          <w:szCs w:val="20"/>
          <w:lang w:val="fr-FR"/>
        </w:rPr>
      </w:pPr>
      <w:r w:rsidRPr="005A28EF">
        <w:rPr>
          <w:rFonts w:ascii="Times New Roman" w:hAnsi="Times New Roman" w:cs="Times New Roman"/>
          <w:sz w:val="20"/>
          <w:szCs w:val="20"/>
          <w:lang w:val="es-CL"/>
        </w:rPr>
        <w:t xml:space="preserve">emol. [La cronología de los hechos que detonaron la crisis social y los días de estado de emergencia en el país]. </w:t>
      </w:r>
      <w:proofErr w:type="spellStart"/>
      <w:r w:rsidRPr="005A28EF">
        <w:rPr>
          <w:rFonts w:ascii="Times New Roman" w:hAnsi="Times New Roman" w:cs="Times New Roman"/>
          <w:sz w:val="20"/>
          <w:szCs w:val="20"/>
          <w:lang w:val="fr-FR"/>
        </w:rPr>
        <w:t>Avaible</w:t>
      </w:r>
      <w:proofErr w:type="spellEnd"/>
      <w:r w:rsidRPr="005A28EF">
        <w:rPr>
          <w:rFonts w:ascii="Times New Roman" w:hAnsi="Times New Roman" w:cs="Times New Roman"/>
          <w:sz w:val="20"/>
          <w:szCs w:val="20"/>
          <w:lang w:val="fr-FR"/>
        </w:rPr>
        <w:t xml:space="preserve"> </w:t>
      </w:r>
      <w:proofErr w:type="gramStart"/>
      <w:r w:rsidRPr="005A28EF">
        <w:rPr>
          <w:rFonts w:ascii="Times New Roman" w:hAnsi="Times New Roman" w:cs="Times New Roman"/>
          <w:sz w:val="20"/>
          <w:szCs w:val="20"/>
          <w:lang w:val="fr-FR"/>
        </w:rPr>
        <w:t>on:</w:t>
      </w:r>
      <w:proofErr w:type="gramEnd"/>
      <w:r w:rsidRPr="005A28EF">
        <w:rPr>
          <w:rFonts w:ascii="Times New Roman" w:hAnsi="Times New Roman" w:cs="Times New Roman"/>
          <w:sz w:val="20"/>
          <w:szCs w:val="20"/>
          <w:lang w:val="fr-FR"/>
        </w:rPr>
        <w:t xml:space="preserve"> https://www.emol.com/noticias/Nacional/2019/10/23/965179/Cronologia-Crisis-Social-Evasion-Protestas.html</w:t>
      </w:r>
    </w:p>
    <w:p w14:paraId="4EAB7C67" w14:textId="2110F200" w:rsidR="00A24529" w:rsidRPr="005A28EF" w:rsidRDefault="00A24529" w:rsidP="005A28EF">
      <w:pPr>
        <w:pStyle w:val="Prrafodelista"/>
        <w:numPr>
          <w:ilvl w:val="0"/>
          <w:numId w:val="35"/>
        </w:numPr>
        <w:rPr>
          <w:rFonts w:ascii="Times New Roman" w:hAnsi="Times New Roman" w:cs="Times New Roman"/>
          <w:sz w:val="20"/>
          <w:szCs w:val="20"/>
        </w:rPr>
      </w:pPr>
      <w:r w:rsidRPr="00D41248">
        <w:rPr>
          <w:rFonts w:ascii="Times New Roman" w:hAnsi="Times New Roman" w:cs="Times New Roman"/>
          <w:sz w:val="20"/>
          <w:szCs w:val="20"/>
          <w:lang w:val="fr-FR"/>
          <w:rPrChange w:id="1596" w:author="Andrés González Santa Cruz" w:date="2020-12-03T15:58:00Z">
            <w:rPr>
              <w:rFonts w:ascii="Times New Roman" w:hAnsi="Times New Roman" w:cs="Times New Roman"/>
              <w:sz w:val="20"/>
              <w:szCs w:val="20"/>
            </w:rPr>
          </w:rPrChange>
        </w:rPr>
        <w:t xml:space="preserve"> </w:t>
      </w:r>
      <w:proofErr w:type="spellStart"/>
      <w:r w:rsidRPr="005A28EF">
        <w:rPr>
          <w:rFonts w:ascii="Times New Roman" w:hAnsi="Times New Roman" w:cs="Times New Roman"/>
          <w:sz w:val="20"/>
          <w:szCs w:val="20"/>
        </w:rPr>
        <w:t>Yimgang</w:t>
      </w:r>
      <w:proofErr w:type="spellEnd"/>
      <w:r w:rsidRPr="005A28EF">
        <w:rPr>
          <w:rFonts w:ascii="Times New Roman" w:hAnsi="Times New Roman" w:cs="Times New Roman"/>
          <w:sz w:val="20"/>
          <w:szCs w:val="20"/>
        </w:rPr>
        <w:t xml:space="preserve"> DP, Wang Y, Paik G, Hager ER, Black MM. </w:t>
      </w:r>
      <w:proofErr w:type="spellStart"/>
      <w:r w:rsidRPr="005A28EF">
        <w:rPr>
          <w:rFonts w:ascii="Times New Roman" w:hAnsi="Times New Roman" w:cs="Times New Roman"/>
          <w:sz w:val="20"/>
          <w:szCs w:val="20"/>
        </w:rPr>
        <w:t>ivil</w:t>
      </w:r>
      <w:proofErr w:type="spellEnd"/>
      <w:r w:rsidRPr="005A28EF">
        <w:rPr>
          <w:rFonts w:ascii="Times New Roman" w:hAnsi="Times New Roman" w:cs="Times New Roman"/>
          <w:sz w:val="20"/>
          <w:szCs w:val="20"/>
        </w:rPr>
        <w:t xml:space="preserve"> Unrest in the Context of Chronic Community Violence: Impact on Maternal Depressive Symptoms. Am J Public </w:t>
      </w:r>
      <w:proofErr w:type="gramStart"/>
      <w:r w:rsidRPr="005A28EF">
        <w:rPr>
          <w:rFonts w:ascii="Times New Roman" w:hAnsi="Times New Roman" w:cs="Times New Roman"/>
          <w:sz w:val="20"/>
          <w:szCs w:val="20"/>
        </w:rPr>
        <w:t>Health .</w:t>
      </w:r>
      <w:proofErr w:type="gramEnd"/>
      <w:r w:rsidRPr="005A28EF">
        <w:rPr>
          <w:rFonts w:ascii="Times New Roman" w:hAnsi="Times New Roman" w:cs="Times New Roman"/>
          <w:sz w:val="20"/>
          <w:szCs w:val="20"/>
        </w:rPr>
        <w:t xml:space="preserve"> 2017 Sep;107(9):1455-1462</w:t>
      </w:r>
    </w:p>
    <w:p w14:paraId="4BA2D4A1" w14:textId="77777777" w:rsidR="00207E13" w:rsidRPr="005A28EF" w:rsidRDefault="00207E13" w:rsidP="00207E13">
      <w:pPr>
        <w:pStyle w:val="Prrafodelista"/>
        <w:numPr>
          <w:ilvl w:val="0"/>
          <w:numId w:val="35"/>
        </w:numPr>
        <w:rPr>
          <w:rFonts w:ascii="Times New Roman" w:hAnsi="Times New Roman" w:cs="Times New Roman"/>
          <w:sz w:val="20"/>
          <w:szCs w:val="20"/>
        </w:rPr>
      </w:pPr>
      <w:proofErr w:type="spellStart"/>
      <w:r w:rsidRPr="005A28EF">
        <w:rPr>
          <w:rFonts w:ascii="Times New Roman" w:hAnsi="Times New Roman" w:cs="Times New Roman"/>
          <w:sz w:val="20"/>
          <w:szCs w:val="20"/>
        </w:rPr>
        <w:t>Dangmann</w:t>
      </w:r>
      <w:proofErr w:type="spellEnd"/>
      <w:r w:rsidRPr="005A28EF">
        <w:rPr>
          <w:rFonts w:ascii="Times New Roman" w:hAnsi="Times New Roman" w:cs="Times New Roman"/>
          <w:sz w:val="20"/>
          <w:szCs w:val="20"/>
        </w:rPr>
        <w:t xml:space="preserve"> CR, Solberg Ø, </w:t>
      </w:r>
      <w:proofErr w:type="spellStart"/>
      <w:r w:rsidRPr="005A28EF">
        <w:rPr>
          <w:rFonts w:ascii="Times New Roman" w:hAnsi="Times New Roman" w:cs="Times New Roman"/>
          <w:sz w:val="20"/>
          <w:szCs w:val="20"/>
        </w:rPr>
        <w:t>Steffenak</w:t>
      </w:r>
      <w:proofErr w:type="spellEnd"/>
      <w:r w:rsidRPr="005A28EF">
        <w:rPr>
          <w:rFonts w:ascii="Times New Roman" w:hAnsi="Times New Roman" w:cs="Times New Roman"/>
          <w:sz w:val="20"/>
          <w:szCs w:val="20"/>
        </w:rPr>
        <w:t xml:space="preserve"> AKM, </w:t>
      </w:r>
      <w:proofErr w:type="spellStart"/>
      <w:r w:rsidRPr="005A28EF">
        <w:rPr>
          <w:rFonts w:ascii="Times New Roman" w:hAnsi="Times New Roman" w:cs="Times New Roman"/>
          <w:sz w:val="20"/>
          <w:szCs w:val="20"/>
        </w:rPr>
        <w:t>Høye</w:t>
      </w:r>
      <w:proofErr w:type="spellEnd"/>
      <w:r w:rsidRPr="005A28EF">
        <w:rPr>
          <w:rFonts w:ascii="Times New Roman" w:hAnsi="Times New Roman" w:cs="Times New Roman"/>
          <w:sz w:val="20"/>
          <w:szCs w:val="20"/>
        </w:rPr>
        <w:t xml:space="preserve"> S, Andersen PN. Health-related quality of life in young Syrian refugees recently resettled in Norway. </w:t>
      </w:r>
      <w:proofErr w:type="spellStart"/>
      <w:r w:rsidRPr="005A28EF">
        <w:rPr>
          <w:rFonts w:ascii="Times New Roman" w:hAnsi="Times New Roman" w:cs="Times New Roman"/>
          <w:sz w:val="20"/>
          <w:szCs w:val="20"/>
        </w:rPr>
        <w:t>Scand</w:t>
      </w:r>
      <w:proofErr w:type="spellEnd"/>
      <w:r w:rsidRPr="005A28EF">
        <w:rPr>
          <w:rFonts w:ascii="Times New Roman" w:hAnsi="Times New Roman" w:cs="Times New Roman"/>
          <w:sz w:val="20"/>
          <w:szCs w:val="20"/>
        </w:rPr>
        <w:t xml:space="preserve"> J Public </w:t>
      </w:r>
      <w:proofErr w:type="gramStart"/>
      <w:r w:rsidRPr="005A28EF">
        <w:rPr>
          <w:rFonts w:ascii="Times New Roman" w:hAnsi="Times New Roman" w:cs="Times New Roman"/>
          <w:sz w:val="20"/>
          <w:szCs w:val="20"/>
        </w:rPr>
        <w:t>Health .</w:t>
      </w:r>
      <w:proofErr w:type="gramEnd"/>
      <w:r w:rsidRPr="005A28EF">
        <w:rPr>
          <w:rFonts w:ascii="Times New Roman" w:hAnsi="Times New Roman" w:cs="Times New Roman"/>
          <w:sz w:val="20"/>
          <w:szCs w:val="20"/>
        </w:rPr>
        <w:t xml:space="preserve"> 2020 Jul 2;1403494820929833</w:t>
      </w:r>
    </w:p>
    <w:p w14:paraId="40C40811" w14:textId="77777777" w:rsidR="00207E13" w:rsidRPr="005A28EF" w:rsidRDefault="00207E13" w:rsidP="00207E13">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Evans CA Jr. Public health impact of the 1992 Los Angeles civil unrest. Public Health </w:t>
      </w:r>
      <w:proofErr w:type="gramStart"/>
      <w:r w:rsidRPr="005A28EF">
        <w:rPr>
          <w:rFonts w:ascii="Times New Roman" w:hAnsi="Times New Roman" w:cs="Times New Roman"/>
          <w:sz w:val="20"/>
          <w:szCs w:val="20"/>
        </w:rPr>
        <w:t>Rep .</w:t>
      </w:r>
      <w:proofErr w:type="gramEnd"/>
      <w:r w:rsidRPr="005A28EF">
        <w:rPr>
          <w:rFonts w:ascii="Times New Roman" w:hAnsi="Times New Roman" w:cs="Times New Roman"/>
          <w:sz w:val="20"/>
          <w:szCs w:val="20"/>
        </w:rPr>
        <w:t xml:space="preserve"> May-Jun 1993;108(3):265-72.</w:t>
      </w:r>
    </w:p>
    <w:p w14:paraId="072275C3" w14:textId="71BFD23F" w:rsidR="00E55A79" w:rsidRPr="005A28EF" w:rsidRDefault="000874CE"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Robertson E. Venezuelan unrest increases pressure on health services. </w:t>
      </w:r>
      <w:proofErr w:type="gramStart"/>
      <w:r w:rsidRPr="005A28EF">
        <w:rPr>
          <w:rFonts w:ascii="Times New Roman" w:hAnsi="Times New Roman" w:cs="Times New Roman"/>
          <w:sz w:val="20"/>
          <w:szCs w:val="20"/>
        </w:rPr>
        <w:t>Lancet .</w:t>
      </w:r>
      <w:proofErr w:type="gramEnd"/>
      <w:r w:rsidRPr="005A28EF">
        <w:rPr>
          <w:rFonts w:ascii="Times New Roman" w:hAnsi="Times New Roman" w:cs="Times New Roman"/>
          <w:sz w:val="20"/>
          <w:szCs w:val="20"/>
        </w:rPr>
        <w:t xml:space="preserve"> 2014 Mar 15;383(9921):942.</w:t>
      </w:r>
    </w:p>
    <w:p w14:paraId="174783C1" w14:textId="208088B1" w:rsidR="00661A84" w:rsidRPr="005A28EF" w:rsidRDefault="00661A84"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The Lancet Oncology. Hong Kong: long civil unrest with long-term consequences. Lancet </w:t>
      </w:r>
      <w:proofErr w:type="gramStart"/>
      <w:r w:rsidRPr="005A28EF">
        <w:rPr>
          <w:rFonts w:ascii="Times New Roman" w:hAnsi="Times New Roman" w:cs="Times New Roman"/>
          <w:sz w:val="20"/>
          <w:szCs w:val="20"/>
        </w:rPr>
        <w:t>Oncol .</w:t>
      </w:r>
      <w:proofErr w:type="gramEnd"/>
      <w:r w:rsidRPr="005A28EF">
        <w:rPr>
          <w:rFonts w:ascii="Times New Roman" w:hAnsi="Times New Roman" w:cs="Times New Roman"/>
          <w:sz w:val="20"/>
          <w:szCs w:val="20"/>
        </w:rPr>
        <w:t xml:space="preserve"> 2020 Jan;21(1):1.</w:t>
      </w:r>
    </w:p>
    <w:p w14:paraId="369D1B84" w14:textId="54B8A5C6" w:rsidR="00B342AB" w:rsidRPr="005A28EF" w:rsidRDefault="00B342AB"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 Rust G et al. Practical barriers to timely primary care access: impact on adult use of emergency department services. Arch Intern </w:t>
      </w:r>
      <w:proofErr w:type="gramStart"/>
      <w:r w:rsidRPr="005A28EF">
        <w:rPr>
          <w:rFonts w:ascii="Times New Roman" w:hAnsi="Times New Roman" w:cs="Times New Roman"/>
          <w:sz w:val="20"/>
          <w:szCs w:val="20"/>
        </w:rPr>
        <w:t>Med .</w:t>
      </w:r>
      <w:proofErr w:type="gramEnd"/>
      <w:r w:rsidRPr="005A28EF">
        <w:rPr>
          <w:rFonts w:ascii="Times New Roman" w:hAnsi="Times New Roman" w:cs="Times New Roman"/>
          <w:sz w:val="20"/>
          <w:szCs w:val="20"/>
        </w:rPr>
        <w:t xml:space="preserve"> 2008 Aug 11;168(15):1705-10</w:t>
      </w:r>
    </w:p>
    <w:p w14:paraId="05CD7615" w14:textId="62E10164" w:rsidR="00B342AB" w:rsidRPr="005A28EF" w:rsidRDefault="00B342AB"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Jones AP, Bentham G, </w:t>
      </w:r>
      <w:proofErr w:type="spellStart"/>
      <w:r w:rsidRPr="005A28EF">
        <w:rPr>
          <w:rFonts w:ascii="Times New Roman" w:hAnsi="Times New Roman" w:cs="Times New Roman"/>
          <w:sz w:val="20"/>
          <w:szCs w:val="20"/>
        </w:rPr>
        <w:t>Horwell</w:t>
      </w:r>
      <w:proofErr w:type="spellEnd"/>
      <w:r w:rsidRPr="005A28EF">
        <w:rPr>
          <w:rFonts w:ascii="Times New Roman" w:hAnsi="Times New Roman" w:cs="Times New Roman"/>
          <w:sz w:val="20"/>
          <w:szCs w:val="20"/>
        </w:rPr>
        <w:t xml:space="preserve"> C. Health service accessibility and deaths from asthma. Int J </w:t>
      </w:r>
      <w:proofErr w:type="gramStart"/>
      <w:r w:rsidRPr="005A28EF">
        <w:rPr>
          <w:rFonts w:ascii="Times New Roman" w:hAnsi="Times New Roman" w:cs="Times New Roman"/>
          <w:sz w:val="20"/>
          <w:szCs w:val="20"/>
        </w:rPr>
        <w:t>Epidemiol .</w:t>
      </w:r>
      <w:proofErr w:type="gramEnd"/>
      <w:r w:rsidRPr="005A28EF">
        <w:rPr>
          <w:rFonts w:ascii="Times New Roman" w:hAnsi="Times New Roman" w:cs="Times New Roman"/>
          <w:sz w:val="20"/>
          <w:szCs w:val="20"/>
        </w:rPr>
        <w:t xml:space="preserve"> 1999 Feb;28(1):101-5.</w:t>
      </w:r>
    </w:p>
    <w:p w14:paraId="0183DAB8" w14:textId="0020DEB1" w:rsidR="00B342AB" w:rsidRPr="005A28EF" w:rsidRDefault="00B342AB"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lastRenderedPageBreak/>
        <w:t xml:space="preserve">Nicholl J, West J, Goodacre S, Turner J. The relationship between distance to hospital and patient mortality in emergencies: an observational study. </w:t>
      </w:r>
      <w:proofErr w:type="spellStart"/>
      <w:r w:rsidRPr="005A28EF">
        <w:rPr>
          <w:rFonts w:ascii="Times New Roman" w:hAnsi="Times New Roman" w:cs="Times New Roman"/>
          <w:sz w:val="20"/>
          <w:szCs w:val="20"/>
        </w:rPr>
        <w:t>Emerg</w:t>
      </w:r>
      <w:proofErr w:type="spellEnd"/>
      <w:r w:rsidRPr="005A28EF">
        <w:rPr>
          <w:rFonts w:ascii="Times New Roman" w:hAnsi="Times New Roman" w:cs="Times New Roman"/>
          <w:sz w:val="20"/>
          <w:szCs w:val="20"/>
        </w:rPr>
        <w:t xml:space="preserve"> Med </w:t>
      </w:r>
      <w:proofErr w:type="gramStart"/>
      <w:r w:rsidRPr="005A28EF">
        <w:rPr>
          <w:rFonts w:ascii="Times New Roman" w:hAnsi="Times New Roman" w:cs="Times New Roman"/>
          <w:sz w:val="20"/>
          <w:szCs w:val="20"/>
        </w:rPr>
        <w:t>J .</w:t>
      </w:r>
      <w:proofErr w:type="gramEnd"/>
      <w:r w:rsidRPr="005A28EF">
        <w:rPr>
          <w:rFonts w:ascii="Times New Roman" w:hAnsi="Times New Roman" w:cs="Times New Roman"/>
          <w:sz w:val="20"/>
          <w:szCs w:val="20"/>
        </w:rPr>
        <w:t xml:space="preserve"> 2007 Sep;24(9):665-8.</w:t>
      </w:r>
    </w:p>
    <w:p w14:paraId="2861F862" w14:textId="3F043A67" w:rsidR="00F77103" w:rsidRPr="005A28EF" w:rsidRDefault="00F77103"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Ballantyne B. Medical management of the traumatic consequences of civil unrest incidents: causation, clinical approaches, needs and advanced planning criteria. </w:t>
      </w:r>
      <w:proofErr w:type="spellStart"/>
      <w:r w:rsidRPr="005A28EF">
        <w:rPr>
          <w:rFonts w:ascii="Times New Roman" w:hAnsi="Times New Roman" w:cs="Times New Roman"/>
          <w:sz w:val="20"/>
          <w:szCs w:val="20"/>
        </w:rPr>
        <w:t>Toxicol</w:t>
      </w:r>
      <w:proofErr w:type="spellEnd"/>
      <w:r w:rsidRPr="005A28EF">
        <w:rPr>
          <w:rFonts w:ascii="Times New Roman" w:hAnsi="Times New Roman" w:cs="Times New Roman"/>
          <w:sz w:val="20"/>
          <w:szCs w:val="20"/>
        </w:rPr>
        <w:t xml:space="preserve"> </w:t>
      </w:r>
      <w:proofErr w:type="gramStart"/>
      <w:r w:rsidRPr="005A28EF">
        <w:rPr>
          <w:rFonts w:ascii="Times New Roman" w:hAnsi="Times New Roman" w:cs="Times New Roman"/>
          <w:sz w:val="20"/>
          <w:szCs w:val="20"/>
        </w:rPr>
        <w:t>Rev .</w:t>
      </w:r>
      <w:proofErr w:type="gramEnd"/>
      <w:r w:rsidRPr="005A28EF">
        <w:rPr>
          <w:rFonts w:ascii="Times New Roman" w:hAnsi="Times New Roman" w:cs="Times New Roman"/>
          <w:sz w:val="20"/>
          <w:szCs w:val="20"/>
        </w:rPr>
        <w:t xml:space="preserve"> 2006;25(3):155-97.</w:t>
      </w:r>
    </w:p>
    <w:p w14:paraId="15FBB7AA" w14:textId="51064EBD" w:rsidR="00F77103" w:rsidRPr="005A28EF" w:rsidRDefault="00F77103"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lang w:val="es-CL"/>
        </w:rPr>
        <w:t xml:space="preserve">Rodríguez Á, Peña S, Cavieres I, et al. </w:t>
      </w:r>
      <w:r w:rsidRPr="005A28EF">
        <w:rPr>
          <w:rFonts w:ascii="Times New Roman" w:hAnsi="Times New Roman" w:cs="Times New Roman"/>
          <w:sz w:val="20"/>
          <w:szCs w:val="20"/>
        </w:rPr>
        <w:t>Ocular trauma by kinetic impact projectiles during civil unrest in Chile [published online ahead of print, 2020 Aug 24]. </w:t>
      </w:r>
      <w:r w:rsidRPr="005A28EF">
        <w:rPr>
          <w:rFonts w:ascii="Times New Roman" w:hAnsi="Times New Roman" w:cs="Times New Roman"/>
          <w:i/>
          <w:iCs/>
          <w:sz w:val="20"/>
          <w:szCs w:val="20"/>
        </w:rPr>
        <w:t>Eye (</w:t>
      </w:r>
      <w:proofErr w:type="spellStart"/>
      <w:r w:rsidRPr="005A28EF">
        <w:rPr>
          <w:rFonts w:ascii="Times New Roman" w:hAnsi="Times New Roman" w:cs="Times New Roman"/>
          <w:i/>
          <w:iCs/>
          <w:sz w:val="20"/>
          <w:szCs w:val="20"/>
        </w:rPr>
        <w:t>Lond</w:t>
      </w:r>
      <w:proofErr w:type="spellEnd"/>
      <w:r w:rsidRPr="005A28EF">
        <w:rPr>
          <w:rFonts w:ascii="Times New Roman" w:hAnsi="Times New Roman" w:cs="Times New Roman"/>
          <w:i/>
          <w:iCs/>
          <w:sz w:val="20"/>
          <w:szCs w:val="20"/>
        </w:rPr>
        <w:t>)</w:t>
      </w:r>
      <w:r w:rsidRPr="005A28EF">
        <w:rPr>
          <w:rFonts w:ascii="Times New Roman" w:hAnsi="Times New Roman" w:cs="Times New Roman"/>
          <w:sz w:val="20"/>
          <w:szCs w:val="20"/>
        </w:rPr>
        <w:t>. 2020;1-7. doi:10.1038/s41433-020-01146-w</w:t>
      </w:r>
    </w:p>
    <w:p w14:paraId="1A9D5636" w14:textId="77777777" w:rsidR="00F77103" w:rsidRPr="005A28EF" w:rsidRDefault="00F77103" w:rsidP="00F77103">
      <w:pPr>
        <w:rPr>
          <w:rFonts w:ascii="Times New Roman" w:hAnsi="Times New Roman" w:cs="Times New Roman"/>
          <w:sz w:val="20"/>
          <w:szCs w:val="20"/>
        </w:rPr>
      </w:pPr>
    </w:p>
    <w:p w14:paraId="50ADD69C" w14:textId="03E29904" w:rsidR="00F77103" w:rsidRPr="005A28EF" w:rsidRDefault="00F77103"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Balouris CA. Rubber and plastic bullet eye injuries in Palestine. The Lancet. 1990;335(8686):415. doi:10.1016/0140-6736(90)90252-Z</w:t>
      </w:r>
    </w:p>
    <w:p w14:paraId="380EED59" w14:textId="66C79DA8" w:rsidR="00F77103" w:rsidRPr="005A28EF" w:rsidRDefault="00F77103"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The injuries and management of riot casualties admitted to the </w:t>
      </w:r>
      <w:proofErr w:type="spellStart"/>
      <w:r w:rsidRPr="005A28EF">
        <w:rPr>
          <w:rFonts w:ascii="Times New Roman" w:hAnsi="Times New Roman" w:cs="Times New Roman"/>
          <w:sz w:val="20"/>
          <w:szCs w:val="20"/>
        </w:rPr>
        <w:t>belfast</w:t>
      </w:r>
      <w:proofErr w:type="spellEnd"/>
      <w:r w:rsidRPr="005A28EF">
        <w:rPr>
          <w:rFonts w:ascii="Times New Roman" w:hAnsi="Times New Roman" w:cs="Times New Roman"/>
          <w:sz w:val="20"/>
          <w:szCs w:val="20"/>
        </w:rPr>
        <w:t xml:space="preserve"> hospital wards, August to October, 1969 - Robb - 1971 - BJS (British Journal of Surgery) - Wiley Online Library. Accessed August 13, 2020. </w:t>
      </w:r>
      <w:hyperlink r:id="rId15" w:history="1">
        <w:r w:rsidRPr="005A28EF">
          <w:rPr>
            <w:rStyle w:val="Hipervnculo"/>
            <w:rFonts w:ascii="Times New Roman" w:hAnsi="Times New Roman" w:cs="Times New Roman"/>
            <w:color w:val="auto"/>
            <w:sz w:val="20"/>
            <w:szCs w:val="20"/>
          </w:rPr>
          <w:t>https://bjssjournals.onlinelibrary.wiley.com/doi/pdf/10.1002/bjs.1800580604?casa_token=Xlr6xVzi_hUAAAAA%3AwLn8C9fRQtz3gFXx7a7jhbuUJ5UyLCBRSCyj0UG4Kq4aen5HtNA5H6lLcDu-rA7wFNpGYuHrFXd7ecC7</w:t>
        </w:r>
      </w:hyperlink>
    </w:p>
    <w:p w14:paraId="2FB43E88" w14:textId="523A83C5" w:rsidR="00F77103" w:rsidRPr="005A28EF" w:rsidRDefault="00F77103"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Sheridan S, Whitlock, Roy, I.H. Plastic Baton Round Injuries. British Journal of Oral Surgery. 1983;21: 259-267.</w:t>
      </w:r>
    </w:p>
    <w:p w14:paraId="2E3ED852" w14:textId="4B1C6F8F" w:rsidR="00661A84" w:rsidRPr="005A28EF" w:rsidRDefault="00661A84" w:rsidP="005A28EF">
      <w:pPr>
        <w:pStyle w:val="Prrafodelista"/>
        <w:numPr>
          <w:ilvl w:val="0"/>
          <w:numId w:val="35"/>
        </w:numPr>
        <w:rPr>
          <w:rFonts w:ascii="Times New Roman" w:hAnsi="Times New Roman" w:cs="Times New Roman"/>
          <w:sz w:val="20"/>
          <w:szCs w:val="20"/>
        </w:rPr>
      </w:pPr>
      <w:r w:rsidRPr="005A28EF">
        <w:rPr>
          <w:rFonts w:ascii="Times New Roman" w:hAnsi="Times New Roman" w:cs="Times New Roman"/>
          <w:sz w:val="20"/>
          <w:szCs w:val="20"/>
        </w:rPr>
        <w:t xml:space="preserve">Blain PG. Tear Gases and Irritant Incapacitants: 1-Chloroacetophenone, 2-Chlorobenzylidene Malononitrile and </w:t>
      </w:r>
      <w:proofErr w:type="spellStart"/>
      <w:r w:rsidRPr="005A28EF">
        <w:rPr>
          <w:rFonts w:ascii="Times New Roman" w:hAnsi="Times New Roman" w:cs="Times New Roman"/>
          <w:sz w:val="20"/>
          <w:szCs w:val="20"/>
        </w:rPr>
        <w:t>Dibenz</w:t>
      </w:r>
      <w:proofErr w:type="spellEnd"/>
      <w:r w:rsidRPr="005A28EF">
        <w:rPr>
          <w:rFonts w:ascii="Times New Roman" w:hAnsi="Times New Roman" w:cs="Times New Roman"/>
          <w:sz w:val="20"/>
          <w:szCs w:val="20"/>
        </w:rPr>
        <w:t>[</w:t>
      </w:r>
      <w:proofErr w:type="gramStart"/>
      <w:r w:rsidRPr="005A28EF">
        <w:rPr>
          <w:rFonts w:ascii="Times New Roman" w:hAnsi="Times New Roman" w:cs="Times New Roman"/>
          <w:sz w:val="20"/>
          <w:szCs w:val="20"/>
        </w:rPr>
        <w:t>B,F</w:t>
      </w:r>
      <w:proofErr w:type="gramEnd"/>
      <w:r w:rsidRPr="005A28EF">
        <w:rPr>
          <w:rFonts w:ascii="Times New Roman" w:hAnsi="Times New Roman" w:cs="Times New Roman"/>
          <w:sz w:val="20"/>
          <w:szCs w:val="20"/>
        </w:rPr>
        <w:t xml:space="preserve">]-1,4-Oxazepine. </w:t>
      </w:r>
      <w:proofErr w:type="spellStart"/>
      <w:r w:rsidRPr="005A28EF">
        <w:rPr>
          <w:rFonts w:ascii="Times New Roman" w:hAnsi="Times New Roman" w:cs="Times New Roman"/>
          <w:sz w:val="20"/>
          <w:szCs w:val="20"/>
        </w:rPr>
        <w:t>Toxicol</w:t>
      </w:r>
      <w:proofErr w:type="spellEnd"/>
      <w:r w:rsidRPr="005A28EF">
        <w:rPr>
          <w:rFonts w:ascii="Times New Roman" w:hAnsi="Times New Roman" w:cs="Times New Roman"/>
          <w:sz w:val="20"/>
          <w:szCs w:val="20"/>
        </w:rPr>
        <w:t xml:space="preserve"> Rev. 2003;22(2):103-110. doi:10.2165/00139709-200322020-00005</w:t>
      </w:r>
    </w:p>
    <w:p w14:paraId="3BFD9D94" w14:textId="7F627F9B" w:rsidR="00661A84" w:rsidRPr="005A28EF" w:rsidRDefault="00661A84" w:rsidP="005A28EF">
      <w:pPr>
        <w:pStyle w:val="Prrafodelista"/>
        <w:numPr>
          <w:ilvl w:val="0"/>
          <w:numId w:val="35"/>
        </w:numPr>
        <w:rPr>
          <w:rFonts w:ascii="Times New Roman" w:hAnsi="Times New Roman" w:cs="Times New Roman"/>
          <w:sz w:val="20"/>
          <w:szCs w:val="20"/>
        </w:rPr>
      </w:pPr>
      <w:proofErr w:type="spellStart"/>
      <w:r w:rsidRPr="005A28EF">
        <w:rPr>
          <w:rFonts w:ascii="Times New Roman" w:hAnsi="Times New Roman" w:cs="Times New Roman"/>
          <w:sz w:val="20"/>
          <w:szCs w:val="20"/>
        </w:rPr>
        <w:t>Arbak</w:t>
      </w:r>
      <w:proofErr w:type="spellEnd"/>
      <w:r w:rsidRPr="005A28EF">
        <w:rPr>
          <w:rFonts w:ascii="Times New Roman" w:hAnsi="Times New Roman" w:cs="Times New Roman"/>
          <w:sz w:val="20"/>
          <w:szCs w:val="20"/>
        </w:rPr>
        <w:t xml:space="preserve"> P, </w:t>
      </w:r>
      <w:proofErr w:type="spellStart"/>
      <w:r w:rsidRPr="005A28EF">
        <w:rPr>
          <w:rFonts w:ascii="Times New Roman" w:hAnsi="Times New Roman" w:cs="Times New Roman"/>
          <w:sz w:val="20"/>
          <w:szCs w:val="20"/>
        </w:rPr>
        <w:t>Başer</w:t>
      </w:r>
      <w:proofErr w:type="spellEnd"/>
      <w:r w:rsidRPr="005A28EF">
        <w:rPr>
          <w:rFonts w:ascii="Times New Roman" w:hAnsi="Times New Roman" w:cs="Times New Roman"/>
          <w:sz w:val="20"/>
          <w:szCs w:val="20"/>
        </w:rPr>
        <w:t xml:space="preserve"> İ, </w:t>
      </w:r>
      <w:proofErr w:type="spellStart"/>
      <w:r w:rsidRPr="005A28EF">
        <w:rPr>
          <w:rFonts w:ascii="Times New Roman" w:hAnsi="Times New Roman" w:cs="Times New Roman"/>
          <w:sz w:val="20"/>
          <w:szCs w:val="20"/>
        </w:rPr>
        <w:t>Kumbasar</w:t>
      </w:r>
      <w:proofErr w:type="spellEnd"/>
      <w:r w:rsidRPr="005A28EF">
        <w:rPr>
          <w:rFonts w:ascii="Times New Roman" w:hAnsi="Times New Roman" w:cs="Times New Roman"/>
          <w:sz w:val="20"/>
          <w:szCs w:val="20"/>
        </w:rPr>
        <w:t xml:space="preserve"> ÖO, </w:t>
      </w:r>
      <w:proofErr w:type="spellStart"/>
      <w:r w:rsidRPr="005A28EF">
        <w:rPr>
          <w:rFonts w:ascii="Times New Roman" w:hAnsi="Times New Roman" w:cs="Times New Roman"/>
          <w:sz w:val="20"/>
          <w:szCs w:val="20"/>
        </w:rPr>
        <w:t>Ülger</w:t>
      </w:r>
      <w:proofErr w:type="spellEnd"/>
      <w:r w:rsidRPr="005A28EF">
        <w:rPr>
          <w:rFonts w:ascii="Times New Roman" w:hAnsi="Times New Roman" w:cs="Times New Roman"/>
          <w:sz w:val="20"/>
          <w:szCs w:val="20"/>
        </w:rPr>
        <w:t xml:space="preserve"> F, </w:t>
      </w:r>
      <w:proofErr w:type="spellStart"/>
      <w:r w:rsidRPr="005A28EF">
        <w:rPr>
          <w:rFonts w:ascii="Times New Roman" w:hAnsi="Times New Roman" w:cs="Times New Roman"/>
          <w:sz w:val="20"/>
          <w:szCs w:val="20"/>
        </w:rPr>
        <w:t>Kılıçaslan</w:t>
      </w:r>
      <w:proofErr w:type="spellEnd"/>
      <w:r w:rsidRPr="005A28EF">
        <w:rPr>
          <w:rFonts w:ascii="Times New Roman" w:hAnsi="Times New Roman" w:cs="Times New Roman"/>
          <w:sz w:val="20"/>
          <w:szCs w:val="20"/>
        </w:rPr>
        <w:t xml:space="preserve"> Z, </w:t>
      </w:r>
      <w:proofErr w:type="spellStart"/>
      <w:r w:rsidRPr="005A28EF">
        <w:rPr>
          <w:rFonts w:ascii="Times New Roman" w:hAnsi="Times New Roman" w:cs="Times New Roman"/>
          <w:sz w:val="20"/>
          <w:szCs w:val="20"/>
        </w:rPr>
        <w:t>Evyapan</w:t>
      </w:r>
      <w:proofErr w:type="spellEnd"/>
      <w:r w:rsidRPr="005A28EF">
        <w:rPr>
          <w:rFonts w:ascii="Times New Roman" w:hAnsi="Times New Roman" w:cs="Times New Roman"/>
          <w:sz w:val="20"/>
          <w:szCs w:val="20"/>
        </w:rPr>
        <w:t xml:space="preserve"> F. Long Term Effects of Tear Gases on Respiratory System: Analysis of 93 Cases. The Scientific World Journal. </w:t>
      </w:r>
      <w:proofErr w:type="spellStart"/>
      <w:proofErr w:type="gramStart"/>
      <w:r w:rsidRPr="005A28EF">
        <w:rPr>
          <w:rFonts w:ascii="Times New Roman" w:hAnsi="Times New Roman" w:cs="Times New Roman"/>
          <w:sz w:val="20"/>
          <w:szCs w:val="20"/>
        </w:rPr>
        <w:t>doi:https</w:t>
      </w:r>
      <w:proofErr w:type="spellEnd"/>
      <w:r w:rsidRPr="005A28EF">
        <w:rPr>
          <w:rFonts w:ascii="Times New Roman" w:hAnsi="Times New Roman" w:cs="Times New Roman"/>
          <w:sz w:val="20"/>
          <w:szCs w:val="20"/>
        </w:rPr>
        <w:t>://doi.org/10.1155/2014/963638</w:t>
      </w:r>
      <w:proofErr w:type="gramEnd"/>
    </w:p>
    <w:p w14:paraId="4C251A5B" w14:textId="7DE37CE8" w:rsidR="00F77103" w:rsidRPr="005A28EF" w:rsidRDefault="00661A84" w:rsidP="005A28EF">
      <w:pPr>
        <w:pStyle w:val="Prrafodelista"/>
        <w:numPr>
          <w:ilvl w:val="0"/>
          <w:numId w:val="35"/>
        </w:numPr>
        <w:rPr>
          <w:rFonts w:ascii="Times New Roman" w:hAnsi="Times New Roman" w:cs="Times New Roman"/>
          <w:sz w:val="20"/>
          <w:szCs w:val="20"/>
        </w:rPr>
      </w:pPr>
      <w:proofErr w:type="spellStart"/>
      <w:r w:rsidRPr="00D41248">
        <w:rPr>
          <w:rFonts w:ascii="Times New Roman" w:hAnsi="Times New Roman" w:cs="Times New Roman"/>
          <w:sz w:val="20"/>
          <w:szCs w:val="20"/>
          <w:rPrChange w:id="1597" w:author="Andrés González Santa Cruz" w:date="2020-12-03T15:58:00Z">
            <w:rPr>
              <w:rFonts w:ascii="Times New Roman" w:hAnsi="Times New Roman" w:cs="Times New Roman"/>
              <w:sz w:val="20"/>
              <w:szCs w:val="20"/>
              <w:lang w:val="es-CL"/>
            </w:rPr>
          </w:rPrChange>
        </w:rPr>
        <w:t>Uslu</w:t>
      </w:r>
      <w:proofErr w:type="spellEnd"/>
      <w:r w:rsidRPr="00D41248">
        <w:rPr>
          <w:rFonts w:ascii="Times New Roman" w:hAnsi="Times New Roman" w:cs="Times New Roman"/>
          <w:sz w:val="20"/>
          <w:szCs w:val="20"/>
          <w:rPrChange w:id="1598" w:author="Andrés González Santa Cruz" w:date="2020-12-03T15:58:00Z">
            <w:rPr>
              <w:rFonts w:ascii="Times New Roman" w:hAnsi="Times New Roman" w:cs="Times New Roman"/>
              <w:sz w:val="20"/>
              <w:szCs w:val="20"/>
              <w:lang w:val="es-CL"/>
            </w:rPr>
          </w:rPrChange>
        </w:rPr>
        <w:t xml:space="preserve"> E, </w:t>
      </w:r>
      <w:proofErr w:type="spellStart"/>
      <w:r w:rsidRPr="00D41248">
        <w:rPr>
          <w:rFonts w:ascii="Times New Roman" w:hAnsi="Times New Roman" w:cs="Times New Roman"/>
          <w:sz w:val="20"/>
          <w:szCs w:val="20"/>
          <w:rPrChange w:id="1599" w:author="Andrés González Santa Cruz" w:date="2020-12-03T15:58:00Z">
            <w:rPr>
              <w:rFonts w:ascii="Times New Roman" w:hAnsi="Times New Roman" w:cs="Times New Roman"/>
              <w:sz w:val="20"/>
              <w:szCs w:val="20"/>
              <w:lang w:val="es-CL"/>
            </w:rPr>
          </w:rPrChange>
        </w:rPr>
        <w:t>Ozkan</w:t>
      </w:r>
      <w:proofErr w:type="spellEnd"/>
      <w:r w:rsidRPr="00D41248">
        <w:rPr>
          <w:rFonts w:ascii="Times New Roman" w:hAnsi="Times New Roman" w:cs="Times New Roman"/>
          <w:sz w:val="20"/>
          <w:szCs w:val="20"/>
          <w:rPrChange w:id="1600" w:author="Andrés González Santa Cruz" w:date="2020-12-03T15:58:00Z">
            <w:rPr>
              <w:rFonts w:ascii="Times New Roman" w:hAnsi="Times New Roman" w:cs="Times New Roman"/>
              <w:sz w:val="20"/>
              <w:szCs w:val="20"/>
              <w:lang w:val="es-CL"/>
            </w:rPr>
          </w:rPrChange>
        </w:rPr>
        <w:t xml:space="preserve"> G, </w:t>
      </w:r>
      <w:proofErr w:type="spellStart"/>
      <w:r w:rsidRPr="00D41248">
        <w:rPr>
          <w:rFonts w:ascii="Times New Roman" w:hAnsi="Times New Roman" w:cs="Times New Roman"/>
          <w:sz w:val="20"/>
          <w:szCs w:val="20"/>
          <w:rPrChange w:id="1601" w:author="Andrés González Santa Cruz" w:date="2020-12-03T15:58:00Z">
            <w:rPr>
              <w:rFonts w:ascii="Times New Roman" w:hAnsi="Times New Roman" w:cs="Times New Roman"/>
              <w:sz w:val="20"/>
              <w:szCs w:val="20"/>
              <w:lang w:val="es-CL"/>
            </w:rPr>
          </w:rPrChange>
        </w:rPr>
        <w:t>Kucuk</w:t>
      </w:r>
      <w:proofErr w:type="spellEnd"/>
      <w:r w:rsidRPr="00D41248">
        <w:rPr>
          <w:rFonts w:ascii="Times New Roman" w:hAnsi="Times New Roman" w:cs="Times New Roman"/>
          <w:sz w:val="20"/>
          <w:szCs w:val="20"/>
          <w:rPrChange w:id="1602" w:author="Andrés González Santa Cruz" w:date="2020-12-03T15:58:00Z">
            <w:rPr>
              <w:rFonts w:ascii="Times New Roman" w:hAnsi="Times New Roman" w:cs="Times New Roman"/>
              <w:sz w:val="20"/>
              <w:szCs w:val="20"/>
              <w:lang w:val="es-CL"/>
            </w:rPr>
          </w:rPrChange>
        </w:rPr>
        <w:t xml:space="preserve"> CU, et al. </w:t>
      </w:r>
      <w:r w:rsidRPr="005A28EF">
        <w:rPr>
          <w:rFonts w:ascii="Times New Roman" w:hAnsi="Times New Roman" w:cs="Times New Roman"/>
          <w:sz w:val="20"/>
          <w:szCs w:val="20"/>
        </w:rPr>
        <w:t>Respiratory effects of tear gas inhalation. Eur Respir J. 2014;44(Suppl 58). Accessed August 13, 2020. https://erj.ersjournals.com/content/44/Suppl_58/P4958</w:t>
      </w:r>
    </w:p>
    <w:p w14:paraId="76791584" w14:textId="77777777" w:rsidR="00F77103" w:rsidRDefault="00F77103" w:rsidP="004B32E0"/>
    <w:p w14:paraId="0728E197" w14:textId="492C6AA6" w:rsidR="005F43E7" w:rsidRPr="00A608FE" w:rsidRDefault="005F43E7">
      <w:pPr>
        <w:pBdr>
          <w:top w:val="nil"/>
          <w:left w:val="nil"/>
          <w:bottom w:val="nil"/>
          <w:right w:val="nil"/>
          <w:between w:val="nil"/>
        </w:pBdr>
        <w:tabs>
          <w:tab w:val="left" w:pos="260"/>
          <w:tab w:val="left" w:pos="500"/>
        </w:tabs>
        <w:spacing w:line="240" w:lineRule="auto"/>
        <w:rPr>
          <w:rFonts w:ascii="Times New Roman" w:hAnsi="Times New Roman" w:cs="Times New Roman"/>
          <w:color w:val="212121"/>
          <w:sz w:val="16"/>
          <w:szCs w:val="16"/>
          <w:shd w:val="clear" w:color="auto" w:fill="FFFFFF"/>
        </w:rPr>
        <w:pPrChange w:id="1603" w:author="Abraham Isaac Jacob Gajardo Cortez (masterin)" w:date="2020-12-01T22:01:00Z">
          <w:pPr>
            <w:pBdr>
              <w:top w:val="nil"/>
              <w:left w:val="nil"/>
              <w:bottom w:val="nil"/>
              <w:right w:val="nil"/>
              <w:between w:val="nil"/>
            </w:pBdr>
            <w:tabs>
              <w:tab w:val="left" w:pos="260"/>
              <w:tab w:val="left" w:pos="500"/>
            </w:tabs>
            <w:spacing w:line="240" w:lineRule="auto"/>
            <w:ind w:left="504" w:hanging="504"/>
            <w:jc w:val="center"/>
          </w:pPr>
        </w:pPrChange>
      </w:pPr>
    </w:p>
    <w:sectPr w:rsidR="005F43E7" w:rsidRPr="00A608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3" w:author="Andrés González Santa Cruz" w:date="2020-12-05T12:48:00Z" w:initials="AGSC">
    <w:p w14:paraId="10DB7EE3" w14:textId="76E78A1E" w:rsidR="002A2497" w:rsidRDefault="002A2497">
      <w:pPr>
        <w:pStyle w:val="Textocomentario"/>
      </w:pPr>
      <w:r>
        <w:rPr>
          <w:rStyle w:val="Refdecomentario"/>
        </w:rPr>
        <w:annotationRef/>
      </w:r>
      <w:r>
        <w:t xml:space="preserve">I think we did not </w:t>
      </w:r>
      <w:proofErr w:type="gramStart"/>
      <w:r>
        <w:t>adopted</w:t>
      </w:r>
      <w:proofErr w:type="gramEnd"/>
      <w:r>
        <w:t xml:space="preserve"> this strategy</w:t>
      </w:r>
    </w:p>
  </w:comment>
  <w:comment w:id="558" w:author="Abraham Isaac Jacob Gajardo Cortez (masterin)" w:date="2020-12-01T19:37:00Z" w:initials="AIJGC(">
    <w:p w14:paraId="32584B47" w14:textId="663D3DED" w:rsidR="00701126" w:rsidRDefault="00701126">
      <w:pPr>
        <w:pStyle w:val="Textocomentario"/>
      </w:pPr>
      <w:r>
        <w:rPr>
          <w:rStyle w:val="Refdecomentario"/>
        </w:rPr>
        <w:annotationRef/>
      </w:r>
      <w:r>
        <w:t>I suggest to create this figure</w:t>
      </w:r>
    </w:p>
  </w:comment>
  <w:comment w:id="792" w:author="Abraham Isaac Jacob Gajardo Cortez (masterin)" w:date="2020-12-01T20:24:00Z" w:initials="AIJGC(">
    <w:p w14:paraId="0301C1A1" w14:textId="66E78734" w:rsidR="00701126" w:rsidRDefault="00701126">
      <w:pPr>
        <w:pStyle w:val="Textocomentario"/>
      </w:pPr>
      <w:r>
        <w:rPr>
          <w:rStyle w:val="Refdecomentario"/>
        </w:rPr>
        <w:annotationRef/>
      </w:r>
      <w:r>
        <w:t>To add total consultations and hospitalizations??</w:t>
      </w:r>
    </w:p>
  </w:comment>
  <w:comment w:id="797" w:author="Abraham Isaac Jacob Gajardo Cortez (masterin)" w:date="2020-12-01T19:36:00Z" w:initials="AIJGC(">
    <w:p w14:paraId="1C2B81E6" w14:textId="77777777" w:rsidR="00701126" w:rsidRDefault="00701126">
      <w:pPr>
        <w:pStyle w:val="Textocomentario"/>
        <w:rPr>
          <w:noProof/>
        </w:rPr>
      </w:pPr>
      <w:r>
        <w:rPr>
          <w:rStyle w:val="Refdecomentario"/>
        </w:rPr>
        <w:annotationRef/>
      </w:r>
      <w:r>
        <w:t xml:space="preserve">I suggest 2 decimals for </w:t>
      </w:r>
      <w:proofErr w:type="spellStart"/>
      <w:r>
        <w:t>avarege</w:t>
      </w:r>
      <w:proofErr w:type="spellEnd"/>
      <w:r>
        <w:t xml:space="preserve"> and relative effect</w:t>
      </w:r>
    </w:p>
    <w:p w14:paraId="7B45D977" w14:textId="4FDAE90D" w:rsidR="00701126" w:rsidRDefault="00701126">
      <w:pPr>
        <w:pStyle w:val="Textocomentario"/>
      </w:pPr>
    </w:p>
  </w:comment>
  <w:comment w:id="805" w:author="Abraham Isaac Jacob Gajardo Cortez (masterin)" w:date="2020-12-01T19:36:00Z" w:initials="AIJGC(">
    <w:p w14:paraId="4D0E92BF" w14:textId="54B12296" w:rsidR="00701126" w:rsidRDefault="00701126">
      <w:pPr>
        <w:pStyle w:val="Textocomentario"/>
      </w:pPr>
      <w:r>
        <w:rPr>
          <w:rStyle w:val="Refdecomentario"/>
        </w:rPr>
        <w:annotationRef/>
      </w:r>
      <w:r>
        <w:t>I suggest 3 decimals for p-</w:t>
      </w:r>
      <w:proofErr w:type="spellStart"/>
      <w:r>
        <w:t>avlues</w:t>
      </w:r>
      <w:proofErr w:type="spellEnd"/>
    </w:p>
  </w:comment>
  <w:comment w:id="922" w:author="Andrés González Santa Cruz" w:date="2020-11-02T15:55:00Z" w:initials="AGSC">
    <w:p w14:paraId="7C563E3E" w14:textId="2B802754" w:rsidR="00701126" w:rsidRDefault="00701126">
      <w:pPr>
        <w:pStyle w:val="Textocomentario"/>
      </w:pPr>
      <w:r>
        <w:rPr>
          <w:rStyle w:val="Refdecomentario"/>
        </w:rPr>
        <w:annotationRef/>
      </w:r>
      <w:r>
        <w:t>Must take into account that these transformed proportions may be far more sensitive to variation of hospitalizations per consultations than the weekly sum of hospitalizations or consultations alone</w:t>
      </w:r>
    </w:p>
  </w:comment>
  <w:comment w:id="923" w:author="Andrés González Santa Cruz" w:date="2020-11-02T15:57:00Z" w:initials="AGSC">
    <w:p w14:paraId="0689D613" w14:textId="70E64A00" w:rsidR="00701126" w:rsidRDefault="00701126">
      <w:pPr>
        <w:pStyle w:val="Textocomentario"/>
      </w:pPr>
      <w:r>
        <w:rPr>
          <w:rStyle w:val="Refdecomentario"/>
        </w:rPr>
        <w:annotationRef/>
      </w:r>
    </w:p>
  </w:comment>
  <w:comment w:id="1061" w:author="Alvaro Castillo Carniglia | U.Mayor" w:date="2020-10-29T10:41:00Z" w:initials="ACC|U">
    <w:p w14:paraId="623E0814" w14:textId="49B76F2C" w:rsidR="00701126" w:rsidRDefault="00701126">
      <w:pPr>
        <w:pStyle w:val="Textocomentario"/>
      </w:pPr>
      <w:r>
        <w:rPr>
          <w:rStyle w:val="Refdecomentario"/>
        </w:rPr>
        <w:annotationRef/>
      </w:r>
      <w:r>
        <w:t>Add here a short description of study results, highlighting the main findings</w:t>
      </w:r>
    </w:p>
  </w:comment>
  <w:comment w:id="1323" w:author="Abraham Isaac Jacob Gajardo Cortez (masterin)" w:date="2020-12-01T20:40:00Z" w:initials="AIJGC(">
    <w:p w14:paraId="05AFE48C" w14:textId="094BA63D" w:rsidR="00701126" w:rsidRDefault="00701126">
      <w:pPr>
        <w:pStyle w:val="Textocomentario"/>
      </w:pPr>
      <w:r>
        <w:rPr>
          <w:rStyle w:val="Refdecomentario"/>
        </w:rPr>
        <w:annotationRef/>
      </w:r>
      <w:r>
        <w:t>To be confirmed</w:t>
      </w:r>
    </w:p>
  </w:comment>
  <w:comment w:id="1586" w:author="Abraham Isaac Jacob Gajardo Cortez (masterin)" w:date="2020-12-01T20:24:00Z" w:initials="AIJGC(">
    <w:p w14:paraId="4447A9A2" w14:textId="77777777" w:rsidR="00701126" w:rsidRDefault="00701126" w:rsidP="00701126">
      <w:pPr>
        <w:pStyle w:val="Textocomentario"/>
      </w:pPr>
      <w:r>
        <w:rPr>
          <w:rStyle w:val="Refdecomentario"/>
        </w:rPr>
        <w:annotationRef/>
      </w:r>
      <w:r>
        <w:t>To add total consultations and hospitalizations??</w:t>
      </w:r>
    </w:p>
  </w:comment>
  <w:comment w:id="1587" w:author="Abraham Isaac Jacob Gajardo Cortez (masterin)" w:date="2020-12-01T19:36:00Z" w:initials="AIJGC(">
    <w:p w14:paraId="0C43731D" w14:textId="77777777" w:rsidR="00701126" w:rsidRDefault="00701126" w:rsidP="00701126">
      <w:pPr>
        <w:pStyle w:val="Textocomentario"/>
        <w:rPr>
          <w:noProof/>
        </w:rPr>
      </w:pPr>
      <w:r>
        <w:rPr>
          <w:rStyle w:val="Refdecomentario"/>
        </w:rPr>
        <w:annotationRef/>
      </w:r>
      <w:r>
        <w:t xml:space="preserve">I suggest 2 decimals for </w:t>
      </w:r>
      <w:proofErr w:type="spellStart"/>
      <w:r>
        <w:t>avarege</w:t>
      </w:r>
      <w:proofErr w:type="spellEnd"/>
      <w:r>
        <w:t xml:space="preserve"> and relative effect</w:t>
      </w:r>
    </w:p>
    <w:p w14:paraId="12A3C90C" w14:textId="77777777" w:rsidR="00701126" w:rsidRDefault="00701126" w:rsidP="00701126">
      <w:pPr>
        <w:pStyle w:val="Textocomentario"/>
      </w:pPr>
    </w:p>
  </w:comment>
  <w:comment w:id="1588" w:author="Abraham Isaac Jacob Gajardo Cortez (masterin)" w:date="2020-12-01T19:36:00Z" w:initials="AIJGC(">
    <w:p w14:paraId="30649CF7" w14:textId="77777777" w:rsidR="00701126" w:rsidRDefault="00701126" w:rsidP="00701126">
      <w:pPr>
        <w:pStyle w:val="Textocomentario"/>
      </w:pPr>
      <w:r>
        <w:rPr>
          <w:rStyle w:val="Refdecomentario"/>
        </w:rPr>
        <w:annotationRef/>
      </w:r>
      <w:r>
        <w:t>I suggest 3 decimals for p-</w:t>
      </w:r>
      <w:proofErr w:type="spellStart"/>
      <w:r>
        <w:t>avlues</w:t>
      </w:r>
      <w:proofErr w:type="spellEnd"/>
    </w:p>
  </w:comment>
  <w:comment w:id="1589" w:author="Andrés González Santa Cruz" w:date="2020-11-02T15:55:00Z" w:initials="AGSC">
    <w:p w14:paraId="1EE66DC6" w14:textId="77777777" w:rsidR="00701126" w:rsidRDefault="00701126" w:rsidP="00701126">
      <w:pPr>
        <w:pStyle w:val="Textocomentario"/>
      </w:pPr>
      <w:r>
        <w:rPr>
          <w:rStyle w:val="Refdecomentario"/>
        </w:rPr>
        <w:annotationRef/>
      </w:r>
      <w:r>
        <w:t>Must take into account that these transformed proportions may be far more sensitive to variation of hospitalizations per consultations than the weekly sum of hospitalizations or consultations alone</w:t>
      </w:r>
    </w:p>
  </w:comment>
  <w:comment w:id="1590" w:author="Andrés González Santa Cruz" w:date="2020-11-02T15:57:00Z" w:initials="AGSC">
    <w:p w14:paraId="090E07B2" w14:textId="77777777" w:rsidR="00701126" w:rsidRDefault="00701126" w:rsidP="00701126">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DB7EE3" w15:done="0"/>
  <w15:commentEx w15:paraId="32584B47" w15:done="0"/>
  <w15:commentEx w15:paraId="0301C1A1" w15:done="0"/>
  <w15:commentEx w15:paraId="7B45D977" w15:done="0"/>
  <w15:commentEx w15:paraId="4D0E92BF" w15:done="0"/>
  <w15:commentEx w15:paraId="7C563E3E" w15:done="0"/>
  <w15:commentEx w15:paraId="0689D613" w15:paraIdParent="7C563E3E" w15:done="0"/>
  <w15:commentEx w15:paraId="623E0814" w15:done="0"/>
  <w15:commentEx w15:paraId="05AFE48C" w15:done="0"/>
  <w15:commentEx w15:paraId="4447A9A2" w15:done="0"/>
  <w15:commentEx w15:paraId="12A3C90C" w15:done="0"/>
  <w15:commentEx w15:paraId="30649CF7" w15:done="0"/>
  <w15:commentEx w15:paraId="1EE66DC6" w15:done="0"/>
  <w15:commentEx w15:paraId="090E07B2" w15:paraIdParent="1EE66D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60024" w16cex:dateUtc="2020-12-05T15:48:00Z"/>
  <w16cex:commentExtensible w16cex:durableId="237119F4" w16cex:dateUtc="2020-12-01T22:37:00Z"/>
  <w16cex:commentExtensible w16cex:durableId="23712504" w16cex:dateUtc="2020-12-01T23:24:00Z"/>
  <w16cex:commentExtensible w16cex:durableId="237119B5" w16cex:dateUtc="2020-12-01T22:36:00Z"/>
  <w16cex:commentExtensible w16cex:durableId="237119D8" w16cex:dateUtc="2020-12-01T22:36:00Z"/>
  <w16cex:commentExtensible w16cex:durableId="234AAA69" w16cex:dateUtc="2020-11-02T18:55:00Z"/>
  <w16cex:commentExtensible w16cex:durableId="234AAACE" w16cex:dateUtc="2020-11-02T18:57:00Z"/>
  <w16cex:commentExtensible w16cex:durableId="23451ADE" w16cex:dateUtc="2020-10-29T13:41:00Z"/>
  <w16cex:commentExtensible w16cex:durableId="237128B0" w16cex:dateUtc="2020-12-01T23:40:00Z"/>
  <w16cex:commentExtensible w16cex:durableId="237137B7" w16cex:dateUtc="2020-12-01T23:24:00Z"/>
  <w16cex:commentExtensible w16cex:durableId="237137B6" w16cex:dateUtc="2020-12-01T22:36:00Z"/>
  <w16cex:commentExtensible w16cex:durableId="237137B5" w16cex:dateUtc="2020-12-01T22:36:00Z"/>
  <w16cex:commentExtensible w16cex:durableId="237137B4" w16cex:dateUtc="2020-11-02T18:55:00Z"/>
  <w16cex:commentExtensible w16cex:durableId="237137B3" w16cex:dateUtc="2020-11-02T1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DB7EE3" w16cid:durableId="23760024"/>
  <w16cid:commentId w16cid:paraId="32584B47" w16cid:durableId="237119F4"/>
  <w16cid:commentId w16cid:paraId="0301C1A1" w16cid:durableId="23712504"/>
  <w16cid:commentId w16cid:paraId="7B45D977" w16cid:durableId="237119B5"/>
  <w16cid:commentId w16cid:paraId="4D0E92BF" w16cid:durableId="237119D8"/>
  <w16cid:commentId w16cid:paraId="7C563E3E" w16cid:durableId="234AAA69"/>
  <w16cid:commentId w16cid:paraId="0689D613" w16cid:durableId="234AAACE"/>
  <w16cid:commentId w16cid:paraId="623E0814" w16cid:durableId="23451ADE"/>
  <w16cid:commentId w16cid:paraId="05AFE48C" w16cid:durableId="237128B0"/>
  <w16cid:commentId w16cid:paraId="4447A9A2" w16cid:durableId="237137B7"/>
  <w16cid:commentId w16cid:paraId="12A3C90C" w16cid:durableId="237137B6"/>
  <w16cid:commentId w16cid:paraId="30649CF7" w16cid:durableId="237137B5"/>
  <w16cid:commentId w16cid:paraId="1EE66DC6" w16cid:durableId="237137B4"/>
  <w16cid:commentId w16cid:paraId="090E07B2" w16cid:durableId="237137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28FB"/>
    <w:multiLevelType w:val="hybridMultilevel"/>
    <w:tmpl w:val="5A10B1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0B0009"/>
    <w:multiLevelType w:val="hybridMultilevel"/>
    <w:tmpl w:val="9702B3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62724CD"/>
    <w:multiLevelType w:val="hybridMultilevel"/>
    <w:tmpl w:val="F5AA246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9761BCF"/>
    <w:multiLevelType w:val="hybridMultilevel"/>
    <w:tmpl w:val="5CE2D6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A60401A"/>
    <w:multiLevelType w:val="hybridMultilevel"/>
    <w:tmpl w:val="7424F82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2D93647"/>
    <w:multiLevelType w:val="hybridMultilevel"/>
    <w:tmpl w:val="EA78AB2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3E860D3"/>
    <w:multiLevelType w:val="hybridMultilevel"/>
    <w:tmpl w:val="B0485816"/>
    <w:lvl w:ilvl="0" w:tplc="BAC25B7C">
      <w:start w:val="1"/>
      <w:numFmt w:val="bullet"/>
      <w:lvlText w:val="■"/>
      <w:lvlJc w:val="left"/>
      <w:pPr>
        <w:tabs>
          <w:tab w:val="num" w:pos="720"/>
        </w:tabs>
        <w:ind w:left="720" w:hanging="360"/>
      </w:pPr>
      <w:rPr>
        <w:rFonts w:ascii="Arial" w:hAnsi="Arial" w:hint="default"/>
      </w:rPr>
    </w:lvl>
    <w:lvl w:ilvl="1" w:tplc="3BF2FB6E">
      <w:start w:val="1"/>
      <w:numFmt w:val="bullet"/>
      <w:lvlText w:val="■"/>
      <w:lvlJc w:val="left"/>
      <w:pPr>
        <w:tabs>
          <w:tab w:val="num" w:pos="1440"/>
        </w:tabs>
        <w:ind w:left="1440" w:hanging="360"/>
      </w:pPr>
      <w:rPr>
        <w:rFonts w:ascii="Arial" w:hAnsi="Arial" w:hint="default"/>
      </w:rPr>
    </w:lvl>
    <w:lvl w:ilvl="2" w:tplc="590E0384">
      <w:start w:val="1"/>
      <w:numFmt w:val="bullet"/>
      <w:lvlText w:val="■"/>
      <w:lvlJc w:val="left"/>
      <w:pPr>
        <w:tabs>
          <w:tab w:val="num" w:pos="2160"/>
        </w:tabs>
        <w:ind w:left="2160" w:hanging="360"/>
      </w:pPr>
      <w:rPr>
        <w:rFonts w:ascii="Arial" w:hAnsi="Arial" w:hint="default"/>
      </w:rPr>
    </w:lvl>
    <w:lvl w:ilvl="3" w:tplc="1780097A" w:tentative="1">
      <w:start w:val="1"/>
      <w:numFmt w:val="bullet"/>
      <w:lvlText w:val="■"/>
      <w:lvlJc w:val="left"/>
      <w:pPr>
        <w:tabs>
          <w:tab w:val="num" w:pos="2880"/>
        </w:tabs>
        <w:ind w:left="2880" w:hanging="360"/>
      </w:pPr>
      <w:rPr>
        <w:rFonts w:ascii="Arial" w:hAnsi="Arial" w:hint="default"/>
      </w:rPr>
    </w:lvl>
    <w:lvl w:ilvl="4" w:tplc="DD746F92" w:tentative="1">
      <w:start w:val="1"/>
      <w:numFmt w:val="bullet"/>
      <w:lvlText w:val="■"/>
      <w:lvlJc w:val="left"/>
      <w:pPr>
        <w:tabs>
          <w:tab w:val="num" w:pos="3600"/>
        </w:tabs>
        <w:ind w:left="3600" w:hanging="360"/>
      </w:pPr>
      <w:rPr>
        <w:rFonts w:ascii="Arial" w:hAnsi="Arial" w:hint="default"/>
      </w:rPr>
    </w:lvl>
    <w:lvl w:ilvl="5" w:tplc="B9904064" w:tentative="1">
      <w:start w:val="1"/>
      <w:numFmt w:val="bullet"/>
      <w:lvlText w:val="■"/>
      <w:lvlJc w:val="left"/>
      <w:pPr>
        <w:tabs>
          <w:tab w:val="num" w:pos="4320"/>
        </w:tabs>
        <w:ind w:left="4320" w:hanging="360"/>
      </w:pPr>
      <w:rPr>
        <w:rFonts w:ascii="Arial" w:hAnsi="Arial" w:hint="default"/>
      </w:rPr>
    </w:lvl>
    <w:lvl w:ilvl="6" w:tplc="93A0EE86" w:tentative="1">
      <w:start w:val="1"/>
      <w:numFmt w:val="bullet"/>
      <w:lvlText w:val="■"/>
      <w:lvlJc w:val="left"/>
      <w:pPr>
        <w:tabs>
          <w:tab w:val="num" w:pos="5040"/>
        </w:tabs>
        <w:ind w:left="5040" w:hanging="360"/>
      </w:pPr>
      <w:rPr>
        <w:rFonts w:ascii="Arial" w:hAnsi="Arial" w:hint="default"/>
      </w:rPr>
    </w:lvl>
    <w:lvl w:ilvl="7" w:tplc="2BCA6BB8" w:tentative="1">
      <w:start w:val="1"/>
      <w:numFmt w:val="bullet"/>
      <w:lvlText w:val="■"/>
      <w:lvlJc w:val="left"/>
      <w:pPr>
        <w:tabs>
          <w:tab w:val="num" w:pos="5760"/>
        </w:tabs>
        <w:ind w:left="5760" w:hanging="360"/>
      </w:pPr>
      <w:rPr>
        <w:rFonts w:ascii="Arial" w:hAnsi="Arial" w:hint="default"/>
      </w:rPr>
    </w:lvl>
    <w:lvl w:ilvl="8" w:tplc="FAA07D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9E31D4"/>
    <w:multiLevelType w:val="multilevel"/>
    <w:tmpl w:val="B62678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BE8475E"/>
    <w:multiLevelType w:val="hybridMultilevel"/>
    <w:tmpl w:val="44D0619A"/>
    <w:lvl w:ilvl="0" w:tplc="B2BAF5CE">
      <w:start w:val="1"/>
      <w:numFmt w:val="bullet"/>
      <w:lvlText w:val="●"/>
      <w:lvlJc w:val="left"/>
      <w:pPr>
        <w:tabs>
          <w:tab w:val="num" w:pos="720"/>
        </w:tabs>
        <w:ind w:left="720" w:hanging="360"/>
      </w:pPr>
      <w:rPr>
        <w:rFonts w:ascii="Lato" w:hAnsi="Lato" w:hint="default"/>
      </w:rPr>
    </w:lvl>
    <w:lvl w:ilvl="1" w:tplc="9AAC24B2" w:tentative="1">
      <w:start w:val="1"/>
      <w:numFmt w:val="bullet"/>
      <w:lvlText w:val="●"/>
      <w:lvlJc w:val="left"/>
      <w:pPr>
        <w:tabs>
          <w:tab w:val="num" w:pos="1440"/>
        </w:tabs>
        <w:ind w:left="1440" w:hanging="360"/>
      </w:pPr>
      <w:rPr>
        <w:rFonts w:ascii="Lato" w:hAnsi="Lato" w:hint="default"/>
      </w:rPr>
    </w:lvl>
    <w:lvl w:ilvl="2" w:tplc="38CC6404" w:tentative="1">
      <w:start w:val="1"/>
      <w:numFmt w:val="bullet"/>
      <w:lvlText w:val="●"/>
      <w:lvlJc w:val="left"/>
      <w:pPr>
        <w:tabs>
          <w:tab w:val="num" w:pos="2160"/>
        </w:tabs>
        <w:ind w:left="2160" w:hanging="360"/>
      </w:pPr>
      <w:rPr>
        <w:rFonts w:ascii="Lato" w:hAnsi="Lato" w:hint="default"/>
      </w:rPr>
    </w:lvl>
    <w:lvl w:ilvl="3" w:tplc="51988A10" w:tentative="1">
      <w:start w:val="1"/>
      <w:numFmt w:val="bullet"/>
      <w:lvlText w:val="●"/>
      <w:lvlJc w:val="left"/>
      <w:pPr>
        <w:tabs>
          <w:tab w:val="num" w:pos="2880"/>
        </w:tabs>
        <w:ind w:left="2880" w:hanging="360"/>
      </w:pPr>
      <w:rPr>
        <w:rFonts w:ascii="Lato" w:hAnsi="Lato" w:hint="default"/>
      </w:rPr>
    </w:lvl>
    <w:lvl w:ilvl="4" w:tplc="095A2D42" w:tentative="1">
      <w:start w:val="1"/>
      <w:numFmt w:val="bullet"/>
      <w:lvlText w:val="●"/>
      <w:lvlJc w:val="left"/>
      <w:pPr>
        <w:tabs>
          <w:tab w:val="num" w:pos="3600"/>
        </w:tabs>
        <w:ind w:left="3600" w:hanging="360"/>
      </w:pPr>
      <w:rPr>
        <w:rFonts w:ascii="Lato" w:hAnsi="Lato" w:hint="default"/>
      </w:rPr>
    </w:lvl>
    <w:lvl w:ilvl="5" w:tplc="8BF6F780" w:tentative="1">
      <w:start w:val="1"/>
      <w:numFmt w:val="bullet"/>
      <w:lvlText w:val="●"/>
      <w:lvlJc w:val="left"/>
      <w:pPr>
        <w:tabs>
          <w:tab w:val="num" w:pos="4320"/>
        </w:tabs>
        <w:ind w:left="4320" w:hanging="360"/>
      </w:pPr>
      <w:rPr>
        <w:rFonts w:ascii="Lato" w:hAnsi="Lato" w:hint="default"/>
      </w:rPr>
    </w:lvl>
    <w:lvl w:ilvl="6" w:tplc="B2E442C8" w:tentative="1">
      <w:start w:val="1"/>
      <w:numFmt w:val="bullet"/>
      <w:lvlText w:val="●"/>
      <w:lvlJc w:val="left"/>
      <w:pPr>
        <w:tabs>
          <w:tab w:val="num" w:pos="5040"/>
        </w:tabs>
        <w:ind w:left="5040" w:hanging="360"/>
      </w:pPr>
      <w:rPr>
        <w:rFonts w:ascii="Lato" w:hAnsi="Lato" w:hint="default"/>
      </w:rPr>
    </w:lvl>
    <w:lvl w:ilvl="7" w:tplc="658AC3A4" w:tentative="1">
      <w:start w:val="1"/>
      <w:numFmt w:val="bullet"/>
      <w:lvlText w:val="●"/>
      <w:lvlJc w:val="left"/>
      <w:pPr>
        <w:tabs>
          <w:tab w:val="num" w:pos="5760"/>
        </w:tabs>
        <w:ind w:left="5760" w:hanging="360"/>
      </w:pPr>
      <w:rPr>
        <w:rFonts w:ascii="Lato" w:hAnsi="Lato" w:hint="default"/>
      </w:rPr>
    </w:lvl>
    <w:lvl w:ilvl="8" w:tplc="0FF0E900" w:tentative="1">
      <w:start w:val="1"/>
      <w:numFmt w:val="bullet"/>
      <w:lvlText w:val="●"/>
      <w:lvlJc w:val="left"/>
      <w:pPr>
        <w:tabs>
          <w:tab w:val="num" w:pos="6480"/>
        </w:tabs>
        <w:ind w:left="6480" w:hanging="360"/>
      </w:pPr>
      <w:rPr>
        <w:rFonts w:ascii="Lato" w:hAnsi="Lato" w:hint="default"/>
      </w:rPr>
    </w:lvl>
  </w:abstractNum>
  <w:abstractNum w:abstractNumId="9" w15:restartNumberingAfterBreak="0">
    <w:nsid w:val="20A50123"/>
    <w:multiLevelType w:val="hybridMultilevel"/>
    <w:tmpl w:val="EADC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F571E"/>
    <w:multiLevelType w:val="hybridMultilevel"/>
    <w:tmpl w:val="E7BE0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A52C5"/>
    <w:multiLevelType w:val="hybridMultilevel"/>
    <w:tmpl w:val="33E41A74"/>
    <w:lvl w:ilvl="0" w:tplc="18FA799C">
      <w:start w:val="1"/>
      <w:numFmt w:val="bullet"/>
      <w:lvlText w:val="•"/>
      <w:lvlJc w:val="left"/>
      <w:pPr>
        <w:tabs>
          <w:tab w:val="num" w:pos="720"/>
        </w:tabs>
        <w:ind w:left="720" w:hanging="360"/>
      </w:pPr>
      <w:rPr>
        <w:rFonts w:ascii="Arial" w:hAnsi="Arial" w:hint="default"/>
      </w:rPr>
    </w:lvl>
    <w:lvl w:ilvl="1" w:tplc="B59A56B4" w:tentative="1">
      <w:start w:val="1"/>
      <w:numFmt w:val="bullet"/>
      <w:lvlText w:val="•"/>
      <w:lvlJc w:val="left"/>
      <w:pPr>
        <w:tabs>
          <w:tab w:val="num" w:pos="1440"/>
        </w:tabs>
        <w:ind w:left="1440" w:hanging="360"/>
      </w:pPr>
      <w:rPr>
        <w:rFonts w:ascii="Arial" w:hAnsi="Arial" w:hint="default"/>
      </w:rPr>
    </w:lvl>
    <w:lvl w:ilvl="2" w:tplc="D1C04E06" w:tentative="1">
      <w:start w:val="1"/>
      <w:numFmt w:val="bullet"/>
      <w:lvlText w:val="•"/>
      <w:lvlJc w:val="left"/>
      <w:pPr>
        <w:tabs>
          <w:tab w:val="num" w:pos="2160"/>
        </w:tabs>
        <w:ind w:left="2160" w:hanging="360"/>
      </w:pPr>
      <w:rPr>
        <w:rFonts w:ascii="Arial" w:hAnsi="Arial" w:hint="default"/>
      </w:rPr>
    </w:lvl>
    <w:lvl w:ilvl="3" w:tplc="ACE4225C" w:tentative="1">
      <w:start w:val="1"/>
      <w:numFmt w:val="bullet"/>
      <w:lvlText w:val="•"/>
      <w:lvlJc w:val="left"/>
      <w:pPr>
        <w:tabs>
          <w:tab w:val="num" w:pos="2880"/>
        </w:tabs>
        <w:ind w:left="2880" w:hanging="360"/>
      </w:pPr>
      <w:rPr>
        <w:rFonts w:ascii="Arial" w:hAnsi="Arial" w:hint="default"/>
      </w:rPr>
    </w:lvl>
    <w:lvl w:ilvl="4" w:tplc="8094224E" w:tentative="1">
      <w:start w:val="1"/>
      <w:numFmt w:val="bullet"/>
      <w:lvlText w:val="•"/>
      <w:lvlJc w:val="left"/>
      <w:pPr>
        <w:tabs>
          <w:tab w:val="num" w:pos="3600"/>
        </w:tabs>
        <w:ind w:left="3600" w:hanging="360"/>
      </w:pPr>
      <w:rPr>
        <w:rFonts w:ascii="Arial" w:hAnsi="Arial" w:hint="default"/>
      </w:rPr>
    </w:lvl>
    <w:lvl w:ilvl="5" w:tplc="6D2243BA" w:tentative="1">
      <w:start w:val="1"/>
      <w:numFmt w:val="bullet"/>
      <w:lvlText w:val="•"/>
      <w:lvlJc w:val="left"/>
      <w:pPr>
        <w:tabs>
          <w:tab w:val="num" w:pos="4320"/>
        </w:tabs>
        <w:ind w:left="4320" w:hanging="360"/>
      </w:pPr>
      <w:rPr>
        <w:rFonts w:ascii="Arial" w:hAnsi="Arial" w:hint="default"/>
      </w:rPr>
    </w:lvl>
    <w:lvl w:ilvl="6" w:tplc="927AFDEC" w:tentative="1">
      <w:start w:val="1"/>
      <w:numFmt w:val="bullet"/>
      <w:lvlText w:val="•"/>
      <w:lvlJc w:val="left"/>
      <w:pPr>
        <w:tabs>
          <w:tab w:val="num" w:pos="5040"/>
        </w:tabs>
        <w:ind w:left="5040" w:hanging="360"/>
      </w:pPr>
      <w:rPr>
        <w:rFonts w:ascii="Arial" w:hAnsi="Arial" w:hint="default"/>
      </w:rPr>
    </w:lvl>
    <w:lvl w:ilvl="7" w:tplc="C9CC265A" w:tentative="1">
      <w:start w:val="1"/>
      <w:numFmt w:val="bullet"/>
      <w:lvlText w:val="•"/>
      <w:lvlJc w:val="left"/>
      <w:pPr>
        <w:tabs>
          <w:tab w:val="num" w:pos="5760"/>
        </w:tabs>
        <w:ind w:left="5760" w:hanging="360"/>
      </w:pPr>
      <w:rPr>
        <w:rFonts w:ascii="Arial" w:hAnsi="Arial" w:hint="default"/>
      </w:rPr>
    </w:lvl>
    <w:lvl w:ilvl="8" w:tplc="B6B48A5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5864F5A"/>
    <w:multiLevelType w:val="hybridMultilevel"/>
    <w:tmpl w:val="C010D41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B0198F"/>
    <w:multiLevelType w:val="hybridMultilevel"/>
    <w:tmpl w:val="B47EE5E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F70137A"/>
    <w:multiLevelType w:val="hybridMultilevel"/>
    <w:tmpl w:val="E3ACBBF8"/>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15:restartNumberingAfterBreak="0">
    <w:nsid w:val="31D44031"/>
    <w:multiLevelType w:val="hybridMultilevel"/>
    <w:tmpl w:val="BEB26668"/>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2E775BF"/>
    <w:multiLevelType w:val="hybridMultilevel"/>
    <w:tmpl w:val="FFF033A4"/>
    <w:lvl w:ilvl="0" w:tplc="651C5FEE">
      <w:start w:val="1"/>
      <w:numFmt w:val="bullet"/>
      <w:lvlText w:val="○"/>
      <w:lvlJc w:val="left"/>
      <w:pPr>
        <w:tabs>
          <w:tab w:val="num" w:pos="720"/>
        </w:tabs>
        <w:ind w:left="720" w:hanging="360"/>
      </w:pPr>
      <w:rPr>
        <w:rFonts w:ascii="Arial" w:hAnsi="Arial" w:hint="default"/>
      </w:rPr>
    </w:lvl>
    <w:lvl w:ilvl="1" w:tplc="C6F4F5F8">
      <w:start w:val="1"/>
      <w:numFmt w:val="bullet"/>
      <w:lvlText w:val="○"/>
      <w:lvlJc w:val="left"/>
      <w:pPr>
        <w:tabs>
          <w:tab w:val="num" w:pos="1440"/>
        </w:tabs>
        <w:ind w:left="1440" w:hanging="360"/>
      </w:pPr>
      <w:rPr>
        <w:rFonts w:ascii="Arial" w:hAnsi="Arial" w:hint="default"/>
      </w:rPr>
    </w:lvl>
    <w:lvl w:ilvl="2" w:tplc="D6CC0D08" w:tentative="1">
      <w:start w:val="1"/>
      <w:numFmt w:val="bullet"/>
      <w:lvlText w:val="○"/>
      <w:lvlJc w:val="left"/>
      <w:pPr>
        <w:tabs>
          <w:tab w:val="num" w:pos="2160"/>
        </w:tabs>
        <w:ind w:left="2160" w:hanging="360"/>
      </w:pPr>
      <w:rPr>
        <w:rFonts w:ascii="Arial" w:hAnsi="Arial" w:hint="default"/>
      </w:rPr>
    </w:lvl>
    <w:lvl w:ilvl="3" w:tplc="42704FA8" w:tentative="1">
      <w:start w:val="1"/>
      <w:numFmt w:val="bullet"/>
      <w:lvlText w:val="○"/>
      <w:lvlJc w:val="left"/>
      <w:pPr>
        <w:tabs>
          <w:tab w:val="num" w:pos="2880"/>
        </w:tabs>
        <w:ind w:left="2880" w:hanging="360"/>
      </w:pPr>
      <w:rPr>
        <w:rFonts w:ascii="Arial" w:hAnsi="Arial" w:hint="default"/>
      </w:rPr>
    </w:lvl>
    <w:lvl w:ilvl="4" w:tplc="7A06B33A" w:tentative="1">
      <w:start w:val="1"/>
      <w:numFmt w:val="bullet"/>
      <w:lvlText w:val="○"/>
      <w:lvlJc w:val="left"/>
      <w:pPr>
        <w:tabs>
          <w:tab w:val="num" w:pos="3600"/>
        </w:tabs>
        <w:ind w:left="3600" w:hanging="360"/>
      </w:pPr>
      <w:rPr>
        <w:rFonts w:ascii="Arial" w:hAnsi="Arial" w:hint="default"/>
      </w:rPr>
    </w:lvl>
    <w:lvl w:ilvl="5" w:tplc="6026029C" w:tentative="1">
      <w:start w:val="1"/>
      <w:numFmt w:val="bullet"/>
      <w:lvlText w:val="○"/>
      <w:lvlJc w:val="left"/>
      <w:pPr>
        <w:tabs>
          <w:tab w:val="num" w:pos="4320"/>
        </w:tabs>
        <w:ind w:left="4320" w:hanging="360"/>
      </w:pPr>
      <w:rPr>
        <w:rFonts w:ascii="Arial" w:hAnsi="Arial" w:hint="default"/>
      </w:rPr>
    </w:lvl>
    <w:lvl w:ilvl="6" w:tplc="76DEA59E" w:tentative="1">
      <w:start w:val="1"/>
      <w:numFmt w:val="bullet"/>
      <w:lvlText w:val="○"/>
      <w:lvlJc w:val="left"/>
      <w:pPr>
        <w:tabs>
          <w:tab w:val="num" w:pos="5040"/>
        </w:tabs>
        <w:ind w:left="5040" w:hanging="360"/>
      </w:pPr>
      <w:rPr>
        <w:rFonts w:ascii="Arial" w:hAnsi="Arial" w:hint="default"/>
      </w:rPr>
    </w:lvl>
    <w:lvl w:ilvl="7" w:tplc="423C8D7E" w:tentative="1">
      <w:start w:val="1"/>
      <w:numFmt w:val="bullet"/>
      <w:lvlText w:val="○"/>
      <w:lvlJc w:val="left"/>
      <w:pPr>
        <w:tabs>
          <w:tab w:val="num" w:pos="5760"/>
        </w:tabs>
        <w:ind w:left="5760" w:hanging="360"/>
      </w:pPr>
      <w:rPr>
        <w:rFonts w:ascii="Arial" w:hAnsi="Arial" w:hint="default"/>
      </w:rPr>
    </w:lvl>
    <w:lvl w:ilvl="8" w:tplc="B150ECB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47B0456"/>
    <w:multiLevelType w:val="hybridMultilevel"/>
    <w:tmpl w:val="1E0C323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4EB5D40"/>
    <w:multiLevelType w:val="hybridMultilevel"/>
    <w:tmpl w:val="5CB0526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5B81D2D"/>
    <w:multiLevelType w:val="hybridMultilevel"/>
    <w:tmpl w:val="12EA020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0" w15:restartNumberingAfterBreak="0">
    <w:nsid w:val="380265B9"/>
    <w:multiLevelType w:val="hybridMultilevel"/>
    <w:tmpl w:val="919C7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1D1176"/>
    <w:multiLevelType w:val="hybridMultilevel"/>
    <w:tmpl w:val="3DECFF60"/>
    <w:lvl w:ilvl="0" w:tplc="B3E03714">
      <w:start w:val="1"/>
      <w:numFmt w:val="bullet"/>
      <w:lvlText w:val="•"/>
      <w:lvlJc w:val="left"/>
      <w:pPr>
        <w:tabs>
          <w:tab w:val="num" w:pos="720"/>
        </w:tabs>
        <w:ind w:left="720" w:hanging="360"/>
      </w:pPr>
      <w:rPr>
        <w:rFonts w:ascii="Arial" w:hAnsi="Arial" w:hint="default"/>
      </w:rPr>
    </w:lvl>
    <w:lvl w:ilvl="1" w:tplc="6C8E25AC">
      <w:numFmt w:val="bullet"/>
      <w:lvlText w:val="•"/>
      <w:lvlJc w:val="left"/>
      <w:pPr>
        <w:tabs>
          <w:tab w:val="num" w:pos="1440"/>
        </w:tabs>
        <w:ind w:left="1440" w:hanging="360"/>
      </w:pPr>
      <w:rPr>
        <w:rFonts w:ascii="Arial" w:hAnsi="Arial" w:hint="default"/>
      </w:rPr>
    </w:lvl>
    <w:lvl w:ilvl="2" w:tplc="800E07F6" w:tentative="1">
      <w:start w:val="1"/>
      <w:numFmt w:val="bullet"/>
      <w:lvlText w:val="•"/>
      <w:lvlJc w:val="left"/>
      <w:pPr>
        <w:tabs>
          <w:tab w:val="num" w:pos="2160"/>
        </w:tabs>
        <w:ind w:left="2160" w:hanging="360"/>
      </w:pPr>
      <w:rPr>
        <w:rFonts w:ascii="Arial" w:hAnsi="Arial" w:hint="default"/>
      </w:rPr>
    </w:lvl>
    <w:lvl w:ilvl="3" w:tplc="E7F070AC" w:tentative="1">
      <w:start w:val="1"/>
      <w:numFmt w:val="bullet"/>
      <w:lvlText w:val="•"/>
      <w:lvlJc w:val="left"/>
      <w:pPr>
        <w:tabs>
          <w:tab w:val="num" w:pos="2880"/>
        </w:tabs>
        <w:ind w:left="2880" w:hanging="360"/>
      </w:pPr>
      <w:rPr>
        <w:rFonts w:ascii="Arial" w:hAnsi="Arial" w:hint="default"/>
      </w:rPr>
    </w:lvl>
    <w:lvl w:ilvl="4" w:tplc="F880ED64" w:tentative="1">
      <w:start w:val="1"/>
      <w:numFmt w:val="bullet"/>
      <w:lvlText w:val="•"/>
      <w:lvlJc w:val="left"/>
      <w:pPr>
        <w:tabs>
          <w:tab w:val="num" w:pos="3600"/>
        </w:tabs>
        <w:ind w:left="3600" w:hanging="360"/>
      </w:pPr>
      <w:rPr>
        <w:rFonts w:ascii="Arial" w:hAnsi="Arial" w:hint="default"/>
      </w:rPr>
    </w:lvl>
    <w:lvl w:ilvl="5" w:tplc="D7BE215A" w:tentative="1">
      <w:start w:val="1"/>
      <w:numFmt w:val="bullet"/>
      <w:lvlText w:val="•"/>
      <w:lvlJc w:val="left"/>
      <w:pPr>
        <w:tabs>
          <w:tab w:val="num" w:pos="4320"/>
        </w:tabs>
        <w:ind w:left="4320" w:hanging="360"/>
      </w:pPr>
      <w:rPr>
        <w:rFonts w:ascii="Arial" w:hAnsi="Arial" w:hint="default"/>
      </w:rPr>
    </w:lvl>
    <w:lvl w:ilvl="6" w:tplc="EB407BFA" w:tentative="1">
      <w:start w:val="1"/>
      <w:numFmt w:val="bullet"/>
      <w:lvlText w:val="•"/>
      <w:lvlJc w:val="left"/>
      <w:pPr>
        <w:tabs>
          <w:tab w:val="num" w:pos="5040"/>
        </w:tabs>
        <w:ind w:left="5040" w:hanging="360"/>
      </w:pPr>
      <w:rPr>
        <w:rFonts w:ascii="Arial" w:hAnsi="Arial" w:hint="default"/>
      </w:rPr>
    </w:lvl>
    <w:lvl w:ilvl="7" w:tplc="A86CC756" w:tentative="1">
      <w:start w:val="1"/>
      <w:numFmt w:val="bullet"/>
      <w:lvlText w:val="•"/>
      <w:lvlJc w:val="left"/>
      <w:pPr>
        <w:tabs>
          <w:tab w:val="num" w:pos="5760"/>
        </w:tabs>
        <w:ind w:left="5760" w:hanging="360"/>
      </w:pPr>
      <w:rPr>
        <w:rFonts w:ascii="Arial" w:hAnsi="Arial" w:hint="default"/>
      </w:rPr>
    </w:lvl>
    <w:lvl w:ilvl="8" w:tplc="BBF4198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5D94FF4"/>
    <w:multiLevelType w:val="hybridMultilevel"/>
    <w:tmpl w:val="F9F2835A"/>
    <w:lvl w:ilvl="0" w:tplc="A88ED30A">
      <w:start w:val="1"/>
      <w:numFmt w:val="bullet"/>
      <w:lvlText w:val="●"/>
      <w:lvlJc w:val="left"/>
      <w:pPr>
        <w:tabs>
          <w:tab w:val="num" w:pos="720"/>
        </w:tabs>
        <w:ind w:left="720" w:hanging="360"/>
      </w:pPr>
      <w:rPr>
        <w:rFonts w:ascii="Lato" w:hAnsi="Lato" w:hint="default"/>
      </w:rPr>
    </w:lvl>
    <w:lvl w:ilvl="1" w:tplc="E4F07B96" w:tentative="1">
      <w:start w:val="1"/>
      <w:numFmt w:val="bullet"/>
      <w:lvlText w:val="●"/>
      <w:lvlJc w:val="left"/>
      <w:pPr>
        <w:tabs>
          <w:tab w:val="num" w:pos="1440"/>
        </w:tabs>
        <w:ind w:left="1440" w:hanging="360"/>
      </w:pPr>
      <w:rPr>
        <w:rFonts w:ascii="Lato" w:hAnsi="Lato" w:hint="default"/>
      </w:rPr>
    </w:lvl>
    <w:lvl w:ilvl="2" w:tplc="B4B2876A" w:tentative="1">
      <w:start w:val="1"/>
      <w:numFmt w:val="bullet"/>
      <w:lvlText w:val="●"/>
      <w:lvlJc w:val="left"/>
      <w:pPr>
        <w:tabs>
          <w:tab w:val="num" w:pos="2160"/>
        </w:tabs>
        <w:ind w:left="2160" w:hanging="360"/>
      </w:pPr>
      <w:rPr>
        <w:rFonts w:ascii="Lato" w:hAnsi="Lato" w:hint="default"/>
      </w:rPr>
    </w:lvl>
    <w:lvl w:ilvl="3" w:tplc="68005192" w:tentative="1">
      <w:start w:val="1"/>
      <w:numFmt w:val="bullet"/>
      <w:lvlText w:val="●"/>
      <w:lvlJc w:val="left"/>
      <w:pPr>
        <w:tabs>
          <w:tab w:val="num" w:pos="2880"/>
        </w:tabs>
        <w:ind w:left="2880" w:hanging="360"/>
      </w:pPr>
      <w:rPr>
        <w:rFonts w:ascii="Lato" w:hAnsi="Lato" w:hint="default"/>
      </w:rPr>
    </w:lvl>
    <w:lvl w:ilvl="4" w:tplc="DA3840DC" w:tentative="1">
      <w:start w:val="1"/>
      <w:numFmt w:val="bullet"/>
      <w:lvlText w:val="●"/>
      <w:lvlJc w:val="left"/>
      <w:pPr>
        <w:tabs>
          <w:tab w:val="num" w:pos="3600"/>
        </w:tabs>
        <w:ind w:left="3600" w:hanging="360"/>
      </w:pPr>
      <w:rPr>
        <w:rFonts w:ascii="Lato" w:hAnsi="Lato" w:hint="default"/>
      </w:rPr>
    </w:lvl>
    <w:lvl w:ilvl="5" w:tplc="92AAFBAC" w:tentative="1">
      <w:start w:val="1"/>
      <w:numFmt w:val="bullet"/>
      <w:lvlText w:val="●"/>
      <w:lvlJc w:val="left"/>
      <w:pPr>
        <w:tabs>
          <w:tab w:val="num" w:pos="4320"/>
        </w:tabs>
        <w:ind w:left="4320" w:hanging="360"/>
      </w:pPr>
      <w:rPr>
        <w:rFonts w:ascii="Lato" w:hAnsi="Lato" w:hint="default"/>
      </w:rPr>
    </w:lvl>
    <w:lvl w:ilvl="6" w:tplc="88BC3290" w:tentative="1">
      <w:start w:val="1"/>
      <w:numFmt w:val="bullet"/>
      <w:lvlText w:val="●"/>
      <w:lvlJc w:val="left"/>
      <w:pPr>
        <w:tabs>
          <w:tab w:val="num" w:pos="5040"/>
        </w:tabs>
        <w:ind w:left="5040" w:hanging="360"/>
      </w:pPr>
      <w:rPr>
        <w:rFonts w:ascii="Lato" w:hAnsi="Lato" w:hint="default"/>
      </w:rPr>
    </w:lvl>
    <w:lvl w:ilvl="7" w:tplc="3F6C6D26" w:tentative="1">
      <w:start w:val="1"/>
      <w:numFmt w:val="bullet"/>
      <w:lvlText w:val="●"/>
      <w:lvlJc w:val="left"/>
      <w:pPr>
        <w:tabs>
          <w:tab w:val="num" w:pos="5760"/>
        </w:tabs>
        <w:ind w:left="5760" w:hanging="360"/>
      </w:pPr>
      <w:rPr>
        <w:rFonts w:ascii="Lato" w:hAnsi="Lato" w:hint="default"/>
      </w:rPr>
    </w:lvl>
    <w:lvl w:ilvl="8" w:tplc="EAAA18F4" w:tentative="1">
      <w:start w:val="1"/>
      <w:numFmt w:val="bullet"/>
      <w:lvlText w:val="●"/>
      <w:lvlJc w:val="left"/>
      <w:pPr>
        <w:tabs>
          <w:tab w:val="num" w:pos="6480"/>
        </w:tabs>
        <w:ind w:left="6480" w:hanging="360"/>
      </w:pPr>
      <w:rPr>
        <w:rFonts w:ascii="Lato" w:hAnsi="Lato" w:hint="default"/>
      </w:rPr>
    </w:lvl>
  </w:abstractNum>
  <w:abstractNum w:abstractNumId="23" w15:restartNumberingAfterBreak="0">
    <w:nsid w:val="4CED5F71"/>
    <w:multiLevelType w:val="hybridMultilevel"/>
    <w:tmpl w:val="84C6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A7387"/>
    <w:multiLevelType w:val="hybridMultilevel"/>
    <w:tmpl w:val="B666201E"/>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0FE6165"/>
    <w:multiLevelType w:val="hybridMultilevel"/>
    <w:tmpl w:val="897A84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A0A6ADB"/>
    <w:multiLevelType w:val="hybridMultilevel"/>
    <w:tmpl w:val="29EA7C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ADA3836"/>
    <w:multiLevelType w:val="hybridMultilevel"/>
    <w:tmpl w:val="4E8602D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5D6A7786"/>
    <w:multiLevelType w:val="hybridMultilevel"/>
    <w:tmpl w:val="396075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2A52C9C"/>
    <w:multiLevelType w:val="multilevel"/>
    <w:tmpl w:val="3860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4401F2"/>
    <w:multiLevelType w:val="hybridMultilevel"/>
    <w:tmpl w:val="98D25D84"/>
    <w:lvl w:ilvl="0" w:tplc="3222D150">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1" w15:restartNumberingAfterBreak="0">
    <w:nsid w:val="65FF242E"/>
    <w:multiLevelType w:val="hybridMultilevel"/>
    <w:tmpl w:val="6876F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B02052"/>
    <w:multiLevelType w:val="hybridMultilevel"/>
    <w:tmpl w:val="1EBC6356"/>
    <w:lvl w:ilvl="0" w:tplc="3C6A15AC">
      <w:start w:val="1"/>
      <w:numFmt w:val="bullet"/>
      <w:lvlText w:val="●"/>
      <w:lvlJc w:val="left"/>
      <w:pPr>
        <w:tabs>
          <w:tab w:val="num" w:pos="720"/>
        </w:tabs>
        <w:ind w:left="720" w:hanging="360"/>
      </w:pPr>
      <w:rPr>
        <w:rFonts w:ascii="Lato" w:hAnsi="Lato" w:hint="default"/>
      </w:rPr>
    </w:lvl>
    <w:lvl w:ilvl="1" w:tplc="EDB60CE0" w:tentative="1">
      <w:start w:val="1"/>
      <w:numFmt w:val="bullet"/>
      <w:lvlText w:val="●"/>
      <w:lvlJc w:val="left"/>
      <w:pPr>
        <w:tabs>
          <w:tab w:val="num" w:pos="1440"/>
        </w:tabs>
        <w:ind w:left="1440" w:hanging="360"/>
      </w:pPr>
      <w:rPr>
        <w:rFonts w:ascii="Lato" w:hAnsi="Lato" w:hint="default"/>
      </w:rPr>
    </w:lvl>
    <w:lvl w:ilvl="2" w:tplc="5C1AC0B2" w:tentative="1">
      <w:start w:val="1"/>
      <w:numFmt w:val="bullet"/>
      <w:lvlText w:val="●"/>
      <w:lvlJc w:val="left"/>
      <w:pPr>
        <w:tabs>
          <w:tab w:val="num" w:pos="2160"/>
        </w:tabs>
        <w:ind w:left="2160" w:hanging="360"/>
      </w:pPr>
      <w:rPr>
        <w:rFonts w:ascii="Lato" w:hAnsi="Lato" w:hint="default"/>
      </w:rPr>
    </w:lvl>
    <w:lvl w:ilvl="3" w:tplc="1AB0125A" w:tentative="1">
      <w:start w:val="1"/>
      <w:numFmt w:val="bullet"/>
      <w:lvlText w:val="●"/>
      <w:lvlJc w:val="left"/>
      <w:pPr>
        <w:tabs>
          <w:tab w:val="num" w:pos="2880"/>
        </w:tabs>
        <w:ind w:left="2880" w:hanging="360"/>
      </w:pPr>
      <w:rPr>
        <w:rFonts w:ascii="Lato" w:hAnsi="Lato" w:hint="default"/>
      </w:rPr>
    </w:lvl>
    <w:lvl w:ilvl="4" w:tplc="57DAE134" w:tentative="1">
      <w:start w:val="1"/>
      <w:numFmt w:val="bullet"/>
      <w:lvlText w:val="●"/>
      <w:lvlJc w:val="left"/>
      <w:pPr>
        <w:tabs>
          <w:tab w:val="num" w:pos="3600"/>
        </w:tabs>
        <w:ind w:left="3600" w:hanging="360"/>
      </w:pPr>
      <w:rPr>
        <w:rFonts w:ascii="Lato" w:hAnsi="Lato" w:hint="default"/>
      </w:rPr>
    </w:lvl>
    <w:lvl w:ilvl="5" w:tplc="087E1B38" w:tentative="1">
      <w:start w:val="1"/>
      <w:numFmt w:val="bullet"/>
      <w:lvlText w:val="●"/>
      <w:lvlJc w:val="left"/>
      <w:pPr>
        <w:tabs>
          <w:tab w:val="num" w:pos="4320"/>
        </w:tabs>
        <w:ind w:left="4320" w:hanging="360"/>
      </w:pPr>
      <w:rPr>
        <w:rFonts w:ascii="Lato" w:hAnsi="Lato" w:hint="default"/>
      </w:rPr>
    </w:lvl>
    <w:lvl w:ilvl="6" w:tplc="88A478D4" w:tentative="1">
      <w:start w:val="1"/>
      <w:numFmt w:val="bullet"/>
      <w:lvlText w:val="●"/>
      <w:lvlJc w:val="left"/>
      <w:pPr>
        <w:tabs>
          <w:tab w:val="num" w:pos="5040"/>
        </w:tabs>
        <w:ind w:left="5040" w:hanging="360"/>
      </w:pPr>
      <w:rPr>
        <w:rFonts w:ascii="Lato" w:hAnsi="Lato" w:hint="default"/>
      </w:rPr>
    </w:lvl>
    <w:lvl w:ilvl="7" w:tplc="CBBA43E8" w:tentative="1">
      <w:start w:val="1"/>
      <w:numFmt w:val="bullet"/>
      <w:lvlText w:val="●"/>
      <w:lvlJc w:val="left"/>
      <w:pPr>
        <w:tabs>
          <w:tab w:val="num" w:pos="5760"/>
        </w:tabs>
        <w:ind w:left="5760" w:hanging="360"/>
      </w:pPr>
      <w:rPr>
        <w:rFonts w:ascii="Lato" w:hAnsi="Lato" w:hint="default"/>
      </w:rPr>
    </w:lvl>
    <w:lvl w:ilvl="8" w:tplc="983A5C60" w:tentative="1">
      <w:start w:val="1"/>
      <w:numFmt w:val="bullet"/>
      <w:lvlText w:val="●"/>
      <w:lvlJc w:val="left"/>
      <w:pPr>
        <w:tabs>
          <w:tab w:val="num" w:pos="6480"/>
        </w:tabs>
        <w:ind w:left="6480" w:hanging="360"/>
      </w:pPr>
      <w:rPr>
        <w:rFonts w:ascii="Lato" w:hAnsi="Lato" w:hint="default"/>
      </w:rPr>
    </w:lvl>
  </w:abstractNum>
  <w:abstractNum w:abstractNumId="33" w15:restartNumberingAfterBreak="0">
    <w:nsid w:val="69664BD1"/>
    <w:multiLevelType w:val="hybridMultilevel"/>
    <w:tmpl w:val="647E9B32"/>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6D117202"/>
    <w:multiLevelType w:val="hybridMultilevel"/>
    <w:tmpl w:val="FFC0F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F86B90"/>
    <w:multiLevelType w:val="multilevel"/>
    <w:tmpl w:val="7DE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65CB3"/>
    <w:multiLevelType w:val="hybridMultilevel"/>
    <w:tmpl w:val="1AA219B4"/>
    <w:lvl w:ilvl="0" w:tplc="7F9ACDD6">
      <w:start w:val="1"/>
      <w:numFmt w:val="bullet"/>
      <w:lvlText w:val="•"/>
      <w:lvlJc w:val="left"/>
      <w:pPr>
        <w:tabs>
          <w:tab w:val="num" w:pos="720"/>
        </w:tabs>
        <w:ind w:left="720" w:hanging="360"/>
      </w:pPr>
      <w:rPr>
        <w:rFonts w:ascii="Arial" w:hAnsi="Arial" w:hint="default"/>
      </w:rPr>
    </w:lvl>
    <w:lvl w:ilvl="1" w:tplc="24F4F7E0">
      <w:numFmt w:val="bullet"/>
      <w:lvlText w:val="•"/>
      <w:lvlJc w:val="left"/>
      <w:pPr>
        <w:tabs>
          <w:tab w:val="num" w:pos="1440"/>
        </w:tabs>
        <w:ind w:left="1440" w:hanging="360"/>
      </w:pPr>
      <w:rPr>
        <w:rFonts w:ascii="Arial" w:hAnsi="Arial" w:hint="default"/>
      </w:rPr>
    </w:lvl>
    <w:lvl w:ilvl="2" w:tplc="F9A4CA58" w:tentative="1">
      <w:start w:val="1"/>
      <w:numFmt w:val="bullet"/>
      <w:lvlText w:val="•"/>
      <w:lvlJc w:val="left"/>
      <w:pPr>
        <w:tabs>
          <w:tab w:val="num" w:pos="2160"/>
        </w:tabs>
        <w:ind w:left="2160" w:hanging="360"/>
      </w:pPr>
      <w:rPr>
        <w:rFonts w:ascii="Arial" w:hAnsi="Arial" w:hint="default"/>
      </w:rPr>
    </w:lvl>
    <w:lvl w:ilvl="3" w:tplc="1D967896" w:tentative="1">
      <w:start w:val="1"/>
      <w:numFmt w:val="bullet"/>
      <w:lvlText w:val="•"/>
      <w:lvlJc w:val="left"/>
      <w:pPr>
        <w:tabs>
          <w:tab w:val="num" w:pos="2880"/>
        </w:tabs>
        <w:ind w:left="2880" w:hanging="360"/>
      </w:pPr>
      <w:rPr>
        <w:rFonts w:ascii="Arial" w:hAnsi="Arial" w:hint="default"/>
      </w:rPr>
    </w:lvl>
    <w:lvl w:ilvl="4" w:tplc="7E608B4C" w:tentative="1">
      <w:start w:val="1"/>
      <w:numFmt w:val="bullet"/>
      <w:lvlText w:val="•"/>
      <w:lvlJc w:val="left"/>
      <w:pPr>
        <w:tabs>
          <w:tab w:val="num" w:pos="3600"/>
        </w:tabs>
        <w:ind w:left="3600" w:hanging="360"/>
      </w:pPr>
      <w:rPr>
        <w:rFonts w:ascii="Arial" w:hAnsi="Arial" w:hint="default"/>
      </w:rPr>
    </w:lvl>
    <w:lvl w:ilvl="5" w:tplc="5AFE528A" w:tentative="1">
      <w:start w:val="1"/>
      <w:numFmt w:val="bullet"/>
      <w:lvlText w:val="•"/>
      <w:lvlJc w:val="left"/>
      <w:pPr>
        <w:tabs>
          <w:tab w:val="num" w:pos="4320"/>
        </w:tabs>
        <w:ind w:left="4320" w:hanging="360"/>
      </w:pPr>
      <w:rPr>
        <w:rFonts w:ascii="Arial" w:hAnsi="Arial" w:hint="default"/>
      </w:rPr>
    </w:lvl>
    <w:lvl w:ilvl="6" w:tplc="FA32FE7A" w:tentative="1">
      <w:start w:val="1"/>
      <w:numFmt w:val="bullet"/>
      <w:lvlText w:val="•"/>
      <w:lvlJc w:val="left"/>
      <w:pPr>
        <w:tabs>
          <w:tab w:val="num" w:pos="5040"/>
        </w:tabs>
        <w:ind w:left="5040" w:hanging="360"/>
      </w:pPr>
      <w:rPr>
        <w:rFonts w:ascii="Arial" w:hAnsi="Arial" w:hint="default"/>
      </w:rPr>
    </w:lvl>
    <w:lvl w:ilvl="7" w:tplc="3BCC906E" w:tentative="1">
      <w:start w:val="1"/>
      <w:numFmt w:val="bullet"/>
      <w:lvlText w:val="•"/>
      <w:lvlJc w:val="left"/>
      <w:pPr>
        <w:tabs>
          <w:tab w:val="num" w:pos="5760"/>
        </w:tabs>
        <w:ind w:left="5760" w:hanging="360"/>
      </w:pPr>
      <w:rPr>
        <w:rFonts w:ascii="Arial" w:hAnsi="Arial" w:hint="default"/>
      </w:rPr>
    </w:lvl>
    <w:lvl w:ilvl="8" w:tplc="6D48D94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F5229"/>
    <w:multiLevelType w:val="hybridMultilevel"/>
    <w:tmpl w:val="5A087BC2"/>
    <w:lvl w:ilvl="0" w:tplc="66D8EFF6">
      <w:start w:val="1"/>
      <w:numFmt w:val="bullet"/>
      <w:lvlText w:val="●"/>
      <w:lvlJc w:val="left"/>
      <w:pPr>
        <w:tabs>
          <w:tab w:val="num" w:pos="720"/>
        </w:tabs>
        <w:ind w:left="720" w:hanging="360"/>
      </w:pPr>
      <w:rPr>
        <w:rFonts w:ascii="Lato" w:hAnsi="Lato" w:hint="default"/>
      </w:rPr>
    </w:lvl>
    <w:lvl w:ilvl="1" w:tplc="32ECE8AA" w:tentative="1">
      <w:start w:val="1"/>
      <w:numFmt w:val="bullet"/>
      <w:lvlText w:val="●"/>
      <w:lvlJc w:val="left"/>
      <w:pPr>
        <w:tabs>
          <w:tab w:val="num" w:pos="1440"/>
        </w:tabs>
        <w:ind w:left="1440" w:hanging="360"/>
      </w:pPr>
      <w:rPr>
        <w:rFonts w:ascii="Lato" w:hAnsi="Lato" w:hint="default"/>
      </w:rPr>
    </w:lvl>
    <w:lvl w:ilvl="2" w:tplc="6F7EB8C2" w:tentative="1">
      <w:start w:val="1"/>
      <w:numFmt w:val="bullet"/>
      <w:lvlText w:val="●"/>
      <w:lvlJc w:val="left"/>
      <w:pPr>
        <w:tabs>
          <w:tab w:val="num" w:pos="2160"/>
        </w:tabs>
        <w:ind w:left="2160" w:hanging="360"/>
      </w:pPr>
      <w:rPr>
        <w:rFonts w:ascii="Lato" w:hAnsi="Lato" w:hint="default"/>
      </w:rPr>
    </w:lvl>
    <w:lvl w:ilvl="3" w:tplc="85D85002" w:tentative="1">
      <w:start w:val="1"/>
      <w:numFmt w:val="bullet"/>
      <w:lvlText w:val="●"/>
      <w:lvlJc w:val="left"/>
      <w:pPr>
        <w:tabs>
          <w:tab w:val="num" w:pos="2880"/>
        </w:tabs>
        <w:ind w:left="2880" w:hanging="360"/>
      </w:pPr>
      <w:rPr>
        <w:rFonts w:ascii="Lato" w:hAnsi="Lato" w:hint="default"/>
      </w:rPr>
    </w:lvl>
    <w:lvl w:ilvl="4" w:tplc="DEF02E9E" w:tentative="1">
      <w:start w:val="1"/>
      <w:numFmt w:val="bullet"/>
      <w:lvlText w:val="●"/>
      <w:lvlJc w:val="left"/>
      <w:pPr>
        <w:tabs>
          <w:tab w:val="num" w:pos="3600"/>
        </w:tabs>
        <w:ind w:left="3600" w:hanging="360"/>
      </w:pPr>
      <w:rPr>
        <w:rFonts w:ascii="Lato" w:hAnsi="Lato" w:hint="default"/>
      </w:rPr>
    </w:lvl>
    <w:lvl w:ilvl="5" w:tplc="D5DE44D6" w:tentative="1">
      <w:start w:val="1"/>
      <w:numFmt w:val="bullet"/>
      <w:lvlText w:val="●"/>
      <w:lvlJc w:val="left"/>
      <w:pPr>
        <w:tabs>
          <w:tab w:val="num" w:pos="4320"/>
        </w:tabs>
        <w:ind w:left="4320" w:hanging="360"/>
      </w:pPr>
      <w:rPr>
        <w:rFonts w:ascii="Lato" w:hAnsi="Lato" w:hint="default"/>
      </w:rPr>
    </w:lvl>
    <w:lvl w:ilvl="6" w:tplc="4742192A" w:tentative="1">
      <w:start w:val="1"/>
      <w:numFmt w:val="bullet"/>
      <w:lvlText w:val="●"/>
      <w:lvlJc w:val="left"/>
      <w:pPr>
        <w:tabs>
          <w:tab w:val="num" w:pos="5040"/>
        </w:tabs>
        <w:ind w:left="5040" w:hanging="360"/>
      </w:pPr>
      <w:rPr>
        <w:rFonts w:ascii="Lato" w:hAnsi="Lato" w:hint="default"/>
      </w:rPr>
    </w:lvl>
    <w:lvl w:ilvl="7" w:tplc="B5AE6FC4" w:tentative="1">
      <w:start w:val="1"/>
      <w:numFmt w:val="bullet"/>
      <w:lvlText w:val="●"/>
      <w:lvlJc w:val="left"/>
      <w:pPr>
        <w:tabs>
          <w:tab w:val="num" w:pos="5760"/>
        </w:tabs>
        <w:ind w:left="5760" w:hanging="360"/>
      </w:pPr>
      <w:rPr>
        <w:rFonts w:ascii="Lato" w:hAnsi="Lato" w:hint="default"/>
      </w:rPr>
    </w:lvl>
    <w:lvl w:ilvl="8" w:tplc="13AE427C" w:tentative="1">
      <w:start w:val="1"/>
      <w:numFmt w:val="bullet"/>
      <w:lvlText w:val="●"/>
      <w:lvlJc w:val="left"/>
      <w:pPr>
        <w:tabs>
          <w:tab w:val="num" w:pos="6480"/>
        </w:tabs>
        <w:ind w:left="6480" w:hanging="360"/>
      </w:pPr>
      <w:rPr>
        <w:rFonts w:ascii="Lato" w:hAnsi="Lato" w:hint="default"/>
      </w:rPr>
    </w:lvl>
  </w:abstractNum>
  <w:abstractNum w:abstractNumId="38" w15:restartNumberingAfterBreak="0">
    <w:nsid w:val="79F879C1"/>
    <w:multiLevelType w:val="multilevel"/>
    <w:tmpl w:val="5896E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D63F62"/>
    <w:multiLevelType w:val="hybridMultilevel"/>
    <w:tmpl w:val="9CB65F6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38"/>
  </w:num>
  <w:num w:numId="2">
    <w:abstractNumId w:val="7"/>
  </w:num>
  <w:num w:numId="3">
    <w:abstractNumId w:val="21"/>
  </w:num>
  <w:num w:numId="4">
    <w:abstractNumId w:val="36"/>
  </w:num>
  <w:num w:numId="5">
    <w:abstractNumId w:val="20"/>
  </w:num>
  <w:num w:numId="6">
    <w:abstractNumId w:val="16"/>
  </w:num>
  <w:num w:numId="7">
    <w:abstractNumId w:val="6"/>
  </w:num>
  <w:num w:numId="8">
    <w:abstractNumId w:val="12"/>
  </w:num>
  <w:num w:numId="9">
    <w:abstractNumId w:val="11"/>
  </w:num>
  <w:num w:numId="10">
    <w:abstractNumId w:val="32"/>
  </w:num>
  <w:num w:numId="11">
    <w:abstractNumId w:val="22"/>
  </w:num>
  <w:num w:numId="12">
    <w:abstractNumId w:val="8"/>
  </w:num>
  <w:num w:numId="13">
    <w:abstractNumId w:val="23"/>
  </w:num>
  <w:num w:numId="14">
    <w:abstractNumId w:val="9"/>
  </w:num>
  <w:num w:numId="15">
    <w:abstractNumId w:val="37"/>
  </w:num>
  <w:num w:numId="16">
    <w:abstractNumId w:val="34"/>
  </w:num>
  <w:num w:numId="17">
    <w:abstractNumId w:val="10"/>
  </w:num>
  <w:num w:numId="18">
    <w:abstractNumId w:val="31"/>
  </w:num>
  <w:num w:numId="19">
    <w:abstractNumId w:val="28"/>
  </w:num>
  <w:num w:numId="20">
    <w:abstractNumId w:val="13"/>
  </w:num>
  <w:num w:numId="21">
    <w:abstractNumId w:val="5"/>
  </w:num>
  <w:num w:numId="22">
    <w:abstractNumId w:val="3"/>
  </w:num>
  <w:num w:numId="23">
    <w:abstractNumId w:val="24"/>
  </w:num>
  <w:num w:numId="24">
    <w:abstractNumId w:val="4"/>
  </w:num>
  <w:num w:numId="25">
    <w:abstractNumId w:val="1"/>
  </w:num>
  <w:num w:numId="26">
    <w:abstractNumId w:val="27"/>
  </w:num>
  <w:num w:numId="27">
    <w:abstractNumId w:val="39"/>
  </w:num>
  <w:num w:numId="28">
    <w:abstractNumId w:val="2"/>
  </w:num>
  <w:num w:numId="29">
    <w:abstractNumId w:val="15"/>
  </w:num>
  <w:num w:numId="30">
    <w:abstractNumId w:val="25"/>
  </w:num>
  <w:num w:numId="31">
    <w:abstractNumId w:val="19"/>
  </w:num>
  <w:num w:numId="32">
    <w:abstractNumId w:val="17"/>
  </w:num>
  <w:num w:numId="33">
    <w:abstractNumId w:val="18"/>
  </w:num>
  <w:num w:numId="34">
    <w:abstractNumId w:val="30"/>
  </w:num>
  <w:num w:numId="35">
    <w:abstractNumId w:val="33"/>
  </w:num>
  <w:num w:numId="36">
    <w:abstractNumId w:val="0"/>
  </w:num>
  <w:num w:numId="37">
    <w:abstractNumId w:val="14"/>
  </w:num>
  <w:num w:numId="38">
    <w:abstractNumId w:val="29"/>
    <w:lvlOverride w:ilvl="0">
      <w:lvl w:ilvl="0">
        <w:numFmt w:val="bullet"/>
        <w:lvlText w:val=""/>
        <w:lvlJc w:val="left"/>
        <w:pPr>
          <w:tabs>
            <w:tab w:val="num" w:pos="360"/>
          </w:tabs>
          <w:ind w:left="360" w:hanging="360"/>
        </w:pPr>
        <w:rPr>
          <w:rFonts w:ascii="Wingdings" w:hAnsi="Wingdings" w:hint="default"/>
          <w:sz w:val="20"/>
        </w:rPr>
      </w:lvl>
    </w:lvlOverride>
  </w:num>
  <w:num w:numId="39">
    <w:abstractNumId w:val="26"/>
  </w:num>
  <w:num w:numId="40">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braham Isaac Jacob Gajardo Cortez (masterin)">
    <w15:presenceInfo w15:providerId="AD" w15:userId="S::masterin@uchile.cl::f40611c1-2972-4ac4-a143-c6b70c07f52f"/>
  </w15:person>
  <w15:person w15:author="Alvaro Castillo Carniglia | U.Mayor">
    <w15:presenceInfo w15:providerId="AD" w15:userId="S::alvaro.castilloc@umayor.cl::9e1dbde5-be20-44f3-bdb5-367d2f6ece4d"/>
  </w15:person>
  <w15:person w15:author="Andrés González Santa Cruz">
    <w15:presenceInfo w15:providerId="Windows Live" w15:userId="0f261097151cd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zNzczMzcyMDS0NDBX0lEKTi0uzszPAymwrAUAgdB9RiwAAAA="/>
  </w:docVars>
  <w:rsids>
    <w:rsidRoot w:val="003E3177"/>
    <w:rsid w:val="00004CB9"/>
    <w:rsid w:val="00011F78"/>
    <w:rsid w:val="0007052E"/>
    <w:rsid w:val="000874CE"/>
    <w:rsid w:val="00097B55"/>
    <w:rsid w:val="000C2729"/>
    <w:rsid w:val="000C5A2A"/>
    <w:rsid w:val="000D58E7"/>
    <w:rsid w:val="000E73CB"/>
    <w:rsid w:val="000E7E46"/>
    <w:rsid w:val="000F0A62"/>
    <w:rsid w:val="00102626"/>
    <w:rsid w:val="00106307"/>
    <w:rsid w:val="001066C2"/>
    <w:rsid w:val="001078AD"/>
    <w:rsid w:val="001108E3"/>
    <w:rsid w:val="001109CA"/>
    <w:rsid w:val="001147A3"/>
    <w:rsid w:val="00115335"/>
    <w:rsid w:val="0012081B"/>
    <w:rsid w:val="00121F78"/>
    <w:rsid w:val="00122D50"/>
    <w:rsid w:val="001374B1"/>
    <w:rsid w:val="0014594A"/>
    <w:rsid w:val="001472E0"/>
    <w:rsid w:val="00155AD7"/>
    <w:rsid w:val="00162DA6"/>
    <w:rsid w:val="001746B6"/>
    <w:rsid w:val="00175252"/>
    <w:rsid w:val="00180C35"/>
    <w:rsid w:val="0019377D"/>
    <w:rsid w:val="001A5E0B"/>
    <w:rsid w:val="001C13DA"/>
    <w:rsid w:val="001C27AE"/>
    <w:rsid w:val="001C6062"/>
    <w:rsid w:val="001C727B"/>
    <w:rsid w:val="001E1172"/>
    <w:rsid w:val="001E476A"/>
    <w:rsid w:val="001E58C3"/>
    <w:rsid w:val="001E5A63"/>
    <w:rsid w:val="001F0603"/>
    <w:rsid w:val="001F505A"/>
    <w:rsid w:val="002042BD"/>
    <w:rsid w:val="002053FA"/>
    <w:rsid w:val="00207E13"/>
    <w:rsid w:val="00220FE9"/>
    <w:rsid w:val="00234460"/>
    <w:rsid w:val="00245A76"/>
    <w:rsid w:val="002542F4"/>
    <w:rsid w:val="00254D3D"/>
    <w:rsid w:val="00271B8F"/>
    <w:rsid w:val="00283F6C"/>
    <w:rsid w:val="0029690D"/>
    <w:rsid w:val="002A2497"/>
    <w:rsid w:val="002A34F9"/>
    <w:rsid w:val="002A4637"/>
    <w:rsid w:val="002B02F2"/>
    <w:rsid w:val="002C7B14"/>
    <w:rsid w:val="002D4298"/>
    <w:rsid w:val="002D5E9D"/>
    <w:rsid w:val="002E2795"/>
    <w:rsid w:val="002E79DD"/>
    <w:rsid w:val="002F7242"/>
    <w:rsid w:val="003143A8"/>
    <w:rsid w:val="003146D9"/>
    <w:rsid w:val="00323EE0"/>
    <w:rsid w:val="00333E80"/>
    <w:rsid w:val="003411D0"/>
    <w:rsid w:val="00353F41"/>
    <w:rsid w:val="00357EA0"/>
    <w:rsid w:val="00376111"/>
    <w:rsid w:val="00382F14"/>
    <w:rsid w:val="00384EAF"/>
    <w:rsid w:val="00391CC4"/>
    <w:rsid w:val="00392210"/>
    <w:rsid w:val="0039530A"/>
    <w:rsid w:val="003A025A"/>
    <w:rsid w:val="003A509A"/>
    <w:rsid w:val="003A6411"/>
    <w:rsid w:val="003C4EC2"/>
    <w:rsid w:val="003D3425"/>
    <w:rsid w:val="003D375C"/>
    <w:rsid w:val="003D38B5"/>
    <w:rsid w:val="003D4869"/>
    <w:rsid w:val="003D5E40"/>
    <w:rsid w:val="003E3177"/>
    <w:rsid w:val="003E40EC"/>
    <w:rsid w:val="003E5245"/>
    <w:rsid w:val="003F0169"/>
    <w:rsid w:val="003F50E3"/>
    <w:rsid w:val="0040344C"/>
    <w:rsid w:val="00410253"/>
    <w:rsid w:val="004129C6"/>
    <w:rsid w:val="0042387A"/>
    <w:rsid w:val="004302F7"/>
    <w:rsid w:val="004428CB"/>
    <w:rsid w:val="00443080"/>
    <w:rsid w:val="00447301"/>
    <w:rsid w:val="00447B2A"/>
    <w:rsid w:val="004514E0"/>
    <w:rsid w:val="00452739"/>
    <w:rsid w:val="00452C2E"/>
    <w:rsid w:val="004622D0"/>
    <w:rsid w:val="0047172A"/>
    <w:rsid w:val="00475CF4"/>
    <w:rsid w:val="004768F9"/>
    <w:rsid w:val="0048137F"/>
    <w:rsid w:val="004878F5"/>
    <w:rsid w:val="0049497C"/>
    <w:rsid w:val="004950E6"/>
    <w:rsid w:val="004A29EE"/>
    <w:rsid w:val="004A765E"/>
    <w:rsid w:val="004B32E0"/>
    <w:rsid w:val="004C167A"/>
    <w:rsid w:val="004E33A4"/>
    <w:rsid w:val="00500289"/>
    <w:rsid w:val="005345A7"/>
    <w:rsid w:val="0054544F"/>
    <w:rsid w:val="00547EB0"/>
    <w:rsid w:val="005556DD"/>
    <w:rsid w:val="00557265"/>
    <w:rsid w:val="00560BCB"/>
    <w:rsid w:val="00570BF8"/>
    <w:rsid w:val="005A28EF"/>
    <w:rsid w:val="005A5EC6"/>
    <w:rsid w:val="005A6799"/>
    <w:rsid w:val="005C1934"/>
    <w:rsid w:val="005C56F0"/>
    <w:rsid w:val="005C5C45"/>
    <w:rsid w:val="005D29B2"/>
    <w:rsid w:val="005E219D"/>
    <w:rsid w:val="005E4D3F"/>
    <w:rsid w:val="005E72F1"/>
    <w:rsid w:val="005F43E7"/>
    <w:rsid w:val="00603ECD"/>
    <w:rsid w:val="006138D0"/>
    <w:rsid w:val="00613C7B"/>
    <w:rsid w:val="00617F1F"/>
    <w:rsid w:val="00624730"/>
    <w:rsid w:val="00625D58"/>
    <w:rsid w:val="0063025A"/>
    <w:rsid w:val="00631755"/>
    <w:rsid w:val="0063337C"/>
    <w:rsid w:val="006341B6"/>
    <w:rsid w:val="006509EA"/>
    <w:rsid w:val="006605B0"/>
    <w:rsid w:val="00660C2A"/>
    <w:rsid w:val="00661A84"/>
    <w:rsid w:val="006660E3"/>
    <w:rsid w:val="00667DA8"/>
    <w:rsid w:val="00686BEB"/>
    <w:rsid w:val="00690182"/>
    <w:rsid w:val="00692D35"/>
    <w:rsid w:val="006B4A4E"/>
    <w:rsid w:val="006C4BF4"/>
    <w:rsid w:val="006E272C"/>
    <w:rsid w:val="006F3646"/>
    <w:rsid w:val="006F7A05"/>
    <w:rsid w:val="00701126"/>
    <w:rsid w:val="0071322B"/>
    <w:rsid w:val="00716620"/>
    <w:rsid w:val="00741EB9"/>
    <w:rsid w:val="00745689"/>
    <w:rsid w:val="007570FD"/>
    <w:rsid w:val="00766E7F"/>
    <w:rsid w:val="007673ED"/>
    <w:rsid w:val="00767FCC"/>
    <w:rsid w:val="00780329"/>
    <w:rsid w:val="007A2B46"/>
    <w:rsid w:val="007A7786"/>
    <w:rsid w:val="007B2E04"/>
    <w:rsid w:val="007B58A4"/>
    <w:rsid w:val="008052B2"/>
    <w:rsid w:val="00822BC9"/>
    <w:rsid w:val="00824869"/>
    <w:rsid w:val="00826B91"/>
    <w:rsid w:val="00831EB1"/>
    <w:rsid w:val="00832851"/>
    <w:rsid w:val="00835D22"/>
    <w:rsid w:val="00864E53"/>
    <w:rsid w:val="00881685"/>
    <w:rsid w:val="008865D6"/>
    <w:rsid w:val="00887668"/>
    <w:rsid w:val="00893457"/>
    <w:rsid w:val="008A5BD2"/>
    <w:rsid w:val="008B2681"/>
    <w:rsid w:val="008B49C5"/>
    <w:rsid w:val="008B7331"/>
    <w:rsid w:val="008C29F2"/>
    <w:rsid w:val="008F0875"/>
    <w:rsid w:val="008F199D"/>
    <w:rsid w:val="00904C52"/>
    <w:rsid w:val="00916026"/>
    <w:rsid w:val="009165DE"/>
    <w:rsid w:val="00927D93"/>
    <w:rsid w:val="00941BA5"/>
    <w:rsid w:val="00954BCD"/>
    <w:rsid w:val="009553C0"/>
    <w:rsid w:val="009629A6"/>
    <w:rsid w:val="00967B06"/>
    <w:rsid w:val="00972CAC"/>
    <w:rsid w:val="00976772"/>
    <w:rsid w:val="009849A2"/>
    <w:rsid w:val="00986772"/>
    <w:rsid w:val="009979CF"/>
    <w:rsid w:val="009A6EE1"/>
    <w:rsid w:val="009B11F3"/>
    <w:rsid w:val="009B2540"/>
    <w:rsid w:val="009B3D9E"/>
    <w:rsid w:val="009B55B0"/>
    <w:rsid w:val="009C4B91"/>
    <w:rsid w:val="009C79A4"/>
    <w:rsid w:val="009C7FE5"/>
    <w:rsid w:val="009D02C8"/>
    <w:rsid w:val="009D15AC"/>
    <w:rsid w:val="009D16AC"/>
    <w:rsid w:val="009E4CE4"/>
    <w:rsid w:val="009F0EB6"/>
    <w:rsid w:val="009F6332"/>
    <w:rsid w:val="00A0125E"/>
    <w:rsid w:val="00A03CE7"/>
    <w:rsid w:val="00A068D3"/>
    <w:rsid w:val="00A10F39"/>
    <w:rsid w:val="00A12305"/>
    <w:rsid w:val="00A2261E"/>
    <w:rsid w:val="00A24529"/>
    <w:rsid w:val="00A26F73"/>
    <w:rsid w:val="00A34047"/>
    <w:rsid w:val="00A608FE"/>
    <w:rsid w:val="00A71AEE"/>
    <w:rsid w:val="00A82646"/>
    <w:rsid w:val="00A91AFE"/>
    <w:rsid w:val="00A9395F"/>
    <w:rsid w:val="00AA2234"/>
    <w:rsid w:val="00AA2ACC"/>
    <w:rsid w:val="00AA4229"/>
    <w:rsid w:val="00AB06A5"/>
    <w:rsid w:val="00AB074D"/>
    <w:rsid w:val="00AB746A"/>
    <w:rsid w:val="00AC3B75"/>
    <w:rsid w:val="00AC62DA"/>
    <w:rsid w:val="00AC6DB4"/>
    <w:rsid w:val="00AC6DE6"/>
    <w:rsid w:val="00AE2C8B"/>
    <w:rsid w:val="00AE5DE4"/>
    <w:rsid w:val="00B02F21"/>
    <w:rsid w:val="00B22AE2"/>
    <w:rsid w:val="00B26656"/>
    <w:rsid w:val="00B274B3"/>
    <w:rsid w:val="00B3252D"/>
    <w:rsid w:val="00B33CDB"/>
    <w:rsid w:val="00B342AB"/>
    <w:rsid w:val="00B45E5F"/>
    <w:rsid w:val="00B64D6A"/>
    <w:rsid w:val="00B90FF5"/>
    <w:rsid w:val="00B92115"/>
    <w:rsid w:val="00BA1911"/>
    <w:rsid w:val="00BA648B"/>
    <w:rsid w:val="00BC2812"/>
    <w:rsid w:val="00BD5D9E"/>
    <w:rsid w:val="00BE7C27"/>
    <w:rsid w:val="00BF17AF"/>
    <w:rsid w:val="00BF3097"/>
    <w:rsid w:val="00C13BA3"/>
    <w:rsid w:val="00C343E8"/>
    <w:rsid w:val="00C42E4B"/>
    <w:rsid w:val="00C44700"/>
    <w:rsid w:val="00C87636"/>
    <w:rsid w:val="00C90A2D"/>
    <w:rsid w:val="00C915BA"/>
    <w:rsid w:val="00C9270C"/>
    <w:rsid w:val="00CA0A9D"/>
    <w:rsid w:val="00CA29AE"/>
    <w:rsid w:val="00CA6366"/>
    <w:rsid w:val="00CC0B9C"/>
    <w:rsid w:val="00CC4527"/>
    <w:rsid w:val="00CC543F"/>
    <w:rsid w:val="00CC5CC4"/>
    <w:rsid w:val="00CC7D36"/>
    <w:rsid w:val="00CF3808"/>
    <w:rsid w:val="00D021AD"/>
    <w:rsid w:val="00D07DB3"/>
    <w:rsid w:val="00D10B2D"/>
    <w:rsid w:val="00D131FE"/>
    <w:rsid w:val="00D1340F"/>
    <w:rsid w:val="00D25B6B"/>
    <w:rsid w:val="00D371B7"/>
    <w:rsid w:val="00D41248"/>
    <w:rsid w:val="00D4392B"/>
    <w:rsid w:val="00D4412C"/>
    <w:rsid w:val="00D54EEA"/>
    <w:rsid w:val="00D63411"/>
    <w:rsid w:val="00D65AAF"/>
    <w:rsid w:val="00D77A1E"/>
    <w:rsid w:val="00D80B22"/>
    <w:rsid w:val="00D91514"/>
    <w:rsid w:val="00D91FA7"/>
    <w:rsid w:val="00DA5DF8"/>
    <w:rsid w:val="00DB0096"/>
    <w:rsid w:val="00DB0605"/>
    <w:rsid w:val="00DB4223"/>
    <w:rsid w:val="00DB71C5"/>
    <w:rsid w:val="00DC3CA9"/>
    <w:rsid w:val="00DD58F6"/>
    <w:rsid w:val="00DD6746"/>
    <w:rsid w:val="00DD6CA4"/>
    <w:rsid w:val="00DD782B"/>
    <w:rsid w:val="00DE1213"/>
    <w:rsid w:val="00DF5E0A"/>
    <w:rsid w:val="00E049D3"/>
    <w:rsid w:val="00E11478"/>
    <w:rsid w:val="00E139C0"/>
    <w:rsid w:val="00E14B1C"/>
    <w:rsid w:val="00E20940"/>
    <w:rsid w:val="00E230CC"/>
    <w:rsid w:val="00E23FE8"/>
    <w:rsid w:val="00E55A79"/>
    <w:rsid w:val="00E661C7"/>
    <w:rsid w:val="00E75259"/>
    <w:rsid w:val="00E80469"/>
    <w:rsid w:val="00E840BA"/>
    <w:rsid w:val="00E86F15"/>
    <w:rsid w:val="00E87194"/>
    <w:rsid w:val="00E87CCE"/>
    <w:rsid w:val="00E907F2"/>
    <w:rsid w:val="00E926B0"/>
    <w:rsid w:val="00E9539D"/>
    <w:rsid w:val="00E95522"/>
    <w:rsid w:val="00E959C9"/>
    <w:rsid w:val="00EA065E"/>
    <w:rsid w:val="00EA0BD0"/>
    <w:rsid w:val="00EA1E94"/>
    <w:rsid w:val="00EA31B2"/>
    <w:rsid w:val="00EB4CDA"/>
    <w:rsid w:val="00EB7939"/>
    <w:rsid w:val="00EC1E56"/>
    <w:rsid w:val="00ED04FE"/>
    <w:rsid w:val="00EF19CF"/>
    <w:rsid w:val="00EF40A8"/>
    <w:rsid w:val="00EF5174"/>
    <w:rsid w:val="00EF712C"/>
    <w:rsid w:val="00F02219"/>
    <w:rsid w:val="00F05E43"/>
    <w:rsid w:val="00F07322"/>
    <w:rsid w:val="00F11C77"/>
    <w:rsid w:val="00F231D4"/>
    <w:rsid w:val="00F245F6"/>
    <w:rsid w:val="00F320A4"/>
    <w:rsid w:val="00F32E72"/>
    <w:rsid w:val="00F3317C"/>
    <w:rsid w:val="00F40C95"/>
    <w:rsid w:val="00F46569"/>
    <w:rsid w:val="00F46CDD"/>
    <w:rsid w:val="00F770E5"/>
    <w:rsid w:val="00F77103"/>
    <w:rsid w:val="00F85624"/>
    <w:rsid w:val="00F91C05"/>
    <w:rsid w:val="00F93717"/>
    <w:rsid w:val="00F948B9"/>
    <w:rsid w:val="00F97D4C"/>
    <w:rsid w:val="00FA7BF5"/>
    <w:rsid w:val="00FB432A"/>
    <w:rsid w:val="00FB6B26"/>
    <w:rsid w:val="00FC75D4"/>
    <w:rsid w:val="00FD1EBB"/>
    <w:rsid w:val="00FD4CC2"/>
    <w:rsid w:val="00FF08E2"/>
    <w:rsid w:val="00FF7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BC050"/>
  <w15:chartTrackingRefBased/>
  <w15:docId w15:val="{C2C48524-F36D-214B-9AD0-9F765112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4"/>
        <w:szCs w:val="24"/>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D9E"/>
    <w:rPr>
      <w:sz w:val="22"/>
    </w:rPr>
  </w:style>
  <w:style w:type="paragraph" w:styleId="Ttulo1">
    <w:name w:val="heading 1"/>
    <w:basedOn w:val="Normal"/>
    <w:next w:val="Normal"/>
    <w:link w:val="Ttulo1Car"/>
    <w:uiPriority w:val="9"/>
    <w:qFormat/>
    <w:rsid w:val="00F231D4"/>
    <w:pPr>
      <w:keepNext/>
      <w:keepLines/>
      <w:spacing w:before="240"/>
      <w:outlineLvl w:val="0"/>
    </w:pPr>
    <w:rPr>
      <w:rFonts w:eastAsiaTheme="majorEastAsia"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E3177"/>
    <w:pPr>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3E3177"/>
    <w:rPr>
      <w:rFonts w:eastAsiaTheme="majorEastAsia" w:cstheme="majorBidi"/>
      <w:spacing w:val="-10"/>
      <w:kern w:val="28"/>
      <w:sz w:val="56"/>
      <w:szCs w:val="56"/>
    </w:rPr>
  </w:style>
  <w:style w:type="paragraph" w:styleId="Subttulo">
    <w:name w:val="Subtitle"/>
    <w:basedOn w:val="Normal"/>
    <w:next w:val="Normal"/>
    <w:link w:val="SubttuloCar"/>
    <w:uiPriority w:val="11"/>
    <w:qFormat/>
    <w:rsid w:val="003E3177"/>
    <w:pPr>
      <w:numPr>
        <w:ilvl w:val="1"/>
      </w:numPr>
      <w:spacing w:after="160"/>
    </w:pPr>
    <w:rPr>
      <w:rFonts w:eastAsiaTheme="minorEastAsia"/>
      <w:color w:val="5A5A5A" w:themeColor="text1" w:themeTint="A5"/>
      <w:spacing w:val="15"/>
      <w:sz w:val="28"/>
      <w:szCs w:val="28"/>
    </w:rPr>
  </w:style>
  <w:style w:type="character" w:customStyle="1" w:styleId="SubttuloCar">
    <w:name w:val="Subtítulo Car"/>
    <w:basedOn w:val="Fuentedeprrafopredeter"/>
    <w:link w:val="Subttulo"/>
    <w:uiPriority w:val="11"/>
    <w:rsid w:val="003E3177"/>
    <w:rPr>
      <w:rFonts w:eastAsiaTheme="minorEastAsia"/>
      <w:color w:val="5A5A5A" w:themeColor="text1" w:themeTint="A5"/>
      <w:spacing w:val="15"/>
      <w:sz w:val="28"/>
      <w:szCs w:val="28"/>
    </w:rPr>
  </w:style>
  <w:style w:type="character" w:customStyle="1" w:styleId="Ttulo1Car">
    <w:name w:val="Título 1 Car"/>
    <w:basedOn w:val="Fuentedeprrafopredeter"/>
    <w:link w:val="Ttulo1"/>
    <w:uiPriority w:val="9"/>
    <w:rsid w:val="00F231D4"/>
    <w:rPr>
      <w:rFonts w:eastAsiaTheme="majorEastAsia" w:cstheme="majorBidi"/>
      <w:color w:val="2F5496" w:themeColor="accent1" w:themeShade="BF"/>
      <w:sz w:val="32"/>
      <w:szCs w:val="32"/>
    </w:rPr>
  </w:style>
  <w:style w:type="character" w:customStyle="1" w:styleId="mi">
    <w:name w:val="mi"/>
    <w:basedOn w:val="Fuentedeprrafopredeter"/>
    <w:rsid w:val="0071322B"/>
  </w:style>
  <w:style w:type="character" w:customStyle="1" w:styleId="mo">
    <w:name w:val="mo"/>
    <w:basedOn w:val="Fuentedeprrafopredeter"/>
    <w:rsid w:val="0071322B"/>
  </w:style>
  <w:style w:type="character" w:customStyle="1" w:styleId="mn">
    <w:name w:val="mn"/>
    <w:basedOn w:val="Fuentedeprrafopredeter"/>
    <w:rsid w:val="0071322B"/>
  </w:style>
  <w:style w:type="paragraph" w:styleId="Textodeglobo">
    <w:name w:val="Balloon Text"/>
    <w:basedOn w:val="Normal"/>
    <w:link w:val="TextodegloboCar"/>
    <w:uiPriority w:val="99"/>
    <w:semiHidden/>
    <w:unhideWhenUsed/>
    <w:rsid w:val="00122D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22D50"/>
    <w:rPr>
      <w:rFonts w:ascii="Segoe UI" w:hAnsi="Segoe UI" w:cs="Segoe UI"/>
      <w:sz w:val="18"/>
      <w:szCs w:val="18"/>
    </w:rPr>
  </w:style>
  <w:style w:type="paragraph" w:styleId="Revisin">
    <w:name w:val="Revision"/>
    <w:hidden/>
    <w:uiPriority w:val="99"/>
    <w:semiHidden/>
    <w:rsid w:val="00122D50"/>
    <w:pPr>
      <w:spacing w:after="0" w:line="240" w:lineRule="auto"/>
    </w:pPr>
    <w:rPr>
      <w:sz w:val="22"/>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1C13DA"/>
    <w:pPr>
      <w:ind w:left="720"/>
      <w:contextualSpacing/>
    </w:pPr>
  </w:style>
  <w:style w:type="character" w:styleId="Textodelmarcadordeposicin">
    <w:name w:val="Placeholder Text"/>
    <w:basedOn w:val="Fuentedeprrafopredeter"/>
    <w:uiPriority w:val="99"/>
    <w:semiHidden/>
    <w:rsid w:val="00EF5174"/>
    <w:rPr>
      <w:color w:val="808080"/>
    </w:rPr>
  </w:style>
  <w:style w:type="table" w:styleId="Tablaconcuadrcula">
    <w:name w:val="Table Grid"/>
    <w:basedOn w:val="Tablanormal"/>
    <w:uiPriority w:val="39"/>
    <w:rsid w:val="00EC1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EC1E56"/>
    <w:rPr>
      <w:b/>
      <w:bCs/>
    </w:rPr>
  </w:style>
  <w:style w:type="character" w:customStyle="1" w:styleId="AsuntodelcomentarioCar">
    <w:name w:val="Asunto del comentario Car"/>
    <w:basedOn w:val="TextocomentarioCar"/>
    <w:link w:val="Asuntodelcomentario"/>
    <w:uiPriority w:val="99"/>
    <w:semiHidden/>
    <w:rsid w:val="00EC1E56"/>
    <w:rPr>
      <w:b/>
      <w:bCs/>
      <w:sz w:val="20"/>
      <w:szCs w:val="20"/>
    </w:rPr>
  </w:style>
  <w:style w:type="character" w:styleId="Hipervnculo">
    <w:name w:val="Hyperlink"/>
    <w:basedOn w:val="Fuentedeprrafopredeter"/>
    <w:uiPriority w:val="99"/>
    <w:unhideWhenUsed/>
    <w:rsid w:val="00F91C05"/>
    <w:rPr>
      <w:color w:val="0563C1" w:themeColor="hyperlink"/>
      <w:u w:val="single"/>
    </w:rPr>
  </w:style>
  <w:style w:type="character" w:styleId="Mencinsinresolver">
    <w:name w:val="Unresolved Mention"/>
    <w:basedOn w:val="Fuentedeprrafopredeter"/>
    <w:uiPriority w:val="99"/>
    <w:semiHidden/>
    <w:unhideWhenUsed/>
    <w:rsid w:val="00F91C05"/>
    <w:rPr>
      <w:color w:val="605E5C"/>
      <w:shd w:val="clear" w:color="auto" w:fill="E1DFDD"/>
    </w:rPr>
  </w:style>
  <w:style w:type="character" w:styleId="Hipervnculovisitado">
    <w:name w:val="FollowedHyperlink"/>
    <w:basedOn w:val="Fuentedeprrafopredeter"/>
    <w:uiPriority w:val="99"/>
    <w:semiHidden/>
    <w:unhideWhenUsed/>
    <w:rsid w:val="00333E80"/>
    <w:rPr>
      <w:color w:val="954F72" w:themeColor="followedHyperlink"/>
      <w:u w:val="single"/>
    </w:rPr>
  </w:style>
  <w:style w:type="paragraph" w:styleId="NormalWeb">
    <w:name w:val="Normal (Web)"/>
    <w:basedOn w:val="Normal"/>
    <w:uiPriority w:val="99"/>
    <w:semiHidden/>
    <w:unhideWhenUsed/>
    <w:rsid w:val="00ED04FE"/>
    <w:pPr>
      <w:spacing w:before="100" w:beforeAutospacing="1" w:after="100" w:afterAutospacing="1" w:line="240" w:lineRule="auto"/>
    </w:pPr>
    <w:rPr>
      <w:rFonts w:ascii="Times New Roman" w:eastAsia="Times New Roman" w:hAnsi="Times New Roman" w:cs="Times New Roman"/>
      <w:sz w:val="24"/>
      <w:lang w:val="es-CL" w:eastAsia="es-CL"/>
    </w:rPr>
  </w:style>
  <w:style w:type="character" w:customStyle="1" w:styleId="mord">
    <w:name w:val="mord"/>
    <w:basedOn w:val="Fuentedeprrafopredeter"/>
    <w:rsid w:val="00ED04FE"/>
  </w:style>
  <w:style w:type="character" w:styleId="nfasis">
    <w:name w:val="Emphasis"/>
    <w:basedOn w:val="Fuentedeprrafopredeter"/>
    <w:uiPriority w:val="20"/>
    <w:qFormat/>
    <w:rsid w:val="00ED04FE"/>
    <w:rPr>
      <w:i/>
      <w:iCs/>
    </w:rPr>
  </w:style>
  <w:style w:type="character" w:customStyle="1" w:styleId="katex-mathml">
    <w:name w:val="katex-mathml"/>
    <w:basedOn w:val="Fuentedeprrafopredeter"/>
    <w:rsid w:val="00ED04FE"/>
  </w:style>
  <w:style w:type="character" w:customStyle="1" w:styleId="mrel">
    <w:name w:val="mrel"/>
    <w:basedOn w:val="Fuentedeprrafopredeter"/>
    <w:rsid w:val="00ED04FE"/>
  </w:style>
  <w:style w:type="character" w:customStyle="1" w:styleId="vlist-s">
    <w:name w:val="vlist-s"/>
    <w:basedOn w:val="Fuentedeprrafopredeter"/>
    <w:rsid w:val="00ED04FE"/>
  </w:style>
  <w:style w:type="character" w:customStyle="1" w:styleId="mbin">
    <w:name w:val="mbin"/>
    <w:basedOn w:val="Fuentedeprrafopredeter"/>
    <w:rsid w:val="00ED0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92579">
      <w:bodyDiv w:val="1"/>
      <w:marLeft w:val="0"/>
      <w:marRight w:val="0"/>
      <w:marTop w:val="0"/>
      <w:marBottom w:val="0"/>
      <w:divBdr>
        <w:top w:val="none" w:sz="0" w:space="0" w:color="auto"/>
        <w:left w:val="none" w:sz="0" w:space="0" w:color="auto"/>
        <w:bottom w:val="none" w:sz="0" w:space="0" w:color="auto"/>
        <w:right w:val="none" w:sz="0" w:space="0" w:color="auto"/>
      </w:divBdr>
      <w:divsChild>
        <w:div w:id="939263468">
          <w:marLeft w:val="2606"/>
          <w:marRight w:val="0"/>
          <w:marTop w:val="0"/>
          <w:marBottom w:val="80"/>
          <w:divBdr>
            <w:top w:val="none" w:sz="0" w:space="0" w:color="auto"/>
            <w:left w:val="none" w:sz="0" w:space="0" w:color="auto"/>
            <w:bottom w:val="none" w:sz="0" w:space="0" w:color="auto"/>
            <w:right w:val="none" w:sz="0" w:space="0" w:color="auto"/>
          </w:divBdr>
        </w:div>
        <w:div w:id="1175729965">
          <w:marLeft w:val="446"/>
          <w:marRight w:val="0"/>
          <w:marTop w:val="0"/>
          <w:marBottom w:val="80"/>
          <w:divBdr>
            <w:top w:val="none" w:sz="0" w:space="0" w:color="auto"/>
            <w:left w:val="none" w:sz="0" w:space="0" w:color="auto"/>
            <w:bottom w:val="none" w:sz="0" w:space="0" w:color="auto"/>
            <w:right w:val="none" w:sz="0" w:space="0" w:color="auto"/>
          </w:divBdr>
        </w:div>
        <w:div w:id="1781678929">
          <w:marLeft w:val="2606"/>
          <w:marRight w:val="0"/>
          <w:marTop w:val="0"/>
          <w:marBottom w:val="80"/>
          <w:divBdr>
            <w:top w:val="none" w:sz="0" w:space="0" w:color="auto"/>
            <w:left w:val="none" w:sz="0" w:space="0" w:color="auto"/>
            <w:bottom w:val="none" w:sz="0" w:space="0" w:color="auto"/>
            <w:right w:val="none" w:sz="0" w:space="0" w:color="auto"/>
          </w:divBdr>
        </w:div>
        <w:div w:id="1881282875">
          <w:marLeft w:val="2606"/>
          <w:marRight w:val="0"/>
          <w:marTop w:val="0"/>
          <w:marBottom w:val="0"/>
          <w:divBdr>
            <w:top w:val="none" w:sz="0" w:space="0" w:color="auto"/>
            <w:left w:val="none" w:sz="0" w:space="0" w:color="auto"/>
            <w:bottom w:val="none" w:sz="0" w:space="0" w:color="auto"/>
            <w:right w:val="none" w:sz="0" w:space="0" w:color="auto"/>
          </w:divBdr>
        </w:div>
      </w:divsChild>
    </w:div>
    <w:div w:id="50079717">
      <w:bodyDiv w:val="1"/>
      <w:marLeft w:val="0"/>
      <w:marRight w:val="0"/>
      <w:marTop w:val="0"/>
      <w:marBottom w:val="0"/>
      <w:divBdr>
        <w:top w:val="none" w:sz="0" w:space="0" w:color="auto"/>
        <w:left w:val="none" w:sz="0" w:space="0" w:color="auto"/>
        <w:bottom w:val="none" w:sz="0" w:space="0" w:color="auto"/>
        <w:right w:val="none" w:sz="0" w:space="0" w:color="auto"/>
      </w:divBdr>
    </w:div>
    <w:div w:id="96487197">
      <w:bodyDiv w:val="1"/>
      <w:marLeft w:val="0"/>
      <w:marRight w:val="0"/>
      <w:marTop w:val="0"/>
      <w:marBottom w:val="0"/>
      <w:divBdr>
        <w:top w:val="none" w:sz="0" w:space="0" w:color="auto"/>
        <w:left w:val="none" w:sz="0" w:space="0" w:color="auto"/>
        <w:bottom w:val="none" w:sz="0" w:space="0" w:color="auto"/>
        <w:right w:val="none" w:sz="0" w:space="0" w:color="auto"/>
      </w:divBdr>
      <w:divsChild>
        <w:div w:id="121311380">
          <w:marLeft w:val="994"/>
          <w:marRight w:val="0"/>
          <w:marTop w:val="0"/>
          <w:marBottom w:val="0"/>
          <w:divBdr>
            <w:top w:val="none" w:sz="0" w:space="0" w:color="auto"/>
            <w:left w:val="none" w:sz="0" w:space="0" w:color="auto"/>
            <w:bottom w:val="none" w:sz="0" w:space="0" w:color="auto"/>
            <w:right w:val="none" w:sz="0" w:space="0" w:color="auto"/>
          </w:divBdr>
        </w:div>
      </w:divsChild>
    </w:div>
    <w:div w:id="381944589">
      <w:bodyDiv w:val="1"/>
      <w:marLeft w:val="0"/>
      <w:marRight w:val="0"/>
      <w:marTop w:val="0"/>
      <w:marBottom w:val="0"/>
      <w:divBdr>
        <w:top w:val="none" w:sz="0" w:space="0" w:color="auto"/>
        <w:left w:val="none" w:sz="0" w:space="0" w:color="auto"/>
        <w:bottom w:val="none" w:sz="0" w:space="0" w:color="auto"/>
        <w:right w:val="none" w:sz="0" w:space="0" w:color="auto"/>
      </w:divBdr>
    </w:div>
    <w:div w:id="688794089">
      <w:bodyDiv w:val="1"/>
      <w:marLeft w:val="0"/>
      <w:marRight w:val="0"/>
      <w:marTop w:val="0"/>
      <w:marBottom w:val="0"/>
      <w:divBdr>
        <w:top w:val="none" w:sz="0" w:space="0" w:color="auto"/>
        <w:left w:val="none" w:sz="0" w:space="0" w:color="auto"/>
        <w:bottom w:val="none" w:sz="0" w:space="0" w:color="auto"/>
        <w:right w:val="none" w:sz="0" w:space="0" w:color="auto"/>
      </w:divBdr>
      <w:divsChild>
        <w:div w:id="919408328">
          <w:marLeft w:val="1714"/>
          <w:marRight w:val="0"/>
          <w:marTop w:val="0"/>
          <w:marBottom w:val="0"/>
          <w:divBdr>
            <w:top w:val="none" w:sz="0" w:space="0" w:color="auto"/>
            <w:left w:val="none" w:sz="0" w:space="0" w:color="auto"/>
            <w:bottom w:val="none" w:sz="0" w:space="0" w:color="auto"/>
            <w:right w:val="none" w:sz="0" w:space="0" w:color="auto"/>
          </w:divBdr>
        </w:div>
      </w:divsChild>
    </w:div>
    <w:div w:id="697856771">
      <w:bodyDiv w:val="1"/>
      <w:marLeft w:val="0"/>
      <w:marRight w:val="0"/>
      <w:marTop w:val="0"/>
      <w:marBottom w:val="0"/>
      <w:divBdr>
        <w:top w:val="none" w:sz="0" w:space="0" w:color="auto"/>
        <w:left w:val="none" w:sz="0" w:space="0" w:color="auto"/>
        <w:bottom w:val="none" w:sz="0" w:space="0" w:color="auto"/>
        <w:right w:val="none" w:sz="0" w:space="0" w:color="auto"/>
      </w:divBdr>
    </w:div>
    <w:div w:id="778599549">
      <w:bodyDiv w:val="1"/>
      <w:marLeft w:val="0"/>
      <w:marRight w:val="0"/>
      <w:marTop w:val="0"/>
      <w:marBottom w:val="0"/>
      <w:divBdr>
        <w:top w:val="none" w:sz="0" w:space="0" w:color="auto"/>
        <w:left w:val="none" w:sz="0" w:space="0" w:color="auto"/>
        <w:bottom w:val="none" w:sz="0" w:space="0" w:color="auto"/>
        <w:right w:val="none" w:sz="0" w:space="0" w:color="auto"/>
      </w:divBdr>
    </w:div>
    <w:div w:id="791903092">
      <w:bodyDiv w:val="1"/>
      <w:marLeft w:val="0"/>
      <w:marRight w:val="0"/>
      <w:marTop w:val="0"/>
      <w:marBottom w:val="0"/>
      <w:divBdr>
        <w:top w:val="none" w:sz="0" w:space="0" w:color="auto"/>
        <w:left w:val="none" w:sz="0" w:space="0" w:color="auto"/>
        <w:bottom w:val="none" w:sz="0" w:space="0" w:color="auto"/>
        <w:right w:val="none" w:sz="0" w:space="0" w:color="auto"/>
      </w:divBdr>
      <w:divsChild>
        <w:div w:id="1676690551">
          <w:marLeft w:val="720"/>
          <w:marRight w:val="0"/>
          <w:marTop w:val="0"/>
          <w:marBottom w:val="0"/>
          <w:divBdr>
            <w:top w:val="none" w:sz="0" w:space="0" w:color="auto"/>
            <w:left w:val="none" w:sz="0" w:space="0" w:color="auto"/>
            <w:bottom w:val="none" w:sz="0" w:space="0" w:color="auto"/>
            <w:right w:val="none" w:sz="0" w:space="0" w:color="auto"/>
          </w:divBdr>
        </w:div>
        <w:div w:id="1716351405">
          <w:marLeft w:val="720"/>
          <w:marRight w:val="0"/>
          <w:marTop w:val="0"/>
          <w:marBottom w:val="0"/>
          <w:divBdr>
            <w:top w:val="none" w:sz="0" w:space="0" w:color="auto"/>
            <w:left w:val="none" w:sz="0" w:space="0" w:color="auto"/>
            <w:bottom w:val="none" w:sz="0" w:space="0" w:color="auto"/>
            <w:right w:val="none" w:sz="0" w:space="0" w:color="auto"/>
          </w:divBdr>
        </w:div>
      </w:divsChild>
    </w:div>
    <w:div w:id="920677300">
      <w:bodyDiv w:val="1"/>
      <w:marLeft w:val="0"/>
      <w:marRight w:val="0"/>
      <w:marTop w:val="0"/>
      <w:marBottom w:val="0"/>
      <w:divBdr>
        <w:top w:val="none" w:sz="0" w:space="0" w:color="auto"/>
        <w:left w:val="none" w:sz="0" w:space="0" w:color="auto"/>
        <w:bottom w:val="none" w:sz="0" w:space="0" w:color="auto"/>
        <w:right w:val="none" w:sz="0" w:space="0" w:color="auto"/>
      </w:divBdr>
    </w:div>
    <w:div w:id="957681097">
      <w:bodyDiv w:val="1"/>
      <w:marLeft w:val="0"/>
      <w:marRight w:val="0"/>
      <w:marTop w:val="0"/>
      <w:marBottom w:val="0"/>
      <w:divBdr>
        <w:top w:val="none" w:sz="0" w:space="0" w:color="auto"/>
        <w:left w:val="none" w:sz="0" w:space="0" w:color="auto"/>
        <w:bottom w:val="none" w:sz="0" w:space="0" w:color="auto"/>
        <w:right w:val="none" w:sz="0" w:space="0" w:color="auto"/>
      </w:divBdr>
      <w:divsChild>
        <w:div w:id="646209157">
          <w:marLeft w:val="446"/>
          <w:marRight w:val="0"/>
          <w:marTop w:val="0"/>
          <w:marBottom w:val="80"/>
          <w:divBdr>
            <w:top w:val="none" w:sz="0" w:space="0" w:color="auto"/>
            <w:left w:val="none" w:sz="0" w:space="0" w:color="auto"/>
            <w:bottom w:val="none" w:sz="0" w:space="0" w:color="auto"/>
            <w:right w:val="none" w:sz="0" w:space="0" w:color="auto"/>
          </w:divBdr>
        </w:div>
      </w:divsChild>
    </w:div>
    <w:div w:id="1001347073">
      <w:bodyDiv w:val="1"/>
      <w:marLeft w:val="0"/>
      <w:marRight w:val="0"/>
      <w:marTop w:val="0"/>
      <w:marBottom w:val="0"/>
      <w:divBdr>
        <w:top w:val="none" w:sz="0" w:space="0" w:color="auto"/>
        <w:left w:val="none" w:sz="0" w:space="0" w:color="auto"/>
        <w:bottom w:val="none" w:sz="0" w:space="0" w:color="auto"/>
        <w:right w:val="none" w:sz="0" w:space="0" w:color="auto"/>
      </w:divBdr>
      <w:divsChild>
        <w:div w:id="723021880">
          <w:marLeft w:val="720"/>
          <w:marRight w:val="0"/>
          <w:marTop w:val="0"/>
          <w:marBottom w:val="0"/>
          <w:divBdr>
            <w:top w:val="none" w:sz="0" w:space="0" w:color="auto"/>
            <w:left w:val="none" w:sz="0" w:space="0" w:color="auto"/>
            <w:bottom w:val="none" w:sz="0" w:space="0" w:color="auto"/>
            <w:right w:val="none" w:sz="0" w:space="0" w:color="auto"/>
          </w:divBdr>
        </w:div>
      </w:divsChild>
    </w:div>
    <w:div w:id="1137377661">
      <w:bodyDiv w:val="1"/>
      <w:marLeft w:val="0"/>
      <w:marRight w:val="0"/>
      <w:marTop w:val="0"/>
      <w:marBottom w:val="0"/>
      <w:divBdr>
        <w:top w:val="none" w:sz="0" w:space="0" w:color="auto"/>
        <w:left w:val="none" w:sz="0" w:space="0" w:color="auto"/>
        <w:bottom w:val="none" w:sz="0" w:space="0" w:color="auto"/>
        <w:right w:val="none" w:sz="0" w:space="0" w:color="auto"/>
      </w:divBdr>
    </w:div>
    <w:div w:id="1270117036">
      <w:bodyDiv w:val="1"/>
      <w:marLeft w:val="0"/>
      <w:marRight w:val="0"/>
      <w:marTop w:val="0"/>
      <w:marBottom w:val="0"/>
      <w:divBdr>
        <w:top w:val="none" w:sz="0" w:space="0" w:color="auto"/>
        <w:left w:val="none" w:sz="0" w:space="0" w:color="auto"/>
        <w:bottom w:val="none" w:sz="0" w:space="0" w:color="auto"/>
        <w:right w:val="none" w:sz="0" w:space="0" w:color="auto"/>
      </w:divBdr>
      <w:divsChild>
        <w:div w:id="16515971">
          <w:marLeft w:val="0"/>
          <w:marRight w:val="150"/>
          <w:marTop w:val="0"/>
          <w:marBottom w:val="0"/>
          <w:divBdr>
            <w:top w:val="none" w:sz="0" w:space="0" w:color="auto"/>
            <w:left w:val="none" w:sz="0" w:space="0" w:color="auto"/>
            <w:bottom w:val="none" w:sz="0" w:space="0" w:color="auto"/>
            <w:right w:val="none" w:sz="0" w:space="0" w:color="auto"/>
          </w:divBdr>
        </w:div>
        <w:div w:id="33777102">
          <w:marLeft w:val="0"/>
          <w:marRight w:val="0"/>
          <w:marTop w:val="0"/>
          <w:marBottom w:val="0"/>
          <w:divBdr>
            <w:top w:val="none" w:sz="0" w:space="0" w:color="auto"/>
            <w:left w:val="none" w:sz="0" w:space="0" w:color="auto"/>
            <w:bottom w:val="none" w:sz="0" w:space="0" w:color="auto"/>
            <w:right w:val="none" w:sz="0" w:space="0" w:color="auto"/>
          </w:divBdr>
        </w:div>
        <w:div w:id="474109414">
          <w:marLeft w:val="0"/>
          <w:marRight w:val="0"/>
          <w:marTop w:val="0"/>
          <w:marBottom w:val="0"/>
          <w:divBdr>
            <w:top w:val="none" w:sz="0" w:space="0" w:color="auto"/>
            <w:left w:val="none" w:sz="0" w:space="0" w:color="auto"/>
            <w:bottom w:val="none" w:sz="0" w:space="0" w:color="auto"/>
            <w:right w:val="none" w:sz="0" w:space="0" w:color="auto"/>
          </w:divBdr>
        </w:div>
        <w:div w:id="939289211">
          <w:marLeft w:val="0"/>
          <w:marRight w:val="0"/>
          <w:marTop w:val="0"/>
          <w:marBottom w:val="0"/>
          <w:divBdr>
            <w:top w:val="none" w:sz="0" w:space="0" w:color="auto"/>
            <w:left w:val="none" w:sz="0" w:space="0" w:color="auto"/>
            <w:bottom w:val="none" w:sz="0" w:space="0" w:color="auto"/>
            <w:right w:val="none" w:sz="0" w:space="0" w:color="auto"/>
          </w:divBdr>
        </w:div>
        <w:div w:id="1818567556">
          <w:marLeft w:val="0"/>
          <w:marRight w:val="0"/>
          <w:marTop w:val="0"/>
          <w:marBottom w:val="0"/>
          <w:divBdr>
            <w:top w:val="none" w:sz="0" w:space="0" w:color="auto"/>
            <w:left w:val="none" w:sz="0" w:space="0" w:color="auto"/>
            <w:bottom w:val="none" w:sz="0" w:space="0" w:color="auto"/>
            <w:right w:val="none" w:sz="0" w:space="0" w:color="auto"/>
          </w:divBdr>
        </w:div>
      </w:divsChild>
    </w:div>
    <w:div w:id="1287811328">
      <w:bodyDiv w:val="1"/>
      <w:marLeft w:val="0"/>
      <w:marRight w:val="0"/>
      <w:marTop w:val="0"/>
      <w:marBottom w:val="0"/>
      <w:divBdr>
        <w:top w:val="none" w:sz="0" w:space="0" w:color="auto"/>
        <w:left w:val="none" w:sz="0" w:space="0" w:color="auto"/>
        <w:bottom w:val="none" w:sz="0" w:space="0" w:color="auto"/>
        <w:right w:val="none" w:sz="0" w:space="0" w:color="auto"/>
      </w:divBdr>
    </w:div>
    <w:div w:id="1306665293">
      <w:bodyDiv w:val="1"/>
      <w:marLeft w:val="0"/>
      <w:marRight w:val="0"/>
      <w:marTop w:val="0"/>
      <w:marBottom w:val="0"/>
      <w:divBdr>
        <w:top w:val="none" w:sz="0" w:space="0" w:color="auto"/>
        <w:left w:val="none" w:sz="0" w:space="0" w:color="auto"/>
        <w:bottom w:val="none" w:sz="0" w:space="0" w:color="auto"/>
        <w:right w:val="none" w:sz="0" w:space="0" w:color="auto"/>
      </w:divBdr>
      <w:divsChild>
        <w:div w:id="1956592449">
          <w:marLeft w:val="446"/>
          <w:marRight w:val="0"/>
          <w:marTop w:val="0"/>
          <w:marBottom w:val="80"/>
          <w:divBdr>
            <w:top w:val="none" w:sz="0" w:space="0" w:color="auto"/>
            <w:left w:val="none" w:sz="0" w:space="0" w:color="auto"/>
            <w:bottom w:val="none" w:sz="0" w:space="0" w:color="auto"/>
            <w:right w:val="none" w:sz="0" w:space="0" w:color="auto"/>
          </w:divBdr>
        </w:div>
      </w:divsChild>
    </w:div>
    <w:div w:id="1440876422">
      <w:bodyDiv w:val="1"/>
      <w:marLeft w:val="0"/>
      <w:marRight w:val="0"/>
      <w:marTop w:val="0"/>
      <w:marBottom w:val="0"/>
      <w:divBdr>
        <w:top w:val="none" w:sz="0" w:space="0" w:color="auto"/>
        <w:left w:val="none" w:sz="0" w:space="0" w:color="auto"/>
        <w:bottom w:val="none" w:sz="0" w:space="0" w:color="auto"/>
        <w:right w:val="none" w:sz="0" w:space="0" w:color="auto"/>
      </w:divBdr>
    </w:div>
    <w:div w:id="1540361847">
      <w:bodyDiv w:val="1"/>
      <w:marLeft w:val="0"/>
      <w:marRight w:val="0"/>
      <w:marTop w:val="0"/>
      <w:marBottom w:val="0"/>
      <w:divBdr>
        <w:top w:val="none" w:sz="0" w:space="0" w:color="auto"/>
        <w:left w:val="none" w:sz="0" w:space="0" w:color="auto"/>
        <w:bottom w:val="none" w:sz="0" w:space="0" w:color="auto"/>
        <w:right w:val="none" w:sz="0" w:space="0" w:color="auto"/>
      </w:divBdr>
    </w:div>
    <w:div w:id="1647930818">
      <w:bodyDiv w:val="1"/>
      <w:marLeft w:val="0"/>
      <w:marRight w:val="0"/>
      <w:marTop w:val="0"/>
      <w:marBottom w:val="0"/>
      <w:divBdr>
        <w:top w:val="none" w:sz="0" w:space="0" w:color="auto"/>
        <w:left w:val="none" w:sz="0" w:space="0" w:color="auto"/>
        <w:bottom w:val="none" w:sz="0" w:space="0" w:color="auto"/>
        <w:right w:val="none" w:sz="0" w:space="0" w:color="auto"/>
      </w:divBdr>
      <w:divsChild>
        <w:div w:id="1204170931">
          <w:marLeft w:val="720"/>
          <w:marRight w:val="0"/>
          <w:marTop w:val="0"/>
          <w:marBottom w:val="0"/>
          <w:divBdr>
            <w:top w:val="none" w:sz="0" w:space="0" w:color="auto"/>
            <w:left w:val="none" w:sz="0" w:space="0" w:color="auto"/>
            <w:bottom w:val="none" w:sz="0" w:space="0" w:color="auto"/>
            <w:right w:val="none" w:sz="0" w:space="0" w:color="auto"/>
          </w:divBdr>
        </w:div>
        <w:div w:id="2111926690">
          <w:marLeft w:val="720"/>
          <w:marRight w:val="0"/>
          <w:marTop w:val="0"/>
          <w:marBottom w:val="0"/>
          <w:divBdr>
            <w:top w:val="none" w:sz="0" w:space="0" w:color="auto"/>
            <w:left w:val="none" w:sz="0" w:space="0" w:color="auto"/>
            <w:bottom w:val="none" w:sz="0" w:space="0" w:color="auto"/>
            <w:right w:val="none" w:sz="0" w:space="0" w:color="auto"/>
          </w:divBdr>
        </w:div>
      </w:divsChild>
    </w:div>
    <w:div w:id="1672370818">
      <w:bodyDiv w:val="1"/>
      <w:marLeft w:val="0"/>
      <w:marRight w:val="0"/>
      <w:marTop w:val="0"/>
      <w:marBottom w:val="0"/>
      <w:divBdr>
        <w:top w:val="none" w:sz="0" w:space="0" w:color="auto"/>
        <w:left w:val="none" w:sz="0" w:space="0" w:color="auto"/>
        <w:bottom w:val="none" w:sz="0" w:space="0" w:color="auto"/>
        <w:right w:val="none" w:sz="0" w:space="0" w:color="auto"/>
      </w:divBdr>
      <w:divsChild>
        <w:div w:id="1831288612">
          <w:marLeft w:val="720"/>
          <w:marRight w:val="0"/>
          <w:marTop w:val="320"/>
          <w:marBottom w:val="0"/>
          <w:divBdr>
            <w:top w:val="none" w:sz="0" w:space="0" w:color="auto"/>
            <w:left w:val="none" w:sz="0" w:space="0" w:color="auto"/>
            <w:bottom w:val="none" w:sz="0" w:space="0" w:color="auto"/>
            <w:right w:val="none" w:sz="0" w:space="0" w:color="auto"/>
          </w:divBdr>
        </w:div>
      </w:divsChild>
    </w:div>
    <w:div w:id="1700737340">
      <w:bodyDiv w:val="1"/>
      <w:marLeft w:val="0"/>
      <w:marRight w:val="0"/>
      <w:marTop w:val="0"/>
      <w:marBottom w:val="0"/>
      <w:divBdr>
        <w:top w:val="none" w:sz="0" w:space="0" w:color="auto"/>
        <w:left w:val="none" w:sz="0" w:space="0" w:color="auto"/>
        <w:bottom w:val="none" w:sz="0" w:space="0" w:color="auto"/>
        <w:right w:val="none" w:sz="0" w:space="0" w:color="auto"/>
      </w:divBdr>
    </w:div>
    <w:div w:id="1763070321">
      <w:bodyDiv w:val="1"/>
      <w:marLeft w:val="0"/>
      <w:marRight w:val="0"/>
      <w:marTop w:val="0"/>
      <w:marBottom w:val="0"/>
      <w:divBdr>
        <w:top w:val="none" w:sz="0" w:space="0" w:color="auto"/>
        <w:left w:val="none" w:sz="0" w:space="0" w:color="auto"/>
        <w:bottom w:val="none" w:sz="0" w:space="0" w:color="auto"/>
        <w:right w:val="none" w:sz="0" w:space="0" w:color="auto"/>
      </w:divBdr>
      <w:divsChild>
        <w:div w:id="1221281876">
          <w:marLeft w:val="-225"/>
          <w:marRight w:val="-225"/>
          <w:marTop w:val="0"/>
          <w:marBottom w:val="0"/>
          <w:divBdr>
            <w:top w:val="none" w:sz="0" w:space="0" w:color="auto"/>
            <w:left w:val="none" w:sz="0" w:space="0" w:color="auto"/>
            <w:bottom w:val="none" w:sz="0" w:space="0" w:color="auto"/>
            <w:right w:val="none" w:sz="0" w:space="0" w:color="auto"/>
          </w:divBdr>
          <w:divsChild>
            <w:div w:id="1236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8819">
      <w:bodyDiv w:val="1"/>
      <w:marLeft w:val="0"/>
      <w:marRight w:val="0"/>
      <w:marTop w:val="0"/>
      <w:marBottom w:val="0"/>
      <w:divBdr>
        <w:top w:val="none" w:sz="0" w:space="0" w:color="auto"/>
        <w:left w:val="none" w:sz="0" w:space="0" w:color="auto"/>
        <w:bottom w:val="none" w:sz="0" w:space="0" w:color="auto"/>
        <w:right w:val="none" w:sz="0" w:space="0" w:color="auto"/>
      </w:divBdr>
      <w:divsChild>
        <w:div w:id="358429536">
          <w:marLeft w:val="2606"/>
          <w:marRight w:val="0"/>
          <w:marTop w:val="0"/>
          <w:marBottom w:val="0"/>
          <w:divBdr>
            <w:top w:val="none" w:sz="0" w:space="0" w:color="auto"/>
            <w:left w:val="none" w:sz="0" w:space="0" w:color="auto"/>
            <w:bottom w:val="none" w:sz="0" w:space="0" w:color="auto"/>
            <w:right w:val="none" w:sz="0" w:space="0" w:color="auto"/>
          </w:divBdr>
        </w:div>
        <w:div w:id="547961022">
          <w:marLeft w:val="2606"/>
          <w:marRight w:val="0"/>
          <w:marTop w:val="0"/>
          <w:marBottom w:val="80"/>
          <w:divBdr>
            <w:top w:val="none" w:sz="0" w:space="0" w:color="auto"/>
            <w:left w:val="none" w:sz="0" w:space="0" w:color="auto"/>
            <w:bottom w:val="none" w:sz="0" w:space="0" w:color="auto"/>
            <w:right w:val="none" w:sz="0" w:space="0" w:color="auto"/>
          </w:divBdr>
        </w:div>
        <w:div w:id="961813165">
          <w:marLeft w:val="446"/>
          <w:marRight w:val="0"/>
          <w:marTop w:val="0"/>
          <w:marBottom w:val="80"/>
          <w:divBdr>
            <w:top w:val="none" w:sz="0" w:space="0" w:color="auto"/>
            <w:left w:val="none" w:sz="0" w:space="0" w:color="auto"/>
            <w:bottom w:val="none" w:sz="0" w:space="0" w:color="auto"/>
            <w:right w:val="none" w:sz="0" w:space="0" w:color="auto"/>
          </w:divBdr>
        </w:div>
        <w:div w:id="971206301">
          <w:marLeft w:val="2606"/>
          <w:marRight w:val="0"/>
          <w:marTop w:val="0"/>
          <w:marBottom w:val="80"/>
          <w:divBdr>
            <w:top w:val="none" w:sz="0" w:space="0" w:color="auto"/>
            <w:left w:val="none" w:sz="0" w:space="0" w:color="auto"/>
            <w:bottom w:val="none" w:sz="0" w:space="0" w:color="auto"/>
            <w:right w:val="none" w:sz="0" w:space="0" w:color="auto"/>
          </w:divBdr>
        </w:div>
        <w:div w:id="1012143406">
          <w:marLeft w:val="446"/>
          <w:marRight w:val="0"/>
          <w:marTop w:val="0"/>
          <w:marBottom w:val="80"/>
          <w:divBdr>
            <w:top w:val="none" w:sz="0" w:space="0" w:color="auto"/>
            <w:left w:val="none" w:sz="0" w:space="0" w:color="auto"/>
            <w:bottom w:val="none" w:sz="0" w:space="0" w:color="auto"/>
            <w:right w:val="none" w:sz="0" w:space="0" w:color="auto"/>
          </w:divBdr>
        </w:div>
        <w:div w:id="1112089010">
          <w:marLeft w:val="446"/>
          <w:marRight w:val="0"/>
          <w:marTop w:val="0"/>
          <w:marBottom w:val="80"/>
          <w:divBdr>
            <w:top w:val="none" w:sz="0" w:space="0" w:color="auto"/>
            <w:left w:val="none" w:sz="0" w:space="0" w:color="auto"/>
            <w:bottom w:val="none" w:sz="0" w:space="0" w:color="auto"/>
            <w:right w:val="none" w:sz="0" w:space="0" w:color="auto"/>
          </w:divBdr>
        </w:div>
        <w:div w:id="1142578651">
          <w:marLeft w:val="446"/>
          <w:marRight w:val="0"/>
          <w:marTop w:val="0"/>
          <w:marBottom w:val="80"/>
          <w:divBdr>
            <w:top w:val="none" w:sz="0" w:space="0" w:color="auto"/>
            <w:left w:val="none" w:sz="0" w:space="0" w:color="auto"/>
            <w:bottom w:val="none" w:sz="0" w:space="0" w:color="auto"/>
            <w:right w:val="none" w:sz="0" w:space="0" w:color="auto"/>
          </w:divBdr>
        </w:div>
        <w:div w:id="1446659578">
          <w:marLeft w:val="446"/>
          <w:marRight w:val="0"/>
          <w:marTop w:val="0"/>
          <w:marBottom w:val="80"/>
          <w:divBdr>
            <w:top w:val="none" w:sz="0" w:space="0" w:color="auto"/>
            <w:left w:val="none" w:sz="0" w:space="0" w:color="auto"/>
            <w:bottom w:val="none" w:sz="0" w:space="0" w:color="auto"/>
            <w:right w:val="none" w:sz="0" w:space="0" w:color="auto"/>
          </w:divBdr>
        </w:div>
        <w:div w:id="1928222015">
          <w:marLeft w:val="446"/>
          <w:marRight w:val="0"/>
          <w:marTop w:val="0"/>
          <w:marBottom w:val="0"/>
          <w:divBdr>
            <w:top w:val="none" w:sz="0" w:space="0" w:color="auto"/>
            <w:left w:val="none" w:sz="0" w:space="0" w:color="auto"/>
            <w:bottom w:val="none" w:sz="0" w:space="0" w:color="auto"/>
            <w:right w:val="none" w:sz="0" w:space="0" w:color="auto"/>
          </w:divBdr>
        </w:div>
      </w:divsChild>
    </w:div>
    <w:div w:id="1951205869">
      <w:bodyDiv w:val="1"/>
      <w:marLeft w:val="0"/>
      <w:marRight w:val="0"/>
      <w:marTop w:val="0"/>
      <w:marBottom w:val="0"/>
      <w:divBdr>
        <w:top w:val="none" w:sz="0" w:space="0" w:color="auto"/>
        <w:left w:val="none" w:sz="0" w:space="0" w:color="auto"/>
        <w:bottom w:val="none" w:sz="0" w:space="0" w:color="auto"/>
        <w:right w:val="none" w:sz="0" w:space="0" w:color="auto"/>
      </w:divBdr>
    </w:div>
    <w:div w:id="1972469444">
      <w:bodyDiv w:val="1"/>
      <w:marLeft w:val="0"/>
      <w:marRight w:val="0"/>
      <w:marTop w:val="0"/>
      <w:marBottom w:val="0"/>
      <w:divBdr>
        <w:top w:val="none" w:sz="0" w:space="0" w:color="auto"/>
        <w:left w:val="none" w:sz="0" w:space="0" w:color="auto"/>
        <w:bottom w:val="none" w:sz="0" w:space="0" w:color="auto"/>
        <w:right w:val="none" w:sz="0" w:space="0" w:color="auto"/>
      </w:divBdr>
    </w:div>
    <w:div w:id="213413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nfpa.org/-/media/Files/News-and-Research/Resources/Fire-service/Responder-Forum/2015-NFPA-responders-forum-Civil-Unrest-Paper.ashx?la=en" TargetMode="External"/><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bjssjournals.onlinelibrary.wiley.com/doi/pdf/10.1002/bjs.1800580604?casa_token=Xlr6xVzi_hUAAAAA%3AwLn8C9fRQtz3gFXx7a7jhbuUJ5UyLCBRSCyj0UG4Kq4aen5HtNA5H6lLcDu-rA7wFNpGYuHrFXd7ecC7" TargetMode="Externa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www.vox.com/world/2019/10/29/20938402/santiago-chile-protests-2019-riots-metro-fare-pine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5760C-F0E7-7444-85CB-93F6D260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4249</Words>
  <Characters>23371</Characters>
  <Application>Microsoft Office Word</Application>
  <DocSecurity>0</DocSecurity>
  <Lines>194</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Thomas D.</dc:creator>
  <cp:keywords/>
  <dc:description/>
  <cp:lastModifiedBy>Andrés González Santa Cruz</cp:lastModifiedBy>
  <cp:revision>5</cp:revision>
  <dcterms:created xsi:type="dcterms:W3CDTF">2020-12-05T15:51:00Z</dcterms:created>
  <dcterms:modified xsi:type="dcterms:W3CDTF">2020-12-05T15:53:00Z</dcterms:modified>
</cp:coreProperties>
</file>