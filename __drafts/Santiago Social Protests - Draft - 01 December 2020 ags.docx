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01C82" w14:textId="2D56BDC6" w:rsidR="001374B1" w:rsidRDefault="001374B1" w:rsidP="00C9270C">
      <w:pPr>
        <w:pStyle w:val="Ttulo"/>
        <w:spacing w:line="240" w:lineRule="auto"/>
        <w:rPr>
          <w:ins w:id="0" w:author="Abraham Isaac Jacob Gajardo Cortez (masterin)" w:date="2020-12-01T18:48:00Z"/>
          <w:rFonts w:ascii="Times New Roman" w:hAnsi="Times New Roman" w:cs="Times New Roman"/>
          <w:b/>
          <w:bCs/>
          <w:sz w:val="28"/>
          <w:szCs w:val="28"/>
        </w:rPr>
      </w:pPr>
      <w:r w:rsidRPr="00106307">
        <w:rPr>
          <w:rFonts w:ascii="Times New Roman" w:hAnsi="Times New Roman" w:cs="Times New Roman"/>
          <w:b/>
          <w:bCs/>
          <w:sz w:val="28"/>
          <w:szCs w:val="28"/>
        </w:rPr>
        <w:t xml:space="preserve">Effects of 2019’s Social Protests on </w:t>
      </w:r>
      <w:r w:rsidR="00716620" w:rsidRPr="00106307">
        <w:rPr>
          <w:rFonts w:ascii="Times New Roman" w:hAnsi="Times New Roman" w:cs="Times New Roman"/>
          <w:b/>
          <w:bCs/>
          <w:sz w:val="28"/>
          <w:szCs w:val="28"/>
        </w:rPr>
        <w:t xml:space="preserve">Emergency </w:t>
      </w:r>
      <w:r w:rsidRPr="00106307">
        <w:rPr>
          <w:rFonts w:ascii="Times New Roman" w:hAnsi="Times New Roman" w:cs="Times New Roman"/>
          <w:b/>
          <w:bCs/>
          <w:sz w:val="28"/>
          <w:szCs w:val="28"/>
        </w:rPr>
        <w:t>Health S</w:t>
      </w:r>
      <w:r w:rsidR="00102626" w:rsidRPr="00106307">
        <w:rPr>
          <w:rFonts w:ascii="Times New Roman" w:hAnsi="Times New Roman" w:cs="Times New Roman"/>
          <w:b/>
          <w:bCs/>
          <w:sz w:val="28"/>
          <w:szCs w:val="28"/>
        </w:rPr>
        <w:t>ervices</w:t>
      </w:r>
      <w:r w:rsidRPr="00106307">
        <w:rPr>
          <w:rFonts w:ascii="Times New Roman" w:hAnsi="Times New Roman" w:cs="Times New Roman"/>
          <w:b/>
          <w:bCs/>
          <w:sz w:val="28"/>
          <w:szCs w:val="28"/>
        </w:rPr>
        <w:t xml:space="preserve"> Utilization </w:t>
      </w:r>
      <w:r w:rsidR="00D25B6B" w:rsidRPr="00106307">
        <w:rPr>
          <w:rFonts w:ascii="Times New Roman" w:hAnsi="Times New Roman" w:cs="Times New Roman"/>
          <w:b/>
          <w:bCs/>
          <w:sz w:val="28"/>
          <w:szCs w:val="28"/>
        </w:rPr>
        <w:t xml:space="preserve">and </w:t>
      </w:r>
      <w:r w:rsidR="008B2681">
        <w:rPr>
          <w:rFonts w:ascii="Times New Roman" w:hAnsi="Times New Roman" w:cs="Times New Roman"/>
          <w:b/>
          <w:bCs/>
          <w:sz w:val="28"/>
          <w:szCs w:val="28"/>
        </w:rPr>
        <w:t>Case</w:t>
      </w:r>
      <w:r w:rsidR="00D25B6B" w:rsidRPr="00106307">
        <w:rPr>
          <w:rFonts w:ascii="Times New Roman" w:hAnsi="Times New Roman" w:cs="Times New Roman"/>
          <w:b/>
          <w:bCs/>
          <w:sz w:val="28"/>
          <w:szCs w:val="28"/>
        </w:rPr>
        <w:t xml:space="preserve"> Severity </w:t>
      </w:r>
      <w:r w:rsidRPr="00106307">
        <w:rPr>
          <w:rFonts w:ascii="Times New Roman" w:hAnsi="Times New Roman" w:cs="Times New Roman"/>
          <w:b/>
          <w:bCs/>
          <w:sz w:val="28"/>
          <w:szCs w:val="28"/>
        </w:rPr>
        <w:t>in Santiago, Chile</w:t>
      </w:r>
    </w:p>
    <w:p w14:paraId="73BB2C38" w14:textId="51DAC449" w:rsidR="002E2795" w:rsidRDefault="002E2795" w:rsidP="002E2795">
      <w:pPr>
        <w:rPr>
          <w:ins w:id="1" w:author="Abraham Isaac Jacob Gajardo Cortez (masterin)" w:date="2020-12-01T18:48:00Z"/>
        </w:rPr>
      </w:pPr>
      <w:ins w:id="2" w:author="Abraham Isaac Jacob Gajardo Cortez (masterin)" w:date="2020-12-01T18:48:00Z">
        <w:r>
          <w:t>Authors:</w:t>
        </w:r>
      </w:ins>
    </w:p>
    <w:p w14:paraId="50A8FE48" w14:textId="477DE9DE" w:rsidR="002E2795" w:rsidRDefault="002E2795" w:rsidP="002E2795">
      <w:pPr>
        <w:rPr>
          <w:ins w:id="3" w:author="Abraham Isaac Jacob Gajardo Cortez (masterin)" w:date="2020-12-01T18:48:00Z"/>
        </w:rPr>
      </w:pPr>
    </w:p>
    <w:p w14:paraId="4481BA1F" w14:textId="02A7CBDC" w:rsidR="002E2795" w:rsidRDefault="002E2795" w:rsidP="002E2795">
      <w:pPr>
        <w:rPr>
          <w:ins w:id="4" w:author="Abraham Isaac Jacob Gajardo Cortez (masterin)" w:date="2020-12-01T18:48:00Z"/>
        </w:rPr>
      </w:pPr>
      <w:proofErr w:type="spellStart"/>
      <w:ins w:id="5" w:author="Abraham Isaac Jacob Gajardo Cortez (masterin)" w:date="2020-12-01T18:48:00Z">
        <w:r>
          <w:t>Afilliations</w:t>
        </w:r>
        <w:proofErr w:type="spellEnd"/>
        <w:r>
          <w:t>:</w:t>
        </w:r>
      </w:ins>
    </w:p>
    <w:p w14:paraId="7A446334" w14:textId="2C9EA925" w:rsidR="002E2795" w:rsidRDefault="002E2795" w:rsidP="002E2795">
      <w:pPr>
        <w:rPr>
          <w:ins w:id="6" w:author="Abraham Isaac Jacob Gajardo Cortez (masterin)" w:date="2020-12-01T18:48:00Z"/>
        </w:rPr>
      </w:pPr>
    </w:p>
    <w:p w14:paraId="5DCBC688" w14:textId="135AA670" w:rsidR="002E2795" w:rsidRDefault="002E2795" w:rsidP="002E2795">
      <w:pPr>
        <w:rPr>
          <w:ins w:id="7" w:author="Abraham Isaac Jacob Gajardo Cortez (masterin)" w:date="2020-12-01T18:48:00Z"/>
        </w:rPr>
      </w:pPr>
    </w:p>
    <w:p w14:paraId="17AFD0FC" w14:textId="4EF11329" w:rsidR="002E2795" w:rsidRDefault="002E2795" w:rsidP="002E2795">
      <w:pPr>
        <w:rPr>
          <w:ins w:id="8" w:author="Abraham Isaac Jacob Gajardo Cortez (masterin)" w:date="2020-12-01T18:48:00Z"/>
        </w:rPr>
      </w:pPr>
    </w:p>
    <w:p w14:paraId="1178EDE7" w14:textId="674B80DF" w:rsidR="002E2795" w:rsidRDefault="002E2795" w:rsidP="002E2795">
      <w:pPr>
        <w:rPr>
          <w:ins w:id="9" w:author="Abraham Isaac Jacob Gajardo Cortez (masterin)" w:date="2020-12-01T18:48:00Z"/>
        </w:rPr>
      </w:pPr>
    </w:p>
    <w:p w14:paraId="569BCF90" w14:textId="6F3AE3C4" w:rsidR="002E2795" w:rsidRDefault="002E2795" w:rsidP="002E2795">
      <w:pPr>
        <w:rPr>
          <w:ins w:id="10" w:author="Abraham Isaac Jacob Gajardo Cortez (masterin)" w:date="2020-12-01T18:48:00Z"/>
        </w:rPr>
      </w:pPr>
      <w:ins w:id="11" w:author="Abraham Isaac Jacob Gajardo Cortez (masterin)" w:date="2020-12-01T18:48:00Z">
        <w:r>
          <w:t>Corresponding author:</w:t>
        </w:r>
      </w:ins>
    </w:p>
    <w:p w14:paraId="4140C420" w14:textId="6CB0C515" w:rsidR="002E2795" w:rsidRDefault="002E2795" w:rsidP="002E2795">
      <w:pPr>
        <w:rPr>
          <w:ins w:id="12" w:author="Abraham Isaac Jacob Gajardo Cortez (masterin)" w:date="2020-12-01T18:48:00Z"/>
        </w:rPr>
      </w:pPr>
    </w:p>
    <w:p w14:paraId="5623EF17" w14:textId="77777777" w:rsidR="00AE5DE4" w:rsidRDefault="00AE5DE4" w:rsidP="002E2795">
      <w:pPr>
        <w:rPr>
          <w:ins w:id="13" w:author="Abraham Isaac Jacob Gajardo Cortez (masterin)" w:date="2020-12-01T22:36:00Z"/>
        </w:rPr>
      </w:pPr>
    </w:p>
    <w:p w14:paraId="54A701B5" w14:textId="77777777" w:rsidR="00AE5DE4" w:rsidRDefault="00AE5DE4" w:rsidP="002E2795">
      <w:pPr>
        <w:rPr>
          <w:ins w:id="14" w:author="Abraham Isaac Jacob Gajardo Cortez (masterin)" w:date="2020-12-01T22:36:00Z"/>
        </w:rPr>
      </w:pPr>
    </w:p>
    <w:p w14:paraId="6B72E042" w14:textId="77777777" w:rsidR="00AE5DE4" w:rsidRDefault="00AE5DE4" w:rsidP="002E2795">
      <w:pPr>
        <w:rPr>
          <w:ins w:id="15" w:author="Abraham Isaac Jacob Gajardo Cortez (masterin)" w:date="2020-12-01T22:36:00Z"/>
        </w:rPr>
      </w:pPr>
    </w:p>
    <w:p w14:paraId="2025800E" w14:textId="77777777" w:rsidR="00AE5DE4" w:rsidRDefault="00AE5DE4" w:rsidP="002E2795">
      <w:pPr>
        <w:rPr>
          <w:ins w:id="16" w:author="Abraham Isaac Jacob Gajardo Cortez (masterin)" w:date="2020-12-01T22:36:00Z"/>
        </w:rPr>
      </w:pPr>
    </w:p>
    <w:p w14:paraId="12007C5B" w14:textId="77777777" w:rsidR="00AE5DE4" w:rsidRDefault="00AE5DE4" w:rsidP="002E2795">
      <w:pPr>
        <w:rPr>
          <w:ins w:id="17" w:author="Abraham Isaac Jacob Gajardo Cortez (masterin)" w:date="2020-12-01T22:36:00Z"/>
        </w:rPr>
      </w:pPr>
    </w:p>
    <w:p w14:paraId="54859F14" w14:textId="59AE625D" w:rsidR="002E2795" w:rsidRPr="002E2795" w:rsidRDefault="002E2795">
      <w:pPr>
        <w:rPr>
          <w:rPrChange w:id="18" w:author="Abraham Isaac Jacob Gajardo Cortez (masterin)" w:date="2020-12-01T18:48:00Z">
            <w:rPr>
              <w:rFonts w:ascii="Times New Roman" w:hAnsi="Times New Roman" w:cs="Times New Roman"/>
              <w:b/>
              <w:bCs/>
              <w:sz w:val="28"/>
              <w:szCs w:val="28"/>
            </w:rPr>
          </w:rPrChange>
        </w:rPr>
        <w:pPrChange w:id="19" w:author="Abraham Isaac Jacob Gajardo Cortez (masterin)" w:date="2020-12-01T18:48:00Z">
          <w:pPr>
            <w:pStyle w:val="Ttulo"/>
            <w:spacing w:line="240" w:lineRule="auto"/>
          </w:pPr>
        </w:pPrChange>
      </w:pPr>
      <w:ins w:id="20" w:author="Abraham Isaac Jacob Gajardo Cortez (masterin)" w:date="2020-12-01T18:48:00Z">
        <w:r>
          <w:t>Word count:</w:t>
        </w:r>
      </w:ins>
    </w:p>
    <w:p w14:paraId="77FC72AE" w14:textId="71D4622F" w:rsidR="002E2795" w:rsidRDefault="002E2795" w:rsidP="00C9270C">
      <w:pPr>
        <w:pStyle w:val="Ttulo1"/>
        <w:spacing w:line="240" w:lineRule="auto"/>
        <w:rPr>
          <w:ins w:id="21" w:author="Abraham Isaac Jacob Gajardo Cortez (masterin)" w:date="2020-12-01T18:48:00Z"/>
          <w:rFonts w:ascii="Times New Roman" w:hAnsi="Times New Roman" w:cs="Times New Roman"/>
        </w:rPr>
      </w:pPr>
    </w:p>
    <w:p w14:paraId="7BC79CE2" w14:textId="37AF581F" w:rsidR="002E2795" w:rsidRDefault="002E2795" w:rsidP="002E2795">
      <w:pPr>
        <w:rPr>
          <w:ins w:id="22" w:author="Abraham Isaac Jacob Gajardo Cortez (masterin)" w:date="2020-12-01T22:37:00Z"/>
        </w:rPr>
      </w:pPr>
    </w:p>
    <w:p w14:paraId="5CD4656B" w14:textId="5B4390A3" w:rsidR="00AE5DE4" w:rsidRDefault="00AE5DE4" w:rsidP="002E2795">
      <w:pPr>
        <w:rPr>
          <w:ins w:id="23" w:author="Abraham Isaac Jacob Gajardo Cortez (masterin)" w:date="2020-12-01T22:37:00Z"/>
        </w:rPr>
      </w:pPr>
    </w:p>
    <w:p w14:paraId="4A10A417" w14:textId="7B73EF40" w:rsidR="00AE5DE4" w:rsidRDefault="00AE5DE4" w:rsidP="002E2795">
      <w:pPr>
        <w:rPr>
          <w:ins w:id="24" w:author="Abraham Isaac Jacob Gajardo Cortez (masterin)" w:date="2020-12-01T22:37:00Z"/>
        </w:rPr>
      </w:pPr>
    </w:p>
    <w:p w14:paraId="29AE75D8" w14:textId="24EBA23B" w:rsidR="00AE5DE4" w:rsidRDefault="00AE5DE4" w:rsidP="002E2795">
      <w:pPr>
        <w:rPr>
          <w:ins w:id="25" w:author="Abraham Isaac Jacob Gajardo Cortez (masterin)" w:date="2020-12-01T22:37:00Z"/>
        </w:rPr>
      </w:pPr>
    </w:p>
    <w:p w14:paraId="7EBB8533" w14:textId="7AF1F893" w:rsidR="00AE5DE4" w:rsidRDefault="00AE5DE4" w:rsidP="002E2795">
      <w:pPr>
        <w:rPr>
          <w:ins w:id="26" w:author="Abraham Isaac Jacob Gajardo Cortez (masterin)" w:date="2020-12-01T22:37:00Z"/>
        </w:rPr>
      </w:pPr>
    </w:p>
    <w:p w14:paraId="2FDA13C4" w14:textId="5C35237D" w:rsidR="00AE5DE4" w:rsidRDefault="00AE5DE4" w:rsidP="002E2795">
      <w:pPr>
        <w:rPr>
          <w:ins w:id="27" w:author="Abraham Isaac Jacob Gajardo Cortez (masterin)" w:date="2020-12-01T22:37:00Z"/>
        </w:rPr>
      </w:pPr>
    </w:p>
    <w:p w14:paraId="7D9F51B7" w14:textId="640EDB7B" w:rsidR="00AE5DE4" w:rsidRDefault="00AE5DE4" w:rsidP="002E2795">
      <w:pPr>
        <w:rPr>
          <w:ins w:id="28" w:author="Abraham Isaac Jacob Gajardo Cortez (masterin)" w:date="2020-12-01T22:37:00Z"/>
        </w:rPr>
      </w:pPr>
    </w:p>
    <w:p w14:paraId="2906DD38" w14:textId="07617787" w:rsidR="00AE5DE4" w:rsidRDefault="00AE5DE4" w:rsidP="002E2795">
      <w:pPr>
        <w:rPr>
          <w:ins w:id="29" w:author="Abraham Isaac Jacob Gajardo Cortez (masterin)" w:date="2020-12-01T22:37:00Z"/>
        </w:rPr>
      </w:pPr>
    </w:p>
    <w:p w14:paraId="413322C7" w14:textId="61C9F0A0" w:rsidR="00AE5DE4" w:rsidRDefault="00AE5DE4" w:rsidP="002E2795">
      <w:pPr>
        <w:rPr>
          <w:ins w:id="30" w:author="Abraham Isaac Jacob Gajardo Cortez (masterin)" w:date="2020-12-01T22:37:00Z"/>
        </w:rPr>
      </w:pPr>
    </w:p>
    <w:p w14:paraId="1B211D24" w14:textId="77777777" w:rsidR="00AE5DE4" w:rsidRPr="002E2795" w:rsidRDefault="00AE5DE4">
      <w:pPr>
        <w:rPr>
          <w:ins w:id="31" w:author="Abraham Isaac Jacob Gajardo Cortez (masterin)" w:date="2020-12-01T18:48:00Z"/>
          <w:rPrChange w:id="32" w:author="Abraham Isaac Jacob Gajardo Cortez (masterin)" w:date="2020-12-01T18:48:00Z">
            <w:rPr>
              <w:ins w:id="33" w:author="Abraham Isaac Jacob Gajardo Cortez (masterin)" w:date="2020-12-01T18:48:00Z"/>
              <w:rFonts w:ascii="Times New Roman" w:hAnsi="Times New Roman" w:cs="Times New Roman"/>
            </w:rPr>
          </w:rPrChange>
        </w:rPr>
        <w:pPrChange w:id="34" w:author="Abraham Isaac Jacob Gajardo Cortez (masterin)" w:date="2020-12-01T18:48:00Z">
          <w:pPr>
            <w:pStyle w:val="Ttulo1"/>
            <w:spacing w:line="240" w:lineRule="auto"/>
          </w:pPr>
        </w:pPrChange>
      </w:pPr>
    </w:p>
    <w:p w14:paraId="42F81EEB" w14:textId="3946A5A7" w:rsidR="003E3177" w:rsidRPr="00FF73C3" w:rsidRDefault="00F231D4">
      <w:pPr>
        <w:pStyle w:val="Ttulo1"/>
        <w:spacing w:line="360" w:lineRule="auto"/>
        <w:rPr>
          <w:rFonts w:ascii="Times New Roman" w:hAnsi="Times New Roman" w:cs="Times New Roman"/>
          <w:b/>
          <w:bCs/>
          <w:color w:val="auto"/>
          <w:sz w:val="24"/>
          <w:szCs w:val="24"/>
          <w:rPrChange w:id="35" w:author="Abraham Isaac Jacob Gajardo Cortez (masterin)" w:date="2020-12-01T22:06:00Z">
            <w:rPr>
              <w:rFonts w:ascii="Times New Roman" w:hAnsi="Times New Roman" w:cs="Times New Roman"/>
            </w:rPr>
          </w:rPrChange>
        </w:rPr>
        <w:pPrChange w:id="36" w:author="Abraham Isaac Jacob Gajardo Cortez (masterin)" w:date="2020-12-01T18:49:00Z">
          <w:pPr>
            <w:pStyle w:val="Ttulo1"/>
            <w:spacing w:line="240" w:lineRule="auto"/>
          </w:pPr>
        </w:pPrChange>
      </w:pPr>
      <w:r w:rsidRPr="00FF73C3">
        <w:rPr>
          <w:rFonts w:ascii="Times New Roman" w:hAnsi="Times New Roman" w:cs="Times New Roman"/>
          <w:b/>
          <w:bCs/>
          <w:color w:val="auto"/>
          <w:sz w:val="24"/>
          <w:szCs w:val="24"/>
          <w:rPrChange w:id="37" w:author="Abraham Isaac Jacob Gajardo Cortez (masterin)" w:date="2020-12-01T22:06:00Z">
            <w:rPr>
              <w:rFonts w:ascii="Times New Roman" w:hAnsi="Times New Roman" w:cs="Times New Roman"/>
            </w:rPr>
          </w:rPrChange>
        </w:rPr>
        <w:lastRenderedPageBreak/>
        <w:t>Abstract</w:t>
      </w:r>
    </w:p>
    <w:p w14:paraId="5118DC25" w14:textId="77777777" w:rsidR="00FF73C3" w:rsidRDefault="00FF73C3" w:rsidP="00A9395F">
      <w:pPr>
        <w:spacing w:line="360" w:lineRule="auto"/>
        <w:jc w:val="both"/>
        <w:rPr>
          <w:ins w:id="38" w:author="Abraham Isaac Jacob Gajardo Cortez (masterin)" w:date="2020-12-01T22:05:00Z"/>
          <w:rFonts w:ascii="Times New Roman" w:hAnsi="Times New Roman" w:cs="Times New Roman"/>
          <w:color w:val="000000"/>
          <w:sz w:val="20"/>
          <w:szCs w:val="20"/>
        </w:rPr>
      </w:pPr>
      <w:ins w:id="39" w:author="Abraham Isaac Jacob Gajardo Cortez (masterin)" w:date="2020-12-01T22:04:00Z">
        <w:r>
          <w:rPr>
            <w:rFonts w:ascii="Times New Roman" w:hAnsi="Times New Roman" w:cs="Times New Roman"/>
            <w:sz w:val="20"/>
            <w:szCs w:val="20"/>
          </w:rPr>
          <w:t xml:space="preserve">Background: </w:t>
        </w:r>
      </w:ins>
      <w:r w:rsidR="00D07DB3" w:rsidRPr="00A9395F">
        <w:rPr>
          <w:rFonts w:ascii="Times New Roman" w:hAnsi="Times New Roman" w:cs="Times New Roman"/>
          <w:sz w:val="20"/>
          <w:szCs w:val="20"/>
        </w:rPr>
        <w:t>On October 18</w:t>
      </w:r>
      <w:r w:rsidR="00D07DB3" w:rsidRPr="00A9395F">
        <w:rPr>
          <w:rFonts w:ascii="Times New Roman" w:hAnsi="Times New Roman" w:cs="Times New Roman"/>
          <w:sz w:val="20"/>
          <w:szCs w:val="20"/>
          <w:vertAlign w:val="superscript"/>
        </w:rPr>
        <w:t>th</w:t>
      </w:r>
      <w:r w:rsidR="00D07DB3" w:rsidRPr="00A9395F">
        <w:rPr>
          <w:rFonts w:ascii="Times New Roman" w:hAnsi="Times New Roman" w:cs="Times New Roman"/>
          <w:sz w:val="20"/>
          <w:szCs w:val="20"/>
        </w:rPr>
        <w:t xml:space="preserve">, 2019, protestors gathered across Chile to call for </w:t>
      </w:r>
      <w:r w:rsidR="00C13BA3" w:rsidRPr="00A9395F">
        <w:rPr>
          <w:rFonts w:ascii="Times New Roman" w:hAnsi="Times New Roman" w:cs="Times New Roman"/>
          <w:sz w:val="20"/>
          <w:szCs w:val="20"/>
        </w:rPr>
        <w:t xml:space="preserve">social </w:t>
      </w:r>
      <w:r w:rsidR="00D07DB3" w:rsidRPr="00A9395F">
        <w:rPr>
          <w:rFonts w:ascii="Times New Roman" w:hAnsi="Times New Roman" w:cs="Times New Roman"/>
          <w:sz w:val="20"/>
          <w:szCs w:val="20"/>
        </w:rPr>
        <w:t>equality</w:t>
      </w:r>
      <w:r w:rsidR="00C13BA3" w:rsidRPr="00A9395F">
        <w:rPr>
          <w:rFonts w:ascii="Times New Roman" w:hAnsi="Times New Roman" w:cs="Times New Roman"/>
          <w:sz w:val="20"/>
          <w:szCs w:val="20"/>
        </w:rPr>
        <w:t>.</w:t>
      </w:r>
      <w:r w:rsidR="00392210" w:rsidRPr="00A9395F">
        <w:rPr>
          <w:rFonts w:ascii="Times New Roman" w:hAnsi="Times New Roman" w:cs="Times New Roman"/>
          <w:sz w:val="20"/>
          <w:szCs w:val="20"/>
        </w:rPr>
        <w:t xml:space="preserve"> </w:t>
      </w:r>
      <w:r w:rsidR="00D07DB3" w:rsidRPr="00A9395F">
        <w:rPr>
          <w:rFonts w:ascii="Times New Roman" w:hAnsi="Times New Roman" w:cs="Times New Roman"/>
          <w:sz w:val="20"/>
          <w:szCs w:val="20"/>
        </w:rPr>
        <w:t xml:space="preserve">The government responded by declaring a state of emergency and deploying the Chilean </w:t>
      </w:r>
      <w:r w:rsidR="00C13BA3" w:rsidRPr="00A9395F">
        <w:rPr>
          <w:rFonts w:ascii="Times New Roman" w:hAnsi="Times New Roman" w:cs="Times New Roman"/>
          <w:sz w:val="20"/>
          <w:szCs w:val="20"/>
        </w:rPr>
        <w:t xml:space="preserve">army and </w:t>
      </w:r>
      <w:r w:rsidR="00D07DB3" w:rsidRPr="00A9395F">
        <w:rPr>
          <w:rFonts w:ascii="Times New Roman" w:hAnsi="Times New Roman" w:cs="Times New Roman"/>
          <w:sz w:val="20"/>
          <w:szCs w:val="20"/>
        </w:rPr>
        <w:t xml:space="preserve">police, who utilized anti-riot shotguns and tear gas </w:t>
      </w:r>
      <w:r w:rsidR="003D3425" w:rsidRPr="00A9395F">
        <w:rPr>
          <w:rFonts w:ascii="Times New Roman" w:hAnsi="Times New Roman" w:cs="Times New Roman"/>
          <w:sz w:val="20"/>
          <w:szCs w:val="20"/>
        </w:rPr>
        <w:t>as a means of</w:t>
      </w:r>
      <w:r w:rsidR="00D07DB3" w:rsidRPr="00A9395F">
        <w:rPr>
          <w:rFonts w:ascii="Times New Roman" w:hAnsi="Times New Roman" w:cs="Times New Roman"/>
          <w:sz w:val="20"/>
          <w:szCs w:val="20"/>
        </w:rPr>
        <w:t xml:space="preserve"> crowd control. </w:t>
      </w:r>
      <w:del w:id="40" w:author="Abraham Isaac Jacob Gajardo Cortez (masterin)" w:date="2020-12-01T22:05:00Z">
        <w:r w:rsidR="00D25B6B" w:rsidRPr="00A9395F" w:rsidDel="00FF73C3">
          <w:rPr>
            <w:rFonts w:ascii="Times New Roman" w:hAnsi="Times New Roman" w:cs="Times New Roman"/>
            <w:color w:val="000000"/>
            <w:sz w:val="20"/>
            <w:szCs w:val="20"/>
          </w:rPr>
          <w:delText xml:space="preserve">This study aims </w:delText>
        </w:r>
      </w:del>
    </w:p>
    <w:p w14:paraId="0A3BF9D4" w14:textId="35452658" w:rsidR="00D25B6B" w:rsidRDefault="00FF73C3" w:rsidP="00A9395F">
      <w:pPr>
        <w:spacing w:line="360" w:lineRule="auto"/>
        <w:jc w:val="both"/>
        <w:rPr>
          <w:ins w:id="41" w:author="Abraham Isaac Jacob Gajardo Cortez (masterin)" w:date="2020-12-01T22:04:00Z"/>
          <w:rFonts w:ascii="Times New Roman" w:hAnsi="Times New Roman" w:cs="Times New Roman"/>
          <w:sz w:val="20"/>
          <w:szCs w:val="20"/>
        </w:rPr>
      </w:pPr>
      <w:ins w:id="42" w:author="Abraham Isaac Jacob Gajardo Cortez (masterin)" w:date="2020-12-01T22:05:00Z">
        <w:r>
          <w:rPr>
            <w:rFonts w:ascii="Times New Roman" w:hAnsi="Times New Roman" w:cs="Times New Roman"/>
            <w:color w:val="000000"/>
            <w:sz w:val="20"/>
            <w:szCs w:val="20"/>
          </w:rPr>
          <w:t>Aim: T</w:t>
        </w:r>
      </w:ins>
      <w:del w:id="43" w:author="Abraham Isaac Jacob Gajardo Cortez (masterin)" w:date="2020-12-01T22:05:00Z">
        <w:r w:rsidR="00D25B6B" w:rsidRPr="00A9395F" w:rsidDel="00FF73C3">
          <w:rPr>
            <w:rFonts w:ascii="Times New Roman" w:hAnsi="Times New Roman" w:cs="Times New Roman"/>
            <w:color w:val="000000"/>
            <w:sz w:val="20"/>
            <w:szCs w:val="20"/>
          </w:rPr>
          <w:delText>t</w:delText>
        </w:r>
      </w:del>
      <w:r w:rsidR="00D25B6B" w:rsidRPr="00A9395F">
        <w:rPr>
          <w:rFonts w:ascii="Times New Roman" w:hAnsi="Times New Roman" w:cs="Times New Roman"/>
          <w:color w:val="000000"/>
          <w:sz w:val="20"/>
          <w:szCs w:val="20"/>
        </w:rPr>
        <w:t xml:space="preserve">o </w:t>
      </w:r>
      <w:proofErr w:type="gramStart"/>
      <w:r w:rsidR="00D25B6B" w:rsidRPr="00A9395F">
        <w:rPr>
          <w:rFonts w:ascii="Times New Roman" w:hAnsi="Times New Roman" w:cs="Times New Roman"/>
          <w:color w:val="000000"/>
          <w:sz w:val="20"/>
          <w:szCs w:val="20"/>
        </w:rPr>
        <w:t>quantify</w:t>
      </w:r>
      <w:proofErr w:type="gramEnd"/>
      <w:r w:rsidR="00D25B6B" w:rsidRPr="00A9395F">
        <w:rPr>
          <w:rFonts w:ascii="Times New Roman" w:hAnsi="Times New Roman" w:cs="Times New Roman"/>
          <w:color w:val="000000"/>
          <w:sz w:val="20"/>
          <w:szCs w:val="20"/>
        </w:rPr>
        <w:t xml:space="preserve"> the effects of the October 2019 Chilean protests on </w:t>
      </w:r>
      <w:r w:rsidR="00716620" w:rsidRPr="00A9395F">
        <w:rPr>
          <w:rFonts w:ascii="Times New Roman" w:hAnsi="Times New Roman" w:cs="Times New Roman"/>
          <w:color w:val="000000"/>
          <w:sz w:val="20"/>
          <w:szCs w:val="20"/>
        </w:rPr>
        <w:t xml:space="preserve">emergency </w:t>
      </w:r>
      <w:r w:rsidR="00D25B6B" w:rsidRPr="00A9395F">
        <w:rPr>
          <w:rFonts w:ascii="Times New Roman" w:hAnsi="Times New Roman" w:cs="Times New Roman"/>
          <w:color w:val="000000"/>
          <w:sz w:val="20"/>
          <w:szCs w:val="20"/>
        </w:rPr>
        <w:t xml:space="preserve">health services utilization and inpatient admission rates </w:t>
      </w:r>
      <w:ins w:id="44" w:author="Andrés González Santa Cruz" w:date="2020-12-06T20:56:00Z">
        <w:r w:rsidR="005F4533">
          <w:rPr>
            <w:rFonts w:ascii="Times New Roman" w:hAnsi="Times New Roman" w:cs="Times New Roman"/>
            <w:color w:val="000000"/>
            <w:sz w:val="20"/>
            <w:szCs w:val="20"/>
          </w:rPr>
          <w:t xml:space="preserve">in </w:t>
        </w:r>
      </w:ins>
      <w:del w:id="45" w:author="Abraham Isaac Jacob Gajardo Cortez (masterin)" w:date="2020-12-01T22:27:00Z">
        <w:r w:rsidR="00392210" w:rsidRPr="00A9395F" w:rsidDel="00BD5D9E">
          <w:rPr>
            <w:rFonts w:ascii="Times New Roman" w:hAnsi="Times New Roman" w:cs="Times New Roman"/>
            <w:color w:val="000000"/>
            <w:sz w:val="20"/>
            <w:szCs w:val="20"/>
          </w:rPr>
          <w:delText xml:space="preserve">in three large </w:delText>
        </w:r>
      </w:del>
      <w:r w:rsidR="00392210" w:rsidRPr="00A9395F">
        <w:rPr>
          <w:rFonts w:ascii="Times New Roman" w:hAnsi="Times New Roman" w:cs="Times New Roman"/>
          <w:color w:val="000000"/>
          <w:sz w:val="20"/>
          <w:szCs w:val="20"/>
        </w:rPr>
        <w:t xml:space="preserve">public hospitals </w:t>
      </w:r>
      <w:r w:rsidR="0063337C" w:rsidRPr="00A9395F">
        <w:rPr>
          <w:rFonts w:ascii="Times New Roman" w:hAnsi="Times New Roman" w:cs="Times New Roman"/>
          <w:sz w:val="20"/>
          <w:szCs w:val="20"/>
        </w:rPr>
        <w:t>near</w:t>
      </w:r>
      <w:r w:rsidR="00392210" w:rsidRPr="00A9395F">
        <w:rPr>
          <w:rFonts w:ascii="Times New Roman" w:hAnsi="Times New Roman" w:cs="Times New Roman"/>
          <w:sz w:val="20"/>
          <w:szCs w:val="20"/>
        </w:rPr>
        <w:t xml:space="preserve"> the protest focal point in Santiago</w:t>
      </w:r>
      <w:r w:rsidR="008052B2" w:rsidRPr="00A9395F">
        <w:rPr>
          <w:rFonts w:ascii="Times New Roman" w:hAnsi="Times New Roman" w:cs="Times New Roman"/>
          <w:sz w:val="20"/>
          <w:szCs w:val="20"/>
        </w:rPr>
        <w:t>, Chile</w:t>
      </w:r>
      <w:r w:rsidR="00392210" w:rsidRPr="00A9395F">
        <w:rPr>
          <w:rFonts w:ascii="Times New Roman" w:hAnsi="Times New Roman" w:cs="Times New Roman"/>
          <w:sz w:val="20"/>
          <w:szCs w:val="20"/>
        </w:rPr>
        <w:t>.</w:t>
      </w:r>
      <w:del w:id="46" w:author="Abraham Isaac Jacob Gajardo Cortez (masterin)" w:date="2020-10-18T21:05:00Z">
        <w:r w:rsidR="00D07DB3" w:rsidRPr="00A9395F" w:rsidDel="00D25B6B">
          <w:rPr>
            <w:rFonts w:ascii="Times New Roman" w:hAnsi="Times New Roman" w:cs="Times New Roman"/>
            <w:sz w:val="20"/>
            <w:szCs w:val="20"/>
          </w:rPr>
          <w:delText>.</w:delText>
        </w:r>
      </w:del>
      <w:del w:id="47" w:author="Alvaro Castillo Carniglia | U.Mayor" w:date="2020-10-29T06:55:00Z">
        <w:r w:rsidR="00D07DB3" w:rsidRPr="00A9395F" w:rsidDel="00392210">
          <w:rPr>
            <w:rFonts w:ascii="Times New Roman" w:hAnsi="Times New Roman" w:cs="Times New Roman"/>
            <w:sz w:val="20"/>
            <w:szCs w:val="20"/>
          </w:rPr>
          <w:delText xml:space="preserve"> </w:delText>
        </w:r>
      </w:del>
    </w:p>
    <w:p w14:paraId="4218C9F1" w14:textId="2A18DF21" w:rsidR="00A9395F" w:rsidRPr="00A9395F" w:rsidRDefault="00FF73C3" w:rsidP="00A9395F">
      <w:pPr>
        <w:spacing w:line="360" w:lineRule="auto"/>
        <w:jc w:val="both"/>
        <w:rPr>
          <w:ins w:id="48" w:author="Abraham Isaac Jacob Gajardo Cortez (masterin)" w:date="2020-10-18T21:06:00Z"/>
          <w:rFonts w:ascii="Times New Roman" w:hAnsi="Times New Roman" w:cs="Times New Roman"/>
          <w:sz w:val="20"/>
          <w:szCs w:val="20"/>
        </w:rPr>
      </w:pPr>
      <w:ins w:id="49" w:author="Abraham Isaac Jacob Gajardo Cortez (masterin)" w:date="2020-12-01T22:04:00Z">
        <w:r>
          <w:rPr>
            <w:rFonts w:ascii="Times New Roman" w:hAnsi="Times New Roman" w:cs="Times New Roman"/>
            <w:sz w:val="20"/>
            <w:szCs w:val="20"/>
          </w:rPr>
          <w:t xml:space="preserve">Methods: </w:t>
        </w:r>
      </w:ins>
      <w:ins w:id="50" w:author="Abraham Isaac Jacob Gajardo Cortez (masterin)" w:date="2020-12-01T22:06:00Z">
        <w:r w:rsidRPr="00FF73C3">
          <w:rPr>
            <w:rFonts w:ascii="Times New Roman" w:hAnsi="Times New Roman" w:cs="Times New Roman"/>
            <w:sz w:val="20"/>
            <w:szCs w:val="20"/>
          </w:rPr>
          <w:t xml:space="preserve">We used an interrupted time series analysis of aggregated weekly </w:t>
        </w:r>
      </w:ins>
      <w:ins w:id="51" w:author="Abraham Isaac Jacob Gajardo Cortez (masterin)" w:date="2020-12-01T22:07:00Z">
        <w:r>
          <w:rPr>
            <w:rFonts w:ascii="Times New Roman" w:hAnsi="Times New Roman" w:cs="Times New Roman"/>
            <w:sz w:val="20"/>
            <w:szCs w:val="20"/>
          </w:rPr>
          <w:t>emergency department (</w:t>
        </w:r>
      </w:ins>
      <w:ins w:id="52" w:author="Abraham Isaac Jacob Gajardo Cortez (masterin)" w:date="2020-12-01T22:06:00Z">
        <w:r w:rsidRPr="00FF73C3">
          <w:rPr>
            <w:rFonts w:ascii="Times New Roman" w:hAnsi="Times New Roman" w:cs="Times New Roman"/>
            <w:sz w:val="20"/>
            <w:szCs w:val="20"/>
          </w:rPr>
          <w:t>ED</w:t>
        </w:r>
      </w:ins>
      <w:ins w:id="53" w:author="Abraham Isaac Jacob Gajardo Cortez (masterin)" w:date="2020-12-01T22:07:00Z">
        <w:r>
          <w:rPr>
            <w:rFonts w:ascii="Times New Roman" w:hAnsi="Times New Roman" w:cs="Times New Roman"/>
            <w:sz w:val="20"/>
            <w:szCs w:val="20"/>
          </w:rPr>
          <w:t>)</w:t>
        </w:r>
      </w:ins>
      <w:ins w:id="54" w:author="Abraham Isaac Jacob Gajardo Cortez (masterin)" w:date="2020-12-01T22:06:00Z">
        <w:r w:rsidRPr="00FF73C3">
          <w:rPr>
            <w:rFonts w:ascii="Times New Roman" w:hAnsi="Times New Roman" w:cs="Times New Roman"/>
            <w:sz w:val="20"/>
            <w:szCs w:val="20"/>
          </w:rPr>
          <w:t xml:space="preserve"> admissions</w:t>
        </w:r>
      </w:ins>
      <w:ins w:id="55" w:author="Abraham Isaac Jacob Gajardo Cortez (masterin)" w:date="2020-12-01T22:10:00Z">
        <w:r>
          <w:rPr>
            <w:rFonts w:ascii="Times New Roman" w:hAnsi="Times New Roman" w:cs="Times New Roman"/>
            <w:sz w:val="20"/>
            <w:szCs w:val="20"/>
          </w:rPr>
          <w:t xml:space="preserve"> (2015-2019). Data from</w:t>
        </w:r>
      </w:ins>
      <w:ins w:id="56" w:author="Abraham Isaac Jacob Gajardo Cortez (masterin)" w:date="2020-12-01T22:07:00Z">
        <w:r>
          <w:rPr>
            <w:rFonts w:ascii="Times New Roman" w:hAnsi="Times New Roman" w:cs="Times New Roman"/>
            <w:sz w:val="20"/>
            <w:szCs w:val="20"/>
          </w:rPr>
          <w:t xml:space="preserve"> </w:t>
        </w:r>
      </w:ins>
      <w:ins w:id="57" w:author="Abraham Isaac Jacob Gajardo Cortez (masterin)" w:date="2020-12-01T22:08:00Z">
        <w:r>
          <w:rPr>
            <w:rFonts w:ascii="Times New Roman" w:hAnsi="Times New Roman" w:cs="Times New Roman"/>
            <w:sz w:val="20"/>
            <w:szCs w:val="20"/>
          </w:rPr>
          <w:t xml:space="preserve">three </w:t>
        </w:r>
      </w:ins>
      <w:ins w:id="58" w:author="Abraham Isaac Jacob Gajardo Cortez (masterin)" w:date="2020-12-01T22:10:00Z">
        <w:r>
          <w:rPr>
            <w:rFonts w:ascii="Times New Roman" w:hAnsi="Times New Roman" w:cs="Times New Roman"/>
            <w:sz w:val="20"/>
            <w:szCs w:val="20"/>
          </w:rPr>
          <w:t>public</w:t>
        </w:r>
      </w:ins>
      <w:ins w:id="59" w:author="Abraham Isaac Jacob Gajardo Cortez (masterin)" w:date="2020-12-01T22:08:00Z">
        <w:r>
          <w:rPr>
            <w:rFonts w:ascii="Times New Roman" w:hAnsi="Times New Roman" w:cs="Times New Roman"/>
            <w:sz w:val="20"/>
            <w:szCs w:val="20"/>
          </w:rPr>
          <w:t xml:space="preserve"> hospitals </w:t>
        </w:r>
      </w:ins>
      <w:ins w:id="60" w:author="Abraham Isaac Jacob Gajardo Cortez (masterin)" w:date="2020-12-01T22:10:00Z">
        <w:r>
          <w:rPr>
            <w:rFonts w:ascii="Times New Roman" w:hAnsi="Times New Roman" w:cs="Times New Roman"/>
            <w:sz w:val="20"/>
            <w:szCs w:val="20"/>
          </w:rPr>
          <w:t xml:space="preserve">located </w:t>
        </w:r>
        <w:del w:id="61" w:author="Andrés González Santa Cruz" w:date="2020-12-06T16:35:00Z">
          <w:r w:rsidDel="00305BA1">
            <w:rPr>
              <w:rFonts w:ascii="Times New Roman" w:hAnsi="Times New Roman" w:cs="Times New Roman"/>
              <w:sz w:val="20"/>
              <w:szCs w:val="20"/>
            </w:rPr>
            <w:delText xml:space="preserve">on </w:delText>
          </w:r>
        </w:del>
        <w:r>
          <w:rPr>
            <w:rFonts w:ascii="Times New Roman" w:hAnsi="Times New Roman" w:cs="Times New Roman"/>
            <w:sz w:val="20"/>
            <w:szCs w:val="20"/>
          </w:rPr>
          <w:t xml:space="preserve">3 km around the </w:t>
        </w:r>
      </w:ins>
      <w:ins w:id="62" w:author="Abraham Isaac Jacob Gajardo Cortez (masterin)" w:date="2020-12-01T22:11:00Z">
        <w:del w:id="63" w:author="Andrés González Santa Cruz" w:date="2020-12-05T12:34:00Z">
          <w:r w:rsidDel="002A2497">
            <w:rPr>
              <w:rFonts w:ascii="Times New Roman" w:hAnsi="Times New Roman" w:cs="Times New Roman"/>
              <w:sz w:val="20"/>
              <w:szCs w:val="20"/>
            </w:rPr>
            <w:delText xml:space="preserve">main </w:delText>
          </w:r>
        </w:del>
      </w:ins>
      <w:ins w:id="64" w:author="Abraham Isaac Jacob Gajardo Cortez (masterin)" w:date="2020-12-01T22:10:00Z">
        <w:del w:id="65" w:author="Andrés González Santa Cruz" w:date="2020-12-05T12:34:00Z">
          <w:r w:rsidDel="002A2497">
            <w:rPr>
              <w:rFonts w:ascii="Times New Roman" w:hAnsi="Times New Roman" w:cs="Times New Roman"/>
              <w:sz w:val="20"/>
              <w:szCs w:val="20"/>
            </w:rPr>
            <w:delText xml:space="preserve">protests </w:delText>
          </w:r>
        </w:del>
      </w:ins>
      <w:ins w:id="66" w:author="Abraham Isaac Jacob Gajardo Cortez (masterin)" w:date="2020-12-01T22:28:00Z">
        <w:del w:id="67" w:author="Andrés González Santa Cruz" w:date="2020-12-05T12:34:00Z">
          <w:r w:rsidR="00BD5D9E" w:rsidDel="002A2497">
            <w:rPr>
              <w:rFonts w:ascii="Times New Roman" w:hAnsi="Times New Roman" w:cs="Times New Roman"/>
              <w:sz w:val="20"/>
              <w:szCs w:val="20"/>
            </w:rPr>
            <w:delText>poin</w:delText>
          </w:r>
        </w:del>
      </w:ins>
      <w:ins w:id="68" w:author="Andrés González Santa Cruz" w:date="2020-12-05T12:34:00Z">
        <w:r w:rsidR="002A2497">
          <w:rPr>
            <w:rFonts w:ascii="Times New Roman" w:hAnsi="Times New Roman" w:cs="Times New Roman"/>
            <w:sz w:val="20"/>
            <w:szCs w:val="20"/>
          </w:rPr>
          <w:t>point of the main protes</w:t>
        </w:r>
      </w:ins>
      <w:ins w:id="69" w:author="Abraham Isaac Jacob Gajardo Cortez (masterin)" w:date="2020-12-01T22:28:00Z">
        <w:r w:rsidR="00BD5D9E">
          <w:rPr>
            <w:rFonts w:ascii="Times New Roman" w:hAnsi="Times New Roman" w:cs="Times New Roman"/>
            <w:sz w:val="20"/>
            <w:szCs w:val="20"/>
          </w:rPr>
          <w:t xml:space="preserve">t </w:t>
        </w:r>
      </w:ins>
      <w:ins w:id="70" w:author="Abraham Isaac Jacob Gajardo Cortez (masterin)" w:date="2020-12-01T22:10:00Z">
        <w:r>
          <w:rPr>
            <w:rFonts w:ascii="Times New Roman" w:hAnsi="Times New Roman" w:cs="Times New Roman"/>
            <w:sz w:val="20"/>
            <w:szCs w:val="20"/>
          </w:rPr>
          <w:t>in</w:t>
        </w:r>
      </w:ins>
      <w:ins w:id="71" w:author="Abraham Isaac Jacob Gajardo Cortez (masterin)" w:date="2020-12-01T22:08:00Z">
        <w:r>
          <w:rPr>
            <w:rFonts w:ascii="Times New Roman" w:hAnsi="Times New Roman" w:cs="Times New Roman"/>
            <w:sz w:val="20"/>
            <w:szCs w:val="20"/>
          </w:rPr>
          <w:t xml:space="preserve"> S</w:t>
        </w:r>
      </w:ins>
      <w:ins w:id="72" w:author="Abraham Isaac Jacob Gajardo Cortez (masterin)" w:date="2020-12-01T22:09:00Z">
        <w:r>
          <w:rPr>
            <w:rFonts w:ascii="Times New Roman" w:hAnsi="Times New Roman" w:cs="Times New Roman"/>
            <w:sz w:val="20"/>
            <w:szCs w:val="20"/>
          </w:rPr>
          <w:t>antiago, Chile</w:t>
        </w:r>
      </w:ins>
      <w:ins w:id="73" w:author="Abraham Isaac Jacob Gajardo Cortez (masterin)" w:date="2020-12-01T22:11:00Z">
        <w:del w:id="74" w:author="Andrés González Santa Cruz" w:date="2020-12-06T16:35:00Z">
          <w:r w:rsidDel="00305BA1">
            <w:rPr>
              <w:rFonts w:ascii="Times New Roman" w:hAnsi="Times New Roman" w:cs="Times New Roman"/>
              <w:sz w:val="20"/>
              <w:szCs w:val="20"/>
            </w:rPr>
            <w:delText>,</w:delText>
          </w:r>
        </w:del>
      </w:ins>
      <w:ins w:id="75" w:author="Abraham Isaac Jacob Gajardo Cortez (masterin)" w:date="2020-12-01T22:10:00Z">
        <w:del w:id="76" w:author="Andrés González Santa Cruz" w:date="2020-12-06T16:35:00Z">
          <w:r w:rsidDel="00305BA1">
            <w:rPr>
              <w:rFonts w:ascii="Times New Roman" w:hAnsi="Times New Roman" w:cs="Times New Roman"/>
              <w:sz w:val="20"/>
              <w:szCs w:val="20"/>
            </w:rPr>
            <w:delText xml:space="preserve"> was us</w:delText>
          </w:r>
        </w:del>
      </w:ins>
      <w:ins w:id="77" w:author="Abraham Isaac Jacob Gajardo Cortez (masterin)" w:date="2020-12-01T22:11:00Z">
        <w:del w:id="78" w:author="Andrés González Santa Cruz" w:date="2020-12-06T16:35:00Z">
          <w:r w:rsidDel="00305BA1">
            <w:rPr>
              <w:rFonts w:ascii="Times New Roman" w:hAnsi="Times New Roman" w:cs="Times New Roman"/>
              <w:sz w:val="20"/>
              <w:szCs w:val="20"/>
            </w:rPr>
            <w:delText>ed</w:delText>
          </w:r>
        </w:del>
      </w:ins>
      <w:ins w:id="79" w:author="Abraham Isaac Jacob Gajardo Cortez (masterin)" w:date="2020-12-01T22:07:00Z">
        <w:r>
          <w:rPr>
            <w:rFonts w:ascii="Times New Roman" w:hAnsi="Times New Roman" w:cs="Times New Roman"/>
            <w:sz w:val="20"/>
            <w:szCs w:val="20"/>
          </w:rPr>
          <w:t xml:space="preserve">. </w:t>
        </w:r>
      </w:ins>
      <w:ins w:id="80" w:author="Abraham Isaac Jacob Gajardo Cortez (masterin)" w:date="2020-12-01T22:09:00Z">
        <w:r w:rsidRPr="00AE68AE">
          <w:rPr>
            <w:rFonts w:ascii="Times New Roman" w:eastAsia="Times New Roman" w:hAnsi="Times New Roman" w:cs="Times New Roman"/>
            <w:sz w:val="20"/>
            <w:szCs w:val="20"/>
          </w:rPr>
          <w:t>The exposure period was defined as the onset of social protests on October 18 to December 31, 2019</w:t>
        </w:r>
      </w:ins>
      <w:ins w:id="81" w:author="Abraham Isaac Jacob Gajardo Cortez (masterin)" w:date="2020-12-01T22:11:00Z">
        <w:r>
          <w:rPr>
            <w:rFonts w:ascii="Times New Roman" w:eastAsia="Times New Roman" w:hAnsi="Times New Roman" w:cs="Times New Roman"/>
            <w:sz w:val="20"/>
            <w:szCs w:val="20"/>
          </w:rPr>
          <w:t xml:space="preserve">. </w:t>
        </w:r>
      </w:ins>
      <w:ins w:id="82" w:author="Abraham Isaac Jacob Gajardo Cortez (masterin)" w:date="2020-12-01T22:12:00Z">
        <w:del w:id="83" w:author="Andrés González Santa Cruz" w:date="2020-12-05T20:19:00Z">
          <w:r w:rsidDel="00E15B8C">
            <w:rPr>
              <w:rFonts w:ascii="Times New Roman" w:eastAsia="Times New Roman" w:hAnsi="Times New Roman" w:cs="Times New Roman"/>
              <w:sz w:val="20"/>
              <w:szCs w:val="20"/>
            </w:rPr>
            <w:delText>N</w:delText>
          </w:r>
        </w:del>
      </w:ins>
      <w:ins w:id="84" w:author="Andrés González Santa Cruz" w:date="2020-12-05T20:19:00Z">
        <w:r w:rsidR="00E15B8C">
          <w:rPr>
            <w:rFonts w:ascii="Times New Roman" w:eastAsia="Times New Roman" w:hAnsi="Times New Roman" w:cs="Times New Roman"/>
            <w:sz w:val="20"/>
            <w:szCs w:val="20"/>
          </w:rPr>
          <w:t>The n</w:t>
        </w:r>
      </w:ins>
      <w:ins w:id="85" w:author="Abraham Isaac Jacob Gajardo Cortez (masterin)" w:date="2020-12-01T22:12:00Z">
        <w:r>
          <w:rPr>
            <w:rFonts w:ascii="Times New Roman" w:eastAsia="Times New Roman" w:hAnsi="Times New Roman" w:cs="Times New Roman"/>
            <w:sz w:val="20"/>
            <w:szCs w:val="20"/>
          </w:rPr>
          <w:t>umber of weekly consultations and hospitalizations by trauma and respiratory causes, together with the rate of hospitalizations by 1,000 ED consultations</w:t>
        </w:r>
      </w:ins>
      <w:ins w:id="86" w:author="Andrés González Santa Cruz" w:date="2020-12-05T12:33:00Z">
        <w:r w:rsidR="002A2497">
          <w:rPr>
            <w:rFonts w:ascii="Times New Roman" w:eastAsia="Times New Roman" w:hAnsi="Times New Roman" w:cs="Times New Roman"/>
            <w:sz w:val="20"/>
            <w:szCs w:val="20"/>
          </w:rPr>
          <w:t>,</w:t>
        </w:r>
      </w:ins>
      <w:ins w:id="87" w:author="Abraham Isaac Jacob Gajardo Cortez (masterin)" w:date="2020-12-01T22:12:00Z">
        <w:r>
          <w:rPr>
            <w:rFonts w:ascii="Times New Roman" w:eastAsia="Times New Roman" w:hAnsi="Times New Roman" w:cs="Times New Roman"/>
            <w:sz w:val="20"/>
            <w:szCs w:val="20"/>
          </w:rPr>
          <w:t xml:space="preserve"> were the outcome</w:t>
        </w:r>
      </w:ins>
      <w:ins w:id="88" w:author="Abraham Isaac Jacob Gajardo Cortez (masterin)" w:date="2020-12-01T22:13:00Z">
        <w:r>
          <w:rPr>
            <w:rFonts w:ascii="Times New Roman" w:eastAsia="Times New Roman" w:hAnsi="Times New Roman" w:cs="Times New Roman"/>
            <w:sz w:val="20"/>
            <w:szCs w:val="20"/>
          </w:rPr>
          <w:t xml:space="preserve">s. </w:t>
        </w:r>
      </w:ins>
      <w:ins w:id="89" w:author="Abraham Isaac Jacob Gajardo Cortez (masterin)" w:date="2020-12-01T22:28:00Z">
        <w:r w:rsidR="00BD5D9E">
          <w:rPr>
            <w:rFonts w:ascii="Times New Roman" w:eastAsia="Times New Roman" w:hAnsi="Times New Roman" w:cs="Times New Roman"/>
            <w:sz w:val="20"/>
            <w:szCs w:val="20"/>
          </w:rPr>
          <w:t xml:space="preserve">We implemented </w:t>
        </w:r>
      </w:ins>
      <w:ins w:id="90" w:author="Abraham Isaac Jacob Gajardo Cortez (masterin)" w:date="2020-12-01T22:13:00Z">
        <w:r w:rsidRPr="00AE68AE">
          <w:rPr>
            <w:rFonts w:ascii="Times New Roman" w:eastAsia="Times New Roman" w:hAnsi="Times New Roman" w:cs="Times New Roman"/>
            <w:iCs/>
            <w:sz w:val="20"/>
            <w:szCs w:val="20"/>
          </w:rPr>
          <w:t>Bayesian structural time series (</w:t>
        </w:r>
        <w:r w:rsidRPr="00AE68AE">
          <w:rPr>
            <w:rFonts w:ascii="Times New Roman" w:eastAsia="Times New Roman" w:hAnsi="Times New Roman" w:cs="Times New Roman"/>
            <w:i/>
            <w:sz w:val="20"/>
            <w:szCs w:val="20"/>
          </w:rPr>
          <w:t>BSTS</w:t>
        </w:r>
        <w:r w:rsidRPr="00AE68AE">
          <w:rPr>
            <w:rFonts w:ascii="Times New Roman" w:eastAsia="Times New Roman" w:hAnsi="Times New Roman" w:cs="Times New Roman"/>
            <w:iCs/>
            <w:sz w:val="20"/>
            <w:szCs w:val="20"/>
          </w:rPr>
          <w:t>) models</w:t>
        </w:r>
        <w:r>
          <w:rPr>
            <w:rFonts w:ascii="Times New Roman" w:eastAsia="Times New Roman" w:hAnsi="Times New Roman" w:cs="Times New Roman"/>
            <w:iCs/>
            <w:sz w:val="20"/>
            <w:szCs w:val="20"/>
          </w:rPr>
          <w:t xml:space="preserve"> </w:t>
        </w:r>
      </w:ins>
      <w:ins w:id="91" w:author="Abraham Isaac Jacob Gajardo Cortez (masterin)" w:date="2020-12-01T22:15:00Z">
        <w:r>
          <w:rPr>
            <w:rFonts w:ascii="Times New Roman" w:eastAsia="Times New Roman" w:hAnsi="Times New Roman" w:cs="Times New Roman"/>
            <w:iCs/>
            <w:sz w:val="20"/>
            <w:szCs w:val="20"/>
          </w:rPr>
          <w:t>to calculate a</w:t>
        </w:r>
      </w:ins>
      <w:ins w:id="92" w:author="Abraham Isaac Jacob Gajardo Cortez (masterin)" w:date="2020-12-01T22:14:00Z">
        <w:r>
          <w:rPr>
            <w:rFonts w:ascii="Times New Roman" w:eastAsia="Times New Roman" w:hAnsi="Times New Roman" w:cs="Times New Roman"/>
            <w:iCs/>
            <w:sz w:val="20"/>
            <w:szCs w:val="20"/>
          </w:rPr>
          <w:t xml:space="preserve">bsolute and relative differences between the observed outcomes and the </w:t>
        </w:r>
        <w:del w:id="93" w:author="Andrés González Santa Cruz" w:date="2020-12-05T12:33:00Z">
          <w:r w:rsidDel="002A2497">
            <w:rPr>
              <w:rFonts w:ascii="Times New Roman" w:eastAsia="Times New Roman" w:hAnsi="Times New Roman" w:cs="Times New Roman"/>
              <w:iCs/>
              <w:sz w:val="20"/>
              <w:szCs w:val="20"/>
            </w:rPr>
            <w:delText>contrafactual</w:delText>
          </w:r>
        </w:del>
      </w:ins>
      <w:ins w:id="94" w:author="Andrés González Santa Cruz" w:date="2020-12-05T12:33:00Z">
        <w:r w:rsidR="002A2497">
          <w:rPr>
            <w:rFonts w:ascii="Times New Roman" w:eastAsia="Times New Roman" w:hAnsi="Times New Roman" w:cs="Times New Roman"/>
            <w:iCs/>
            <w:sz w:val="20"/>
            <w:szCs w:val="20"/>
          </w:rPr>
          <w:t>counterfactual</w:t>
        </w:r>
      </w:ins>
      <w:ins w:id="95" w:author="Andrés González Santa Cruz" w:date="2020-12-08T09:29:00Z">
        <w:r w:rsidR="003F1EEB">
          <w:rPr>
            <w:rFonts w:ascii="Times New Roman" w:eastAsia="Times New Roman" w:hAnsi="Times New Roman" w:cs="Times New Roman"/>
            <w:iCs/>
            <w:sz w:val="20"/>
            <w:szCs w:val="20"/>
          </w:rPr>
          <w:t xml:space="preserve"> and their credible intervals (CrI)</w:t>
        </w:r>
      </w:ins>
      <w:ins w:id="96" w:author="Abraham Isaac Jacob Gajardo Cortez (masterin)" w:date="2020-12-01T22:29:00Z">
        <w:r w:rsidR="00BD5D9E">
          <w:rPr>
            <w:rFonts w:ascii="Times New Roman" w:eastAsia="Times New Roman" w:hAnsi="Times New Roman" w:cs="Times New Roman"/>
            <w:iCs/>
            <w:sz w:val="20"/>
            <w:szCs w:val="20"/>
          </w:rPr>
          <w:t>.</w:t>
        </w:r>
      </w:ins>
    </w:p>
    <w:p w14:paraId="44D6E1EA" w14:textId="7242D0F4" w:rsidR="00BD5D9E" w:rsidRDefault="00BD5D9E" w:rsidP="00BD5D9E">
      <w:pPr>
        <w:spacing w:line="360" w:lineRule="auto"/>
        <w:jc w:val="both"/>
        <w:rPr>
          <w:ins w:id="97" w:author="Abraham Isaac Jacob Gajardo Cortez (masterin)" w:date="2020-12-01T22:24:00Z"/>
          <w:rFonts w:ascii="Times New Roman" w:hAnsi="Times New Roman" w:cs="Times New Roman"/>
          <w:sz w:val="20"/>
          <w:szCs w:val="20"/>
        </w:rPr>
      </w:pPr>
      <w:ins w:id="98" w:author="Abraham Isaac Jacob Gajardo Cortez (masterin)" w:date="2020-12-01T22:19:00Z">
        <w:r>
          <w:rPr>
            <w:rFonts w:ascii="Times New Roman" w:hAnsi="Times New Roman" w:cs="Times New Roman"/>
            <w:sz w:val="20"/>
            <w:szCs w:val="20"/>
          </w:rPr>
          <w:t xml:space="preserve">Results: </w:t>
        </w:r>
        <w:del w:id="99" w:author="Andrés González Santa Cruz" w:date="2020-12-06T16:36:00Z">
          <w:r w:rsidDel="00305BA1">
            <w:rPr>
              <w:rFonts w:ascii="Times New Roman" w:hAnsi="Times New Roman" w:cs="Times New Roman"/>
              <w:sz w:val="20"/>
              <w:szCs w:val="20"/>
            </w:rPr>
            <w:delText>XXXX</w:delText>
          </w:r>
        </w:del>
      </w:ins>
      <w:ins w:id="100" w:author="Andrés González Santa Cruz" w:date="2020-12-06T16:36:00Z">
        <w:r w:rsidR="00305BA1">
          <w:rPr>
            <w:rFonts w:ascii="Times New Roman" w:hAnsi="Times New Roman" w:cs="Times New Roman"/>
            <w:sz w:val="20"/>
            <w:szCs w:val="20"/>
          </w:rPr>
          <w:t>148,141</w:t>
        </w:r>
      </w:ins>
      <w:ins w:id="101" w:author="Abraham Isaac Jacob Gajardo Cortez (masterin)" w:date="2020-12-01T22:19:00Z">
        <w:r>
          <w:rPr>
            <w:rFonts w:ascii="Times New Roman" w:hAnsi="Times New Roman" w:cs="Times New Roman"/>
            <w:sz w:val="20"/>
            <w:szCs w:val="20"/>
          </w:rPr>
          <w:t xml:space="preserve"> ED consu</w:t>
        </w:r>
      </w:ins>
      <w:ins w:id="102" w:author="Abraham Isaac Jacob Gajardo Cortez (masterin)" w:date="2020-12-01T22:20:00Z">
        <w:r>
          <w:rPr>
            <w:rFonts w:ascii="Times New Roman" w:hAnsi="Times New Roman" w:cs="Times New Roman"/>
            <w:sz w:val="20"/>
            <w:szCs w:val="20"/>
          </w:rPr>
          <w:t xml:space="preserve">ltations and </w:t>
        </w:r>
        <w:del w:id="103" w:author="Andrés González Santa Cruz" w:date="2020-12-06T16:36:00Z">
          <w:r w:rsidDel="00305BA1">
            <w:rPr>
              <w:rFonts w:ascii="Times New Roman" w:hAnsi="Times New Roman" w:cs="Times New Roman"/>
              <w:sz w:val="20"/>
              <w:szCs w:val="20"/>
            </w:rPr>
            <w:delText>YYYY</w:delText>
          </w:r>
        </w:del>
      </w:ins>
      <w:ins w:id="104" w:author="Andrés González Santa Cruz" w:date="2020-12-06T16:36:00Z">
        <w:r w:rsidR="00305BA1">
          <w:rPr>
            <w:rFonts w:ascii="Times New Roman" w:hAnsi="Times New Roman" w:cs="Times New Roman"/>
            <w:sz w:val="20"/>
            <w:szCs w:val="20"/>
          </w:rPr>
          <w:t>15,500</w:t>
        </w:r>
      </w:ins>
      <w:ins w:id="105" w:author="Abraham Isaac Jacob Gajardo Cortez (masterin)" w:date="2020-12-01T22:20:00Z">
        <w:r>
          <w:rPr>
            <w:rFonts w:ascii="Times New Roman" w:hAnsi="Times New Roman" w:cs="Times New Roman"/>
            <w:sz w:val="20"/>
            <w:szCs w:val="20"/>
          </w:rPr>
          <w:t xml:space="preserve"> hospitalizations were observed in 20</w:t>
        </w:r>
        <w:del w:id="106" w:author="Andrés González Santa Cruz" w:date="2020-12-05T20:18:00Z">
          <w:r w:rsidDel="00E15B8C">
            <w:rPr>
              <w:rFonts w:ascii="Times New Roman" w:hAnsi="Times New Roman" w:cs="Times New Roman"/>
              <w:sz w:val="20"/>
              <w:szCs w:val="20"/>
            </w:rPr>
            <w:delText>20</w:delText>
          </w:r>
        </w:del>
      </w:ins>
      <w:ins w:id="107" w:author="Andrés González Santa Cruz" w:date="2020-12-05T20:18:00Z">
        <w:r w:rsidR="00E15B8C">
          <w:rPr>
            <w:rFonts w:ascii="Times New Roman" w:hAnsi="Times New Roman" w:cs="Times New Roman"/>
            <w:sz w:val="20"/>
            <w:szCs w:val="20"/>
          </w:rPr>
          <w:t>19</w:t>
        </w:r>
      </w:ins>
      <w:ins w:id="108" w:author="Abraham Isaac Jacob Gajardo Cortez (masterin)" w:date="2020-12-01T22:29:00Z">
        <w:r w:rsidR="00AE5DE4">
          <w:rPr>
            <w:rFonts w:ascii="Times New Roman" w:hAnsi="Times New Roman" w:cs="Times New Roman"/>
            <w:sz w:val="20"/>
            <w:szCs w:val="20"/>
          </w:rPr>
          <w:t xml:space="preserve">. </w:t>
        </w:r>
      </w:ins>
      <w:ins w:id="109" w:author="Abraham Isaac Jacob Gajardo Cortez (masterin)" w:date="2020-12-01T22:21:00Z">
        <w:r w:rsidRPr="00B24FCC">
          <w:rPr>
            <w:rFonts w:ascii="Times New Roman" w:hAnsi="Times New Roman" w:cs="Times New Roman"/>
            <w:sz w:val="20"/>
            <w:szCs w:val="20"/>
          </w:rPr>
          <w:t xml:space="preserve">Health services utilization, assessed by ED consultations, were not affected by the social </w:t>
        </w:r>
      </w:ins>
      <w:ins w:id="110" w:author="Abraham Isaac Jacob Gajardo Cortez (masterin)" w:date="2020-12-01T22:29:00Z">
        <w:r w:rsidR="00AE5DE4">
          <w:rPr>
            <w:rFonts w:ascii="Times New Roman" w:hAnsi="Times New Roman" w:cs="Times New Roman"/>
            <w:sz w:val="20"/>
            <w:szCs w:val="20"/>
          </w:rPr>
          <w:t>protests</w:t>
        </w:r>
      </w:ins>
      <w:ins w:id="111" w:author="Abraham Isaac Jacob Gajardo Cortez (masterin)" w:date="2020-12-01T22:21:00Z">
        <w:del w:id="112" w:author="Andrés González Santa Cruz" w:date="2020-12-06T20:59:00Z">
          <w:r w:rsidDel="005F4533">
            <w:rPr>
              <w:rFonts w:ascii="Times New Roman" w:hAnsi="Times New Roman" w:cs="Times New Roman"/>
              <w:sz w:val="20"/>
              <w:szCs w:val="20"/>
            </w:rPr>
            <w:delText xml:space="preserve"> (p-value &gt; 0.050)</w:delText>
          </w:r>
        </w:del>
        <w:r>
          <w:rPr>
            <w:rFonts w:ascii="Times New Roman" w:hAnsi="Times New Roman" w:cs="Times New Roman"/>
            <w:sz w:val="20"/>
            <w:szCs w:val="20"/>
          </w:rPr>
          <w:t xml:space="preserve">. </w:t>
        </w:r>
      </w:ins>
      <w:ins w:id="113" w:author="Abraham Isaac Jacob Gajardo Cortez (masterin)" w:date="2020-12-01T22:22:00Z">
        <w:r>
          <w:rPr>
            <w:rFonts w:ascii="Times New Roman" w:hAnsi="Times New Roman" w:cs="Times New Roman"/>
            <w:sz w:val="20"/>
            <w:szCs w:val="20"/>
          </w:rPr>
          <w:t xml:space="preserve">In contrast, </w:t>
        </w:r>
      </w:ins>
      <w:ins w:id="114" w:author="Abraham Isaac Jacob Gajardo Cortez (masterin)" w:date="2020-12-01T22:23:00Z">
        <w:r>
          <w:rPr>
            <w:rFonts w:ascii="Times New Roman" w:hAnsi="Times New Roman" w:cs="Times New Roman"/>
            <w:sz w:val="20"/>
            <w:szCs w:val="20"/>
          </w:rPr>
          <w:t xml:space="preserve">after social movement onset, </w:t>
        </w:r>
      </w:ins>
      <w:ins w:id="115" w:author="Abraham Isaac Jacob Gajardo Cortez (masterin)" w:date="2020-12-01T22:22:00Z">
        <w:r w:rsidRPr="005F4533">
          <w:rPr>
            <w:rFonts w:ascii="Times New Roman" w:hAnsi="Times New Roman" w:cs="Times New Roman"/>
            <w:sz w:val="20"/>
            <w:szCs w:val="20"/>
            <w:highlight w:val="yellow"/>
            <w:rPrChange w:id="116" w:author="Andrés González Santa Cruz" w:date="2020-12-06T20:59:00Z">
              <w:rPr>
                <w:rFonts w:ascii="Times New Roman" w:hAnsi="Times New Roman" w:cs="Times New Roman"/>
                <w:sz w:val="20"/>
                <w:szCs w:val="20"/>
              </w:rPr>
            </w:rPrChange>
          </w:rPr>
          <w:t>trauma hospitalizations increased by 16% (</w:t>
        </w:r>
      </w:ins>
      <w:bookmarkStart w:id="117" w:name="_Hlk58181911"/>
      <w:ins w:id="118" w:author="Andrés González Santa Cruz" w:date="2020-12-06T20:58:00Z">
        <w:r w:rsidR="005F4533" w:rsidRPr="005F4533">
          <w:rPr>
            <w:rFonts w:ascii="Times New Roman" w:hAnsi="Times New Roman" w:cs="Times New Roman"/>
            <w:sz w:val="20"/>
            <w:szCs w:val="20"/>
            <w:highlight w:val="yellow"/>
            <w:rPrChange w:id="119" w:author="Andrés González Santa Cruz" w:date="2020-12-06T20:59:00Z">
              <w:rPr>
                <w:rFonts w:ascii="Times New Roman" w:hAnsi="Times New Roman" w:cs="Times New Roman"/>
                <w:sz w:val="20"/>
                <w:szCs w:val="20"/>
              </w:rPr>
            </w:rPrChange>
          </w:rPr>
          <w:t xml:space="preserve">95% </w:t>
        </w:r>
      </w:ins>
      <w:ins w:id="120" w:author="Andrés González Santa Cruz" w:date="2020-12-06T20:57:00Z">
        <w:r w:rsidR="005F4533" w:rsidRPr="005F4533">
          <w:rPr>
            <w:rFonts w:ascii="Times New Roman" w:hAnsi="Times New Roman" w:cs="Times New Roman"/>
            <w:sz w:val="20"/>
            <w:szCs w:val="20"/>
            <w:highlight w:val="yellow"/>
            <w:rPrChange w:id="121" w:author="Andrés González Santa Cruz" w:date="2020-12-06T20:59:00Z">
              <w:rPr>
                <w:rFonts w:ascii="Times New Roman" w:hAnsi="Times New Roman" w:cs="Times New Roman"/>
                <w:sz w:val="20"/>
                <w:szCs w:val="20"/>
              </w:rPr>
            </w:rPrChange>
          </w:rPr>
          <w:t>CrI</w:t>
        </w:r>
      </w:ins>
      <w:ins w:id="122" w:author="Andrés González Santa Cruz" w:date="2020-12-06T20:58:00Z">
        <w:r w:rsidR="005F4533" w:rsidRPr="005F4533">
          <w:rPr>
            <w:rFonts w:ascii="Times New Roman" w:hAnsi="Times New Roman" w:cs="Times New Roman"/>
            <w:sz w:val="20"/>
            <w:szCs w:val="20"/>
            <w:highlight w:val="yellow"/>
            <w:rPrChange w:id="123" w:author="Andrés González Santa Cruz" w:date="2020-12-06T20:59:00Z">
              <w:rPr>
                <w:rFonts w:ascii="Times New Roman" w:hAnsi="Times New Roman" w:cs="Times New Roman"/>
                <w:sz w:val="20"/>
                <w:szCs w:val="20"/>
              </w:rPr>
            </w:rPrChange>
          </w:rPr>
          <w:t>:</w:t>
        </w:r>
      </w:ins>
      <w:ins w:id="124" w:author="Andrés González Santa Cruz" w:date="2020-12-06T20:57:00Z">
        <w:r w:rsidR="005F4533" w:rsidRPr="005F4533">
          <w:rPr>
            <w:rFonts w:ascii="Times New Roman" w:hAnsi="Times New Roman" w:cs="Times New Roman"/>
            <w:sz w:val="20"/>
            <w:szCs w:val="20"/>
            <w:highlight w:val="yellow"/>
            <w:rPrChange w:id="125" w:author="Andrés González Santa Cruz" w:date="2020-12-06T20:59:00Z">
              <w:rPr>
                <w:rFonts w:ascii="Times New Roman" w:hAnsi="Times New Roman" w:cs="Times New Roman"/>
                <w:sz w:val="20"/>
                <w:szCs w:val="20"/>
              </w:rPr>
            </w:rPrChange>
          </w:rPr>
          <w:t xml:space="preserve"> </w:t>
        </w:r>
      </w:ins>
      <w:ins w:id="126" w:author="Andrés González Santa Cruz" w:date="2020-12-06T20:56:00Z">
        <w:r w:rsidR="005F4533" w:rsidRPr="005F4533">
          <w:rPr>
            <w:rFonts w:ascii="Times New Roman" w:hAnsi="Times New Roman" w:cs="Times New Roman"/>
            <w:sz w:val="20"/>
            <w:szCs w:val="20"/>
            <w:highlight w:val="yellow"/>
            <w:rPrChange w:id="127" w:author="Andrés González Santa Cruz" w:date="2020-12-06T20:59:00Z">
              <w:rPr>
                <w:rFonts w:ascii="Times New Roman" w:hAnsi="Times New Roman" w:cs="Times New Roman"/>
                <w:sz w:val="20"/>
                <w:szCs w:val="20"/>
              </w:rPr>
            </w:rPrChange>
          </w:rPr>
          <w:t>2.75, 29.82</w:t>
        </w:r>
      </w:ins>
      <w:ins w:id="128" w:author="Abraham Isaac Jacob Gajardo Cortez (masterin)" w:date="2020-12-01T22:22:00Z">
        <w:del w:id="129" w:author="Andrés González Santa Cruz" w:date="2020-12-07T20:19:00Z">
          <w:r w:rsidRPr="005F4533" w:rsidDel="00621213">
            <w:rPr>
              <w:rFonts w:ascii="Times New Roman" w:hAnsi="Times New Roman" w:cs="Times New Roman"/>
              <w:sz w:val="20"/>
              <w:szCs w:val="20"/>
              <w:highlight w:val="yellow"/>
              <w:rPrChange w:id="130" w:author="Andrés González Santa Cruz" w:date="2020-12-06T20:59:00Z">
                <w:rPr>
                  <w:rFonts w:ascii="Times New Roman" w:hAnsi="Times New Roman" w:cs="Times New Roman"/>
                  <w:sz w:val="20"/>
                  <w:szCs w:val="20"/>
                </w:rPr>
              </w:rPrChange>
            </w:rPr>
            <w:delText>p</w:delText>
          </w:r>
        </w:del>
        <w:del w:id="131" w:author="Andrés González Santa Cruz" w:date="2020-12-06T20:57:00Z">
          <w:r w:rsidRPr="005F4533" w:rsidDel="005F4533">
            <w:rPr>
              <w:rFonts w:ascii="Times New Roman" w:hAnsi="Times New Roman" w:cs="Times New Roman"/>
              <w:sz w:val="20"/>
              <w:szCs w:val="20"/>
              <w:highlight w:val="yellow"/>
              <w:rPrChange w:id="132" w:author="Andrés González Santa Cruz" w:date="2020-12-06T20:59:00Z">
                <w:rPr>
                  <w:rFonts w:ascii="Times New Roman" w:hAnsi="Times New Roman" w:cs="Times New Roman"/>
                  <w:sz w:val="20"/>
                  <w:szCs w:val="20"/>
                </w:rPr>
              </w:rPrChange>
            </w:rPr>
            <w:delText>-value</w:delText>
          </w:r>
        </w:del>
        <w:del w:id="133" w:author="Andrés González Santa Cruz" w:date="2020-12-07T20:19:00Z">
          <w:r w:rsidRPr="005F4533" w:rsidDel="00621213">
            <w:rPr>
              <w:rFonts w:ascii="Times New Roman" w:hAnsi="Times New Roman" w:cs="Times New Roman"/>
              <w:sz w:val="20"/>
              <w:szCs w:val="20"/>
              <w:highlight w:val="yellow"/>
              <w:rPrChange w:id="134" w:author="Andrés González Santa Cruz" w:date="2020-12-06T20:59:00Z">
                <w:rPr>
                  <w:rFonts w:ascii="Times New Roman" w:hAnsi="Times New Roman" w:cs="Times New Roman"/>
                  <w:sz w:val="20"/>
                  <w:szCs w:val="20"/>
                </w:rPr>
              </w:rPrChange>
            </w:rPr>
            <w:delText xml:space="preserve"> 0.010</w:delText>
          </w:r>
        </w:del>
        <w:bookmarkEnd w:id="117"/>
        <w:r w:rsidRPr="005F4533">
          <w:rPr>
            <w:rFonts w:ascii="Times New Roman" w:hAnsi="Times New Roman" w:cs="Times New Roman"/>
            <w:sz w:val="20"/>
            <w:szCs w:val="20"/>
            <w:highlight w:val="yellow"/>
            <w:rPrChange w:id="135" w:author="Andrés González Santa Cruz" w:date="2020-12-06T20:59:00Z">
              <w:rPr>
                <w:rFonts w:ascii="Times New Roman" w:hAnsi="Times New Roman" w:cs="Times New Roman"/>
                <w:sz w:val="20"/>
                <w:szCs w:val="20"/>
              </w:rPr>
            </w:rPrChange>
          </w:rPr>
          <w:t>)</w:t>
        </w:r>
        <w:r>
          <w:rPr>
            <w:rFonts w:ascii="Times New Roman" w:hAnsi="Times New Roman" w:cs="Times New Roman"/>
            <w:sz w:val="20"/>
            <w:szCs w:val="20"/>
          </w:rPr>
          <w:t>,</w:t>
        </w:r>
        <w:r w:rsidRPr="00B24FCC">
          <w:rPr>
            <w:rFonts w:ascii="Times New Roman" w:hAnsi="Times New Roman" w:cs="Times New Roman"/>
            <w:sz w:val="20"/>
            <w:szCs w:val="20"/>
          </w:rPr>
          <w:t xml:space="preserve"> </w:t>
        </w:r>
      </w:ins>
      <w:ins w:id="136" w:author="Abraham Isaac Jacob Gajardo Cortez (masterin)" w:date="2020-12-01T22:23:00Z">
        <w:r>
          <w:rPr>
            <w:rFonts w:ascii="Times New Roman" w:hAnsi="Times New Roman" w:cs="Times New Roman"/>
            <w:sz w:val="20"/>
            <w:szCs w:val="20"/>
          </w:rPr>
          <w:t>and the proportion of hospitaliza</w:t>
        </w:r>
      </w:ins>
      <w:ins w:id="137" w:author="Abraham Isaac Jacob Gajardo Cortez (masterin)" w:date="2020-12-01T22:29:00Z">
        <w:r w:rsidR="00AE5DE4">
          <w:rPr>
            <w:rFonts w:ascii="Times New Roman" w:hAnsi="Times New Roman" w:cs="Times New Roman"/>
            <w:sz w:val="20"/>
            <w:szCs w:val="20"/>
          </w:rPr>
          <w:t>t</w:t>
        </w:r>
      </w:ins>
      <w:ins w:id="138" w:author="Abraham Isaac Jacob Gajardo Cortez (masterin)" w:date="2020-12-01T22:23:00Z">
        <w:r>
          <w:rPr>
            <w:rFonts w:ascii="Times New Roman" w:hAnsi="Times New Roman" w:cs="Times New Roman"/>
            <w:sz w:val="20"/>
            <w:szCs w:val="20"/>
          </w:rPr>
          <w:t>ion</w:t>
        </w:r>
      </w:ins>
      <w:ins w:id="139" w:author="Abraham Isaac Jacob Gajardo Cortez (masterin)" w:date="2020-12-01T22:29:00Z">
        <w:r w:rsidR="00AE5DE4">
          <w:rPr>
            <w:rFonts w:ascii="Times New Roman" w:hAnsi="Times New Roman" w:cs="Times New Roman"/>
            <w:sz w:val="20"/>
            <w:szCs w:val="20"/>
          </w:rPr>
          <w:t>s</w:t>
        </w:r>
      </w:ins>
      <w:ins w:id="140" w:author="Abraham Isaac Jacob Gajardo Cortez (masterin)" w:date="2020-12-01T22:23:00Z">
        <w:r>
          <w:rPr>
            <w:rFonts w:ascii="Times New Roman" w:hAnsi="Times New Roman" w:cs="Times New Roman"/>
            <w:sz w:val="20"/>
            <w:szCs w:val="20"/>
          </w:rPr>
          <w:t xml:space="preserve"> by ED consultations </w:t>
        </w:r>
      </w:ins>
      <w:ins w:id="141" w:author="Abraham Isaac Jacob Gajardo Cortez (masterin)" w:date="2020-12-01T22:24:00Z">
        <w:r>
          <w:rPr>
            <w:rFonts w:ascii="Times New Roman" w:hAnsi="Times New Roman" w:cs="Times New Roman"/>
            <w:sz w:val="20"/>
            <w:szCs w:val="20"/>
          </w:rPr>
          <w:t>increased by</w:t>
        </w:r>
      </w:ins>
      <w:ins w:id="142" w:author="Abraham Isaac Jacob Gajardo Cortez (masterin)" w:date="2020-12-01T22:22:00Z">
        <w:r w:rsidRPr="00B24FCC">
          <w:rPr>
            <w:rFonts w:ascii="Times New Roman" w:hAnsi="Times New Roman" w:cs="Times New Roman"/>
            <w:sz w:val="20"/>
            <w:szCs w:val="20"/>
          </w:rPr>
          <w:t xml:space="preserve"> 38% </w:t>
        </w:r>
      </w:ins>
      <w:ins w:id="143" w:author="Abraham Isaac Jacob Gajardo Cortez (masterin)" w:date="2020-12-01T22:24:00Z">
        <w:r>
          <w:rPr>
            <w:rFonts w:ascii="Times New Roman" w:hAnsi="Times New Roman" w:cs="Times New Roman"/>
            <w:sz w:val="20"/>
            <w:szCs w:val="20"/>
          </w:rPr>
          <w:t>for trauma</w:t>
        </w:r>
      </w:ins>
      <w:ins w:id="144" w:author="Abraham Isaac Jacob Gajardo Cortez (masterin)" w:date="2020-12-01T22:22:00Z">
        <w:r w:rsidRPr="00B24FCC">
          <w:rPr>
            <w:rFonts w:ascii="Times New Roman" w:hAnsi="Times New Roman" w:cs="Times New Roman"/>
            <w:sz w:val="20"/>
            <w:szCs w:val="20"/>
          </w:rPr>
          <w:t xml:space="preserve"> (</w:t>
        </w:r>
      </w:ins>
      <w:ins w:id="145" w:author="Andrés González Santa Cruz" w:date="2020-12-06T21:00:00Z">
        <w:r w:rsidR="005F4533" w:rsidRPr="005F4533">
          <w:rPr>
            <w:rFonts w:ascii="Times New Roman" w:hAnsi="Times New Roman" w:cs="Times New Roman"/>
            <w:sz w:val="20"/>
            <w:szCs w:val="20"/>
          </w:rPr>
          <w:t>95% CrI: 9.16, 65.07</w:t>
        </w:r>
      </w:ins>
      <w:ins w:id="146" w:author="Abraham Isaac Jacob Gajardo Cortez (masterin)" w:date="2020-12-01T22:22:00Z">
        <w:del w:id="147" w:author="Andrés González Santa Cruz" w:date="2020-12-07T20:19:00Z">
          <w:r w:rsidRPr="00B24FCC" w:rsidDel="00621213">
            <w:rPr>
              <w:rFonts w:ascii="Times New Roman" w:hAnsi="Times New Roman" w:cs="Times New Roman"/>
              <w:sz w:val="20"/>
              <w:szCs w:val="20"/>
            </w:rPr>
            <w:delText>p</w:delText>
          </w:r>
        </w:del>
        <w:del w:id="148" w:author="Andrés González Santa Cruz" w:date="2020-12-06T21:00:00Z">
          <w:r w:rsidRPr="00B24FCC" w:rsidDel="005F4533">
            <w:rPr>
              <w:rFonts w:ascii="Times New Roman" w:hAnsi="Times New Roman" w:cs="Times New Roman"/>
              <w:sz w:val="20"/>
              <w:szCs w:val="20"/>
            </w:rPr>
            <w:delText xml:space="preserve">-value </w:delText>
          </w:r>
        </w:del>
        <w:del w:id="149" w:author="Andrés González Santa Cruz" w:date="2020-12-07T20:19:00Z">
          <w:r w:rsidRPr="00B24FCC" w:rsidDel="00621213">
            <w:rPr>
              <w:rFonts w:ascii="Times New Roman" w:hAnsi="Times New Roman" w:cs="Times New Roman"/>
              <w:sz w:val="20"/>
              <w:szCs w:val="20"/>
            </w:rPr>
            <w:delText>= 0.007</w:delText>
          </w:r>
        </w:del>
        <w:r w:rsidRPr="00B24FCC">
          <w:rPr>
            <w:rFonts w:ascii="Times New Roman" w:hAnsi="Times New Roman" w:cs="Times New Roman"/>
            <w:sz w:val="20"/>
            <w:szCs w:val="20"/>
          </w:rPr>
          <w:t>)</w:t>
        </w:r>
      </w:ins>
      <w:ins w:id="150" w:author="Abraham Isaac Jacob Gajardo Cortez (masterin)" w:date="2020-12-01T22:24:00Z">
        <w:r>
          <w:rPr>
            <w:rFonts w:ascii="Times New Roman" w:hAnsi="Times New Roman" w:cs="Times New Roman"/>
            <w:sz w:val="20"/>
            <w:szCs w:val="20"/>
          </w:rPr>
          <w:t xml:space="preserve"> and </w:t>
        </w:r>
      </w:ins>
      <w:ins w:id="151" w:author="Abraham Isaac Jacob Gajardo Cortez (masterin)" w:date="2020-12-01T22:22:00Z">
        <w:r w:rsidRPr="00B24FCC">
          <w:rPr>
            <w:rFonts w:ascii="Times New Roman" w:hAnsi="Times New Roman" w:cs="Times New Roman"/>
            <w:sz w:val="20"/>
            <w:szCs w:val="20"/>
          </w:rPr>
          <w:t xml:space="preserve">63% </w:t>
        </w:r>
      </w:ins>
      <w:ins w:id="152" w:author="Abraham Isaac Jacob Gajardo Cortez (masterin)" w:date="2020-12-01T22:24:00Z">
        <w:r>
          <w:rPr>
            <w:rFonts w:ascii="Times New Roman" w:hAnsi="Times New Roman" w:cs="Times New Roman"/>
            <w:sz w:val="20"/>
            <w:szCs w:val="20"/>
          </w:rPr>
          <w:t>for respiratory causes</w:t>
        </w:r>
      </w:ins>
      <w:ins w:id="153" w:author="Abraham Isaac Jacob Gajardo Cortez (masterin)" w:date="2020-12-01T22:22:00Z">
        <w:r w:rsidRPr="00B24FCC">
          <w:rPr>
            <w:rFonts w:ascii="Times New Roman" w:hAnsi="Times New Roman" w:cs="Times New Roman"/>
            <w:sz w:val="20"/>
            <w:szCs w:val="20"/>
          </w:rPr>
          <w:t xml:space="preserve"> (</w:t>
        </w:r>
      </w:ins>
      <w:ins w:id="154" w:author="Andrés González Santa Cruz" w:date="2020-12-06T21:01:00Z">
        <w:r w:rsidR="005F4533" w:rsidRPr="005F4533">
          <w:rPr>
            <w:rFonts w:ascii="Times New Roman" w:hAnsi="Times New Roman" w:cs="Times New Roman"/>
            <w:sz w:val="20"/>
            <w:szCs w:val="20"/>
          </w:rPr>
          <w:t>95% CrI: 31.15, 96.13</w:t>
        </w:r>
      </w:ins>
      <w:ins w:id="155" w:author="Abraham Isaac Jacob Gajardo Cortez (masterin)" w:date="2020-12-01T22:22:00Z">
        <w:del w:id="156" w:author="Andrés González Santa Cruz" w:date="2020-12-07T20:19:00Z">
          <w:r w:rsidRPr="00B24FCC" w:rsidDel="00621213">
            <w:rPr>
              <w:rFonts w:ascii="Times New Roman" w:hAnsi="Times New Roman" w:cs="Times New Roman"/>
              <w:sz w:val="20"/>
              <w:szCs w:val="20"/>
            </w:rPr>
            <w:delText>p</w:delText>
          </w:r>
        </w:del>
        <w:del w:id="157" w:author="Andrés González Santa Cruz" w:date="2020-12-06T21:01:00Z">
          <w:r w:rsidRPr="00B24FCC" w:rsidDel="005F4533">
            <w:rPr>
              <w:rFonts w:ascii="Times New Roman" w:hAnsi="Times New Roman" w:cs="Times New Roman"/>
              <w:sz w:val="20"/>
              <w:szCs w:val="20"/>
            </w:rPr>
            <w:delText>-value</w:delText>
          </w:r>
        </w:del>
        <w:del w:id="158" w:author="Andrés González Santa Cruz" w:date="2020-12-07T20:19:00Z">
          <w:r w:rsidRPr="00B24FCC" w:rsidDel="00621213">
            <w:rPr>
              <w:rFonts w:ascii="Times New Roman" w:hAnsi="Times New Roman" w:cs="Times New Roman"/>
              <w:sz w:val="20"/>
              <w:szCs w:val="20"/>
            </w:rPr>
            <w:delText xml:space="preserve"> &lt; 0.001</w:delText>
          </w:r>
        </w:del>
        <w:r w:rsidRPr="00B24FCC">
          <w:rPr>
            <w:rFonts w:ascii="Times New Roman" w:hAnsi="Times New Roman" w:cs="Times New Roman"/>
            <w:sz w:val="20"/>
            <w:szCs w:val="20"/>
          </w:rPr>
          <w:t>).</w:t>
        </w:r>
      </w:ins>
    </w:p>
    <w:p w14:paraId="56EDDBA2" w14:textId="5012D41A" w:rsidR="00BD5D9E" w:rsidRPr="00B24FCC" w:rsidRDefault="00BD5D9E">
      <w:pPr>
        <w:spacing w:line="360" w:lineRule="auto"/>
        <w:jc w:val="both"/>
        <w:rPr>
          <w:ins w:id="159" w:author="Abraham Isaac Jacob Gajardo Cortez (masterin)" w:date="2020-12-01T22:22:00Z"/>
          <w:rFonts w:ascii="Times New Roman" w:hAnsi="Times New Roman" w:cs="Times New Roman"/>
          <w:sz w:val="20"/>
          <w:szCs w:val="20"/>
        </w:rPr>
        <w:pPrChange w:id="160" w:author="Abraham Isaac Jacob Gajardo Cortez (masterin)" w:date="2020-12-01T22:22:00Z">
          <w:pPr>
            <w:spacing w:line="360" w:lineRule="auto"/>
            <w:ind w:firstLine="720"/>
            <w:jc w:val="both"/>
          </w:pPr>
        </w:pPrChange>
      </w:pPr>
      <w:ins w:id="161" w:author="Abraham Isaac Jacob Gajardo Cortez (masterin)" w:date="2020-12-01T22:24:00Z">
        <w:r>
          <w:rPr>
            <w:rFonts w:ascii="Times New Roman" w:hAnsi="Times New Roman" w:cs="Times New Roman"/>
            <w:sz w:val="20"/>
            <w:szCs w:val="20"/>
          </w:rPr>
          <w:t>Conclusion: Social movem</w:t>
        </w:r>
      </w:ins>
      <w:ins w:id="162" w:author="Abraham Isaac Jacob Gajardo Cortez (masterin)" w:date="2020-12-01T22:25:00Z">
        <w:r>
          <w:rPr>
            <w:rFonts w:ascii="Times New Roman" w:hAnsi="Times New Roman" w:cs="Times New Roman"/>
            <w:sz w:val="20"/>
            <w:szCs w:val="20"/>
          </w:rPr>
          <w:t>ent</w:t>
        </w:r>
      </w:ins>
      <w:ins w:id="163" w:author="Abraham Isaac Jacob Gajardo Cortez (masterin)" w:date="2020-12-01T22:30:00Z">
        <w:r w:rsidR="00AE5DE4">
          <w:rPr>
            <w:rFonts w:ascii="Times New Roman" w:hAnsi="Times New Roman" w:cs="Times New Roman"/>
            <w:sz w:val="20"/>
            <w:szCs w:val="20"/>
          </w:rPr>
          <w:t>s</w:t>
        </w:r>
      </w:ins>
      <w:ins w:id="164" w:author="Abraham Isaac Jacob Gajardo Cortez (masterin)" w:date="2020-12-01T22:25:00Z">
        <w:r>
          <w:rPr>
            <w:rFonts w:ascii="Times New Roman" w:hAnsi="Times New Roman" w:cs="Times New Roman"/>
            <w:sz w:val="20"/>
            <w:szCs w:val="20"/>
          </w:rPr>
          <w:t xml:space="preserve"> affects population health. </w:t>
        </w:r>
        <w:del w:id="165" w:author="Andrés González Santa Cruz" w:date="2020-12-06T16:37:00Z">
          <w:r w:rsidDel="00305BA1">
            <w:rPr>
              <w:rFonts w:ascii="Times New Roman" w:hAnsi="Times New Roman" w:cs="Times New Roman"/>
              <w:sz w:val="20"/>
              <w:szCs w:val="20"/>
            </w:rPr>
            <w:delText>October 2019 chilean protest did no affect ED services utilization</w:delText>
          </w:r>
        </w:del>
        <w:del w:id="166" w:author="Andrés González Santa Cruz" w:date="2020-12-05T12:33:00Z">
          <w:r w:rsidDel="002A2497">
            <w:rPr>
              <w:rFonts w:ascii="Times New Roman" w:hAnsi="Times New Roman" w:cs="Times New Roman"/>
              <w:sz w:val="20"/>
              <w:szCs w:val="20"/>
            </w:rPr>
            <w:delText>,</w:delText>
          </w:r>
        </w:del>
        <w:del w:id="167" w:author="Andrés González Santa Cruz" w:date="2020-12-06T16:37:00Z">
          <w:r w:rsidDel="00305BA1">
            <w:rPr>
              <w:rFonts w:ascii="Times New Roman" w:hAnsi="Times New Roman" w:cs="Times New Roman"/>
              <w:sz w:val="20"/>
              <w:szCs w:val="20"/>
            </w:rPr>
            <w:delText xml:space="preserve"> however, a hi</w:delText>
          </w:r>
        </w:del>
      </w:ins>
      <w:ins w:id="168" w:author="Abraham Isaac Jacob Gajardo Cortez (masterin)" w:date="2020-12-01T22:26:00Z">
        <w:del w:id="169" w:author="Andrés González Santa Cruz" w:date="2020-12-06T16:37:00Z">
          <w:r w:rsidDel="00305BA1">
            <w:rPr>
              <w:rFonts w:ascii="Times New Roman" w:hAnsi="Times New Roman" w:cs="Times New Roman"/>
              <w:sz w:val="20"/>
              <w:szCs w:val="20"/>
            </w:rPr>
            <w:delText>gher severity was observed at</w:delText>
          </w:r>
        </w:del>
      </w:ins>
      <w:ins w:id="170" w:author="Andrés González Santa Cruz" w:date="2020-12-06T16:37:00Z">
        <w:r w:rsidR="00305BA1">
          <w:rPr>
            <w:rFonts w:ascii="Times New Roman" w:hAnsi="Times New Roman" w:cs="Times New Roman"/>
            <w:sz w:val="20"/>
            <w:szCs w:val="20"/>
          </w:rPr>
          <w:t>The October 2019 Chilean protest did not affect ED services utilization; however, a higher severity was observed at the</w:t>
        </w:r>
      </w:ins>
      <w:ins w:id="171" w:author="Abraham Isaac Jacob Gajardo Cortez (masterin)" w:date="2020-12-01T22:26:00Z">
        <w:r>
          <w:rPr>
            <w:rFonts w:ascii="Times New Roman" w:hAnsi="Times New Roman" w:cs="Times New Roman"/>
            <w:sz w:val="20"/>
            <w:szCs w:val="20"/>
          </w:rPr>
          <w:t xml:space="preserve"> </w:t>
        </w:r>
      </w:ins>
      <w:ins w:id="172" w:author="Abraham Isaac Jacob Gajardo Cortez (masterin)" w:date="2020-12-01T22:30:00Z">
        <w:r w:rsidR="00AE5DE4">
          <w:rPr>
            <w:rFonts w:ascii="Times New Roman" w:hAnsi="Times New Roman" w:cs="Times New Roman"/>
            <w:sz w:val="20"/>
            <w:szCs w:val="20"/>
          </w:rPr>
          <w:t>ED</w:t>
        </w:r>
      </w:ins>
      <w:ins w:id="173" w:author="Abraham Isaac Jacob Gajardo Cortez (masterin)" w:date="2020-12-01T22:26:00Z">
        <w:r>
          <w:rPr>
            <w:rFonts w:ascii="Times New Roman" w:hAnsi="Times New Roman" w:cs="Times New Roman"/>
            <w:sz w:val="20"/>
            <w:szCs w:val="20"/>
          </w:rPr>
          <w:t xml:space="preserve"> presentation. Crowd-control </w:t>
        </w:r>
      </w:ins>
      <w:ins w:id="174" w:author="Abraham Isaac Jacob Gajardo Cortez (masterin)" w:date="2020-12-01T22:31:00Z">
        <w:r w:rsidR="00AE5DE4">
          <w:rPr>
            <w:rFonts w:ascii="Times New Roman" w:hAnsi="Times New Roman" w:cs="Times New Roman"/>
            <w:sz w:val="20"/>
            <w:szCs w:val="20"/>
          </w:rPr>
          <w:t>protocols</w:t>
        </w:r>
      </w:ins>
      <w:ins w:id="175" w:author="Abraham Isaac Jacob Gajardo Cortez (masterin)" w:date="2020-12-01T22:26:00Z">
        <w:r>
          <w:rPr>
            <w:rFonts w:ascii="Times New Roman" w:hAnsi="Times New Roman" w:cs="Times New Roman"/>
            <w:sz w:val="20"/>
            <w:szCs w:val="20"/>
          </w:rPr>
          <w:t xml:space="preserve"> must be reviewed to avoid </w:t>
        </w:r>
        <w:del w:id="176" w:author="Andrés González Santa Cruz" w:date="2020-12-05T12:34:00Z">
          <w:r w:rsidDel="002A2497">
            <w:rPr>
              <w:rFonts w:ascii="Times New Roman" w:hAnsi="Times New Roman" w:cs="Times New Roman"/>
              <w:sz w:val="20"/>
              <w:szCs w:val="20"/>
            </w:rPr>
            <w:delText>negativ</w:delText>
          </w:r>
        </w:del>
      </w:ins>
      <w:ins w:id="177" w:author="Andrés González Santa Cruz" w:date="2020-12-05T12:34:00Z">
        <w:r w:rsidR="002A2497">
          <w:rPr>
            <w:rFonts w:ascii="Times New Roman" w:hAnsi="Times New Roman" w:cs="Times New Roman"/>
            <w:sz w:val="20"/>
            <w:szCs w:val="20"/>
          </w:rPr>
          <w:t>advers</w:t>
        </w:r>
      </w:ins>
      <w:ins w:id="178" w:author="Abraham Isaac Jacob Gajardo Cortez (masterin)" w:date="2020-12-01T22:26:00Z">
        <w:r>
          <w:rPr>
            <w:rFonts w:ascii="Times New Roman" w:hAnsi="Times New Roman" w:cs="Times New Roman"/>
            <w:sz w:val="20"/>
            <w:szCs w:val="20"/>
          </w:rPr>
          <w:t>e effects on population health.</w:t>
        </w:r>
      </w:ins>
    </w:p>
    <w:p w14:paraId="53C9B8E7" w14:textId="77777777" w:rsidR="002A2497" w:rsidRDefault="002A2497">
      <w:pPr>
        <w:rPr>
          <w:ins w:id="179" w:author="Andrés González Santa Cruz" w:date="2020-12-05T12:35:00Z"/>
          <w:rFonts w:ascii="Times New Roman" w:eastAsiaTheme="majorEastAsia" w:hAnsi="Times New Roman" w:cs="Times New Roman"/>
          <w:b/>
          <w:bCs/>
          <w:sz w:val="24"/>
        </w:rPr>
      </w:pPr>
      <w:ins w:id="180" w:author="Andrés González Santa Cruz" w:date="2020-12-05T12:35:00Z">
        <w:r>
          <w:rPr>
            <w:rFonts w:ascii="Times New Roman" w:hAnsi="Times New Roman" w:cs="Times New Roman"/>
            <w:b/>
            <w:bCs/>
            <w:sz w:val="24"/>
          </w:rPr>
          <w:br w:type="page"/>
        </w:r>
      </w:ins>
    </w:p>
    <w:p w14:paraId="33842387" w14:textId="33DA2BA9" w:rsidR="00F231D4" w:rsidRDefault="00F231D4" w:rsidP="00C9270C">
      <w:pPr>
        <w:pStyle w:val="Ttulo1"/>
        <w:spacing w:line="240" w:lineRule="auto"/>
        <w:jc w:val="both"/>
        <w:rPr>
          <w:rFonts w:ascii="Times New Roman" w:hAnsi="Times New Roman" w:cs="Times New Roman"/>
          <w:b/>
          <w:bCs/>
          <w:color w:val="auto"/>
          <w:sz w:val="24"/>
          <w:szCs w:val="24"/>
        </w:rPr>
      </w:pPr>
      <w:r w:rsidRPr="00F3317C">
        <w:rPr>
          <w:rFonts w:ascii="Times New Roman" w:hAnsi="Times New Roman" w:cs="Times New Roman"/>
          <w:b/>
          <w:bCs/>
          <w:color w:val="auto"/>
          <w:sz w:val="24"/>
          <w:szCs w:val="24"/>
        </w:rPr>
        <w:lastRenderedPageBreak/>
        <w:t>Introduction</w:t>
      </w:r>
    </w:p>
    <w:p w14:paraId="341D7AD1" w14:textId="432CAFE0" w:rsidR="00E23FE8" w:rsidRPr="00E23FE8" w:rsidDel="00DB15BA" w:rsidRDefault="00E23FE8" w:rsidP="00E23FE8">
      <w:pPr>
        <w:rPr>
          <w:del w:id="181" w:author="Andrés González Santa Cruz" w:date="2020-12-08T09:59:00Z"/>
        </w:rPr>
      </w:pPr>
    </w:p>
    <w:p w14:paraId="1C689979" w14:textId="2411B0C2" w:rsidR="00E23FE8" w:rsidRDefault="003D3425" w:rsidP="00D51BF3">
      <w:pPr>
        <w:spacing w:line="360" w:lineRule="auto"/>
        <w:ind w:firstLine="720"/>
        <w:jc w:val="both"/>
        <w:rPr>
          <w:ins w:id="182" w:author="Andrés González Santa Cruz" w:date="2020-12-06T16:42:00Z"/>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t xml:space="preserve">Throughout </w:t>
      </w:r>
      <w:r w:rsidR="000E7E46" w:rsidRPr="00F3317C">
        <w:rPr>
          <w:rFonts w:ascii="Times New Roman" w:eastAsia="Times New Roman" w:hAnsi="Times New Roman" w:cs="Times New Roman"/>
          <w:sz w:val="20"/>
          <w:szCs w:val="20"/>
        </w:rPr>
        <w:t>history</w:t>
      </w:r>
      <w:r w:rsidR="001E58C3"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the world has continually </w:t>
      </w:r>
      <w:r w:rsidR="00392210" w:rsidRPr="00F3317C">
        <w:rPr>
          <w:rFonts w:ascii="Times New Roman" w:eastAsia="Times New Roman" w:hAnsi="Times New Roman" w:cs="Times New Roman"/>
          <w:sz w:val="20"/>
          <w:szCs w:val="20"/>
        </w:rPr>
        <w:t xml:space="preserve">witnessed </w:t>
      </w:r>
      <w:r w:rsidR="00122D50" w:rsidRPr="00F3317C">
        <w:rPr>
          <w:rFonts w:ascii="Times New Roman" w:eastAsia="Times New Roman" w:hAnsi="Times New Roman" w:cs="Times New Roman"/>
          <w:sz w:val="20"/>
          <w:szCs w:val="20"/>
        </w:rPr>
        <w:t>social movements and civil unrest on the local, national, and global levels</w:t>
      </w:r>
      <w:r w:rsidR="0029690D" w:rsidRPr="00F3317C">
        <w:rPr>
          <w:rFonts w:ascii="Times New Roman" w:eastAsia="Times New Roman" w:hAnsi="Times New Roman" w:cs="Times New Roman"/>
          <w:sz w:val="20"/>
          <w:szCs w:val="20"/>
        </w:rPr>
        <w:t xml:space="preserve"> </w:t>
      </w:r>
      <w:r w:rsidR="00D51BF3">
        <w:rPr>
          <w:rFonts w:ascii="Times New Roman" w:eastAsia="Times New Roman" w:hAnsi="Times New Roman" w:cs="Times New Roman"/>
          <w:sz w:val="20"/>
          <w:szCs w:val="20"/>
        </w:rPr>
        <w:fldChar w:fldCharType="begin"/>
      </w:r>
      <w:r w:rsidR="00D51BF3">
        <w:rPr>
          <w:rFonts w:ascii="Times New Roman" w:eastAsia="Times New Roman" w:hAnsi="Times New Roman" w:cs="Times New Roman"/>
          <w:sz w:val="20"/>
          <w:szCs w:val="20"/>
        </w:rPr>
        <w:instrText xml:space="preserve"> ADDIN EN.CITE &lt;EndNote&gt;&lt;Cite&gt;&lt;Author&gt;Vergara&lt;/Author&gt;&lt;Year&gt;2016&lt;/Year&gt;&lt;RecNum&gt;18&lt;/RecNum&gt;&lt;DisplayText&gt;[1, 2]&lt;/DisplayText&gt;&lt;record&gt;&lt;rec-number&gt;18&lt;/rec-number&gt;&lt;foreign-keys&gt;&lt;key app="EN" db-id="29zseaxacpxtd5esttl5ptxbp9ffvfp00vav" timestamp="1607203656"&gt;18&lt;/key&gt;&lt;/foreign-keys&gt;&lt;ref-type name="Book Section"&gt;5&lt;/ref-type&gt;&lt;contributors&gt;&lt;authors&gt;&lt;author&gt;Vergara, L.&lt;/author&gt;&lt;/authors&gt;&lt;/contributors&gt;&lt;titles&gt;&lt;title&gt;World social science report, 2016: Challenging inequalities, pathways to a just world&lt;/title&gt;&lt;/titles&gt;&lt;pages&gt;250-53&lt;/pages&gt;&lt;dates&gt;&lt;year&gt;2016&lt;/year&gt;&lt;/dates&gt;&lt;pub-location&gt;Paris, France&lt;/pub-location&gt;&lt;urls&gt;&lt;/urls&gt;&lt;/record&gt;&lt;/Cite&gt;&lt;Cite&gt;&lt;Author&gt;Berger&lt;/Author&gt;&lt;Year&gt;2017&lt;/Year&gt;&lt;RecNum&gt;19&lt;/RecNum&gt;&lt;record&gt;&lt;rec-number&gt;19&lt;/rec-number&gt;&lt;foreign-keys&gt;&lt;key app="EN" db-id="29zseaxacpxtd5esttl5ptxbp9ffvfp00vav" timestamp="1607203739"&gt;19&lt;/key&gt;&lt;/foreign-keys&gt;&lt;ref-type name="Book Section"&gt;5&lt;/ref-type&gt;&lt;contributors&gt;&lt;authors&gt;&lt;author&gt;Berger, Stefan&lt;/author&gt;&lt;author&gt;Nehring, Holger&lt;/author&gt;&lt;/authors&gt;&lt;/contributors&gt;&lt;titles&gt;&lt;title&gt;Introduction: Towards a Global History of Social Movements&lt;/title&gt;&lt;/titles&gt;&lt;pages&gt;1-35&lt;/pages&gt;&lt;dates&gt;&lt;year&gt;2017&lt;/year&gt;&lt;/dates&gt;&lt;isbn&gt;978-1-137-30425-4&lt;/isbn&gt;&lt;urls&gt;&lt;/urls&gt;&lt;electronic-resource-num&gt;10.1057/978-1-137-30427-8_1&lt;/electronic-resource-num&gt;&lt;/record&gt;&lt;/Cite&gt;&lt;/EndNote&gt;</w:instrText>
      </w:r>
      <w:r w:rsidR="00D51BF3">
        <w:rPr>
          <w:rFonts w:ascii="Times New Roman" w:eastAsia="Times New Roman" w:hAnsi="Times New Roman" w:cs="Times New Roman"/>
          <w:sz w:val="20"/>
          <w:szCs w:val="20"/>
        </w:rPr>
        <w:fldChar w:fldCharType="separate"/>
      </w:r>
      <w:r w:rsidR="00D51BF3">
        <w:rPr>
          <w:rFonts w:ascii="Times New Roman" w:eastAsia="Times New Roman" w:hAnsi="Times New Roman" w:cs="Times New Roman"/>
          <w:noProof/>
          <w:sz w:val="20"/>
          <w:szCs w:val="20"/>
        </w:rPr>
        <w:t>[1, 2]</w:t>
      </w:r>
      <w:r w:rsidR="00D51BF3">
        <w:rPr>
          <w:rFonts w:ascii="Times New Roman" w:eastAsia="Times New Roman" w:hAnsi="Times New Roman" w:cs="Times New Roman"/>
          <w:sz w:val="20"/>
          <w:szCs w:val="20"/>
        </w:rPr>
        <w:fldChar w:fldCharType="end"/>
      </w:r>
      <w:del w:id="183" w:author="Andrés González Santa Cruz" w:date="2020-12-05T19:25:00Z">
        <w:r w:rsidR="000F0A62" w:rsidRPr="00F3317C" w:rsidDel="00D51BF3">
          <w:rPr>
            <w:rFonts w:ascii="Times New Roman" w:eastAsia="Times New Roman" w:hAnsi="Times New Roman" w:cs="Times New Roman"/>
            <w:sz w:val="20"/>
            <w:szCs w:val="20"/>
          </w:rPr>
          <w:delText>[1, 2]</w:delText>
        </w:r>
      </w:del>
      <w:r w:rsidR="0029690D" w:rsidRPr="00F3317C">
        <w:rPr>
          <w:rFonts w:ascii="Times New Roman" w:eastAsia="Times New Roman" w:hAnsi="Times New Roman" w:cs="Times New Roman"/>
          <w:sz w:val="20"/>
          <w:szCs w:val="20"/>
        </w:rPr>
        <w:t xml:space="preserve">. </w:t>
      </w:r>
      <w:r w:rsidR="00122D50" w:rsidRPr="00F3317C">
        <w:rPr>
          <w:rFonts w:ascii="Times New Roman" w:eastAsia="Times New Roman" w:hAnsi="Times New Roman" w:cs="Times New Roman"/>
          <w:sz w:val="20"/>
          <w:szCs w:val="20"/>
        </w:rPr>
        <w:t xml:space="preserve">Social movements are </w:t>
      </w:r>
      <w:r w:rsidR="00F85624" w:rsidRPr="00F3317C">
        <w:rPr>
          <w:rFonts w:ascii="Times New Roman" w:eastAsia="Times New Roman" w:hAnsi="Times New Roman" w:cs="Times New Roman"/>
          <w:sz w:val="20"/>
          <w:szCs w:val="20"/>
        </w:rPr>
        <w:t>defined</w:t>
      </w:r>
      <w:r w:rsidR="00CC7D36" w:rsidRPr="00F3317C">
        <w:rPr>
          <w:rFonts w:ascii="Times New Roman" w:eastAsia="Times New Roman" w:hAnsi="Times New Roman" w:cs="Times New Roman"/>
          <w:sz w:val="20"/>
          <w:szCs w:val="20"/>
        </w:rPr>
        <w:t xml:space="preserve"> as </w:t>
      </w:r>
      <w:r w:rsidR="00122D50" w:rsidRPr="00F3317C">
        <w:rPr>
          <w:rFonts w:ascii="Times New Roman" w:eastAsia="Times New Roman" w:hAnsi="Times New Roman" w:cs="Times New Roman"/>
          <w:sz w:val="20"/>
          <w:szCs w:val="20"/>
        </w:rPr>
        <w:t>organized efforts by a group (or groups) of people working toward a common goa</w:t>
      </w:r>
      <w:r w:rsidR="000F0A62" w:rsidRPr="00F3317C">
        <w:rPr>
          <w:rFonts w:ascii="Times New Roman" w:eastAsia="Times New Roman" w:hAnsi="Times New Roman" w:cs="Times New Roman"/>
          <w:sz w:val="20"/>
          <w:szCs w:val="20"/>
        </w:rPr>
        <w:t xml:space="preserve">l </w:t>
      </w:r>
      <w:r w:rsidR="00D51BF3">
        <w:rPr>
          <w:rFonts w:ascii="Times New Roman" w:eastAsia="Times New Roman" w:hAnsi="Times New Roman" w:cs="Times New Roman"/>
          <w:sz w:val="20"/>
          <w:szCs w:val="20"/>
        </w:rPr>
        <w:fldChar w:fldCharType="begin"/>
      </w:r>
      <w:r w:rsidR="00D51BF3">
        <w:rPr>
          <w:rFonts w:ascii="Times New Roman" w:eastAsia="Times New Roman" w:hAnsi="Times New Roman" w:cs="Times New Roman"/>
          <w:sz w:val="20"/>
          <w:szCs w:val="20"/>
        </w:rPr>
        <w:instrText xml:space="preserve"> ADDIN EN.CITE &lt;EndNote&gt;&lt;Cite&gt;&lt;Author&gt;Scott&lt;/Author&gt;&lt;Year&gt;2009&lt;/Year&gt;&lt;RecNum&gt;20&lt;/RecNum&gt;&lt;DisplayText&gt;[3, 4]&lt;/DisplayText&gt;&lt;record&gt;&lt;rec-number&gt;20&lt;/rec-number&gt;&lt;foreign-keys&gt;&lt;key app="EN" db-id="29zseaxacpxtd5esttl5ptxbp9ffvfp00vav" timestamp="1607203940"&gt;20&lt;/key&gt;&lt;/foreign-keys&gt;&lt;ref-type name="Book"&gt;6&lt;/ref-type&gt;&lt;contributors&gt;&lt;authors&gt;&lt;author&gt;Scott, J.&lt;/author&gt;&lt;author&gt;Marshall, G.&lt;/author&gt;&lt;/authors&gt;&lt;/contributors&gt;&lt;titles&gt;&lt;title&gt;A Dictionary of Sociology&lt;/title&gt;&lt;/titles&gt;&lt;edition&gt;3rd ed.&lt;/edition&gt;&lt;dates&gt;&lt;year&gt;2009&lt;/year&gt;&lt;/dates&gt;&lt;publisher&gt;Oxford University Press&lt;/publisher&gt;&lt;urls&gt;&lt;/urls&gt;&lt;electronic-resource-num&gt;10.1093/acref/9780199533008.001.0001&lt;/electronic-resource-num&gt;&lt;/record&gt;&lt;/Cite&gt;&lt;Cite&gt;&lt;Author&gt;Opp&lt;/Author&gt;&lt;Year&gt;2009&lt;/Year&gt;&lt;RecNum&gt;21&lt;/RecNum&gt;&lt;record&gt;&lt;rec-number&gt;21&lt;/rec-number&gt;&lt;foreign-keys&gt;&lt;key app="EN" db-id="29zseaxacpxtd5esttl5ptxbp9ffvfp00vav" timestamp="1607204084"&gt;21&lt;/key&gt;&lt;/foreign-keys&gt;&lt;ref-type name="Book"&gt;6&lt;/ref-type&gt;&lt;contributors&gt;&lt;authors&gt;&lt;author&gt;Opp, Karl-Dieter&lt;/author&gt;&lt;/authors&gt;&lt;/contributors&gt;&lt;titles&gt;&lt;title&gt;Theories of Political Protest and Social Movements: A Multidisciplinary Introduction, Critique, and Synthesis&lt;/title&gt;&lt;secondary-title&gt;Political Science&lt;/secondary-title&gt;&lt;/titles&gt;&lt;edition&gt;1st ed.&lt;/edition&gt;&lt;dates&gt;&lt;year&gt;2009&lt;/year&gt;&lt;/dates&gt;&lt;pub-location&gt;London&lt;/pub-location&gt;&lt;publisher&gt;Routledge&lt;/publisher&gt;&lt;urls&gt;&lt;/urls&gt;&lt;electronic-resource-num&gt;10.4324/9780203883846&lt;/electronic-resource-num&gt;&lt;/record&gt;&lt;/Cite&gt;&lt;/EndNote&gt;</w:instrText>
      </w:r>
      <w:r w:rsidR="00D51BF3">
        <w:rPr>
          <w:rFonts w:ascii="Times New Roman" w:eastAsia="Times New Roman" w:hAnsi="Times New Roman" w:cs="Times New Roman"/>
          <w:sz w:val="20"/>
          <w:szCs w:val="20"/>
        </w:rPr>
        <w:fldChar w:fldCharType="separate"/>
      </w:r>
      <w:r w:rsidR="00D51BF3">
        <w:rPr>
          <w:rFonts w:ascii="Times New Roman" w:eastAsia="Times New Roman" w:hAnsi="Times New Roman" w:cs="Times New Roman"/>
          <w:noProof/>
          <w:sz w:val="20"/>
          <w:szCs w:val="20"/>
        </w:rPr>
        <w:t>[3, 4]</w:t>
      </w:r>
      <w:r w:rsidR="00D51BF3">
        <w:rPr>
          <w:rFonts w:ascii="Times New Roman" w:eastAsia="Times New Roman" w:hAnsi="Times New Roman" w:cs="Times New Roman"/>
          <w:sz w:val="20"/>
          <w:szCs w:val="20"/>
        </w:rPr>
        <w:fldChar w:fldCharType="end"/>
      </w:r>
      <w:del w:id="184" w:author="Andrés González Santa Cruz" w:date="2020-12-05T19:27:00Z">
        <w:r w:rsidR="000F0A62" w:rsidRPr="00F3317C" w:rsidDel="00D51BF3">
          <w:rPr>
            <w:rFonts w:ascii="Times New Roman" w:eastAsia="Times New Roman" w:hAnsi="Times New Roman" w:cs="Times New Roman"/>
            <w:sz w:val="20"/>
            <w:szCs w:val="20"/>
          </w:rPr>
          <w:delText>[3-5]</w:delText>
        </w:r>
      </w:del>
      <w:r w:rsidR="004B32E0"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 xml:space="preserve">During </w:t>
      </w:r>
      <w:r w:rsidR="001E58C3" w:rsidRPr="00F3317C">
        <w:rPr>
          <w:rFonts w:ascii="Times New Roman" w:eastAsia="Times New Roman" w:hAnsi="Times New Roman" w:cs="Times New Roman"/>
          <w:sz w:val="20"/>
          <w:szCs w:val="20"/>
        </w:rPr>
        <w:t>a</w:t>
      </w:r>
      <w:r w:rsidR="004C167A" w:rsidRPr="00F3317C">
        <w:rPr>
          <w:rFonts w:ascii="Times New Roman" w:eastAsia="Times New Roman" w:hAnsi="Times New Roman" w:cs="Times New Roman"/>
          <w:sz w:val="20"/>
          <w:szCs w:val="20"/>
        </w:rPr>
        <w:t xml:space="preserve"> movement, participants may intentionally cause </w:t>
      </w:r>
      <w:ins w:id="185" w:author="Andrés González Santa Cruz" w:date="2020-12-03T16:09:00Z">
        <w:r w:rsidR="00D41248">
          <w:rPr>
            <w:rFonts w:ascii="Times New Roman" w:eastAsia="Times New Roman" w:hAnsi="Times New Roman" w:cs="Times New Roman"/>
            <w:sz w:val="20"/>
            <w:szCs w:val="20"/>
          </w:rPr>
          <w:t xml:space="preserve">a </w:t>
        </w:r>
      </w:ins>
      <w:r w:rsidR="004C167A" w:rsidRPr="00F3317C">
        <w:rPr>
          <w:rFonts w:ascii="Times New Roman" w:eastAsia="Times New Roman" w:hAnsi="Times New Roman" w:cs="Times New Roman"/>
          <w:sz w:val="20"/>
          <w:szCs w:val="20"/>
        </w:rPr>
        <w:t>public disturbance that violates the law</w:t>
      </w:r>
      <w:r w:rsidR="005E219D"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an act known as civil unrest</w:t>
      </w:r>
      <w:r w:rsidR="000F0A62" w:rsidRPr="00F3317C">
        <w:rPr>
          <w:rFonts w:ascii="Times New Roman" w:eastAsia="Times New Roman" w:hAnsi="Times New Roman" w:cs="Times New Roman"/>
          <w:sz w:val="20"/>
          <w:szCs w:val="20"/>
        </w:rPr>
        <w:t xml:space="preserve"> </w:t>
      </w:r>
      <w:ins w:id="186" w:author="Andrés González Santa Cruz" w:date="2020-12-05T19:28:00Z">
        <w:r w:rsidR="00D51BF3">
          <w:rPr>
            <w:rFonts w:ascii="Times New Roman" w:eastAsia="Times New Roman" w:hAnsi="Times New Roman" w:cs="Times New Roman"/>
            <w:sz w:val="20"/>
            <w:szCs w:val="20"/>
          </w:rPr>
          <w:fldChar w:fldCharType="begin"/>
        </w:r>
      </w:ins>
      <w:r w:rsidR="00701266">
        <w:rPr>
          <w:rFonts w:ascii="Times New Roman" w:eastAsia="Times New Roman" w:hAnsi="Times New Roman" w:cs="Times New Roman"/>
          <w:sz w:val="20"/>
          <w:szCs w:val="20"/>
        </w:rPr>
        <w:instrText xml:space="preserve"> ADDIN EN.CITE &lt;EndNote&gt;&lt;Cite&gt;&lt;Author&gt;Diani&lt;/Author&gt;&lt;Year&gt;1992&lt;/Year&gt;&lt;RecNum&gt;42&lt;/RecNum&gt;&lt;DisplayText&gt;[5]&lt;/DisplayText&gt;&lt;record&gt;&lt;rec-number&gt;42&lt;/rec-number&gt;&lt;foreign-keys&gt;&lt;key app="EN" db-id="29zseaxacpxtd5esttl5ptxbp9ffvfp00vav" timestamp="1607207202"&gt;42&lt;/key&gt;&lt;/foreign-keys&gt;&lt;ref-type name="Journal Article"&gt;17&lt;/ref-type&gt;&lt;contributors&gt;&lt;authors&gt;&lt;author&gt;Diani, Mario&lt;/author&gt;&lt;/authors&gt;&lt;/contributors&gt;&lt;titles&gt;&lt;title&gt;The Concept of Social Movement&lt;/title&gt;&lt;secondary-title&gt;The Sociological Review&lt;/secondary-title&gt;&lt;/titles&gt;&lt;periodical&gt;&lt;full-title&gt;The Sociological Review&lt;/full-title&gt;&lt;/periodical&gt;&lt;pages&gt;1-25&lt;/pages&gt;&lt;volume&gt;40&lt;/volume&gt;&lt;number&gt;1&lt;/number&gt;&lt;dates&gt;&lt;year&gt;1992&lt;/year&gt;&lt;pub-dates&gt;&lt;date&gt;1992/02/01&lt;/date&gt;&lt;/pub-dates&gt;&lt;/dates&gt;&lt;publisher&gt;SAGE Publications Ltd&lt;/publisher&gt;&lt;isbn&gt;0038-0261&lt;/isbn&gt;&lt;urls&gt;&lt;related-urls&gt;&lt;url&gt;https://doi.org/10.1111/j.1467-954X.1992.tb02943.x&lt;/url&gt;&lt;/related-urls&gt;&lt;/urls&gt;&lt;electronic-resource-num&gt;10.1111/j.1467-954X.1992.tb02943.x&lt;/electronic-resource-num&gt;&lt;access-date&gt;2020/12/05&lt;/access-date&gt;&lt;/record&gt;&lt;/Cite&gt;&lt;/EndNote&gt;</w:instrText>
      </w:r>
      <w:ins w:id="187" w:author="Andrés González Santa Cruz" w:date="2020-12-05T19:28:00Z">
        <w:r w:rsidR="00D51BF3">
          <w:rPr>
            <w:rFonts w:ascii="Times New Roman" w:eastAsia="Times New Roman" w:hAnsi="Times New Roman" w:cs="Times New Roman"/>
            <w:sz w:val="20"/>
            <w:szCs w:val="20"/>
          </w:rPr>
          <w:fldChar w:fldCharType="separate"/>
        </w:r>
      </w:ins>
      <w:r w:rsidR="00701266">
        <w:rPr>
          <w:rFonts w:ascii="Times New Roman" w:eastAsia="Times New Roman" w:hAnsi="Times New Roman" w:cs="Times New Roman"/>
          <w:noProof/>
          <w:sz w:val="20"/>
          <w:szCs w:val="20"/>
        </w:rPr>
        <w:t>[5]</w:t>
      </w:r>
      <w:ins w:id="188" w:author="Andrés González Santa Cruz" w:date="2020-12-05T19:28:00Z">
        <w:r w:rsidR="00D51BF3">
          <w:rPr>
            <w:rFonts w:ascii="Times New Roman" w:eastAsia="Times New Roman" w:hAnsi="Times New Roman" w:cs="Times New Roman"/>
            <w:sz w:val="20"/>
            <w:szCs w:val="20"/>
          </w:rPr>
          <w:fldChar w:fldCharType="end"/>
        </w:r>
      </w:ins>
      <w:del w:id="189" w:author="Andrés González Santa Cruz" w:date="2020-12-05T19:29:00Z">
        <w:r w:rsidR="000F0A62" w:rsidRPr="00F3317C" w:rsidDel="00701266">
          <w:rPr>
            <w:rFonts w:ascii="Times New Roman" w:eastAsia="Times New Roman" w:hAnsi="Times New Roman" w:cs="Times New Roman"/>
            <w:sz w:val="20"/>
            <w:szCs w:val="20"/>
          </w:rPr>
          <w:delText>[6]</w:delText>
        </w:r>
      </w:del>
      <w:r w:rsidR="004B32E0" w:rsidRPr="00F3317C">
        <w:rPr>
          <w:rFonts w:ascii="Times New Roman" w:eastAsia="Times New Roman" w:hAnsi="Times New Roman" w:cs="Times New Roman"/>
          <w:sz w:val="20"/>
          <w:szCs w:val="20"/>
        </w:rPr>
        <w:t xml:space="preserve">. </w:t>
      </w:r>
      <w:r w:rsidR="004C167A" w:rsidRPr="00F3317C">
        <w:rPr>
          <w:rFonts w:ascii="Times New Roman" w:eastAsia="Times New Roman" w:hAnsi="Times New Roman" w:cs="Times New Roman"/>
          <w:sz w:val="20"/>
          <w:szCs w:val="20"/>
        </w:rPr>
        <w:t>In Chile</w:t>
      </w:r>
      <w:r w:rsidR="001E58C3" w:rsidRPr="00F3317C">
        <w:rPr>
          <w:rFonts w:ascii="Times New Roman" w:eastAsia="Times New Roman" w:hAnsi="Times New Roman" w:cs="Times New Roman"/>
          <w:sz w:val="20"/>
          <w:szCs w:val="20"/>
        </w:rPr>
        <w:t xml:space="preserve"> in October of 2019</w:t>
      </w:r>
      <w:r w:rsidR="004C167A" w:rsidRPr="00F3317C">
        <w:rPr>
          <w:rFonts w:ascii="Times New Roman" w:eastAsia="Times New Roman" w:hAnsi="Times New Roman" w:cs="Times New Roman"/>
          <w:sz w:val="20"/>
          <w:szCs w:val="20"/>
        </w:rPr>
        <w:t xml:space="preserve">, </w:t>
      </w:r>
      <w:del w:id="190" w:author="Andrés González Santa Cruz" w:date="2020-12-05T18:45:00Z">
        <w:r w:rsidR="004C167A" w:rsidRPr="00F3317C" w:rsidDel="00D51BF3">
          <w:rPr>
            <w:rFonts w:ascii="Times New Roman" w:eastAsia="Times New Roman" w:hAnsi="Times New Roman" w:cs="Times New Roman"/>
            <w:sz w:val="20"/>
            <w:szCs w:val="20"/>
          </w:rPr>
          <w:delText xml:space="preserve">protests </w:delText>
        </w:r>
        <w:r w:rsidR="001E58C3" w:rsidRPr="00F3317C" w:rsidDel="00D51BF3">
          <w:rPr>
            <w:rFonts w:ascii="Times New Roman" w:eastAsia="Times New Roman" w:hAnsi="Times New Roman" w:cs="Times New Roman"/>
            <w:sz w:val="20"/>
            <w:szCs w:val="20"/>
          </w:rPr>
          <w:delText xml:space="preserve">were </w:delText>
        </w:r>
        <w:r w:rsidR="006509EA" w:rsidRPr="00F3317C" w:rsidDel="00D51BF3">
          <w:rPr>
            <w:rFonts w:ascii="Times New Roman" w:eastAsia="Times New Roman" w:hAnsi="Times New Roman" w:cs="Times New Roman"/>
            <w:sz w:val="20"/>
            <w:szCs w:val="20"/>
          </w:rPr>
          <w:delText xml:space="preserve">triggered by </w:delText>
        </w:r>
      </w:del>
      <w:r w:rsidR="006509EA" w:rsidRPr="00F3317C">
        <w:rPr>
          <w:rFonts w:ascii="Times New Roman" w:eastAsia="Times New Roman" w:hAnsi="Times New Roman" w:cs="Times New Roman"/>
          <w:sz w:val="20"/>
          <w:szCs w:val="20"/>
        </w:rPr>
        <w:t xml:space="preserve">metro fare </w:t>
      </w:r>
      <w:proofErr w:type="gramStart"/>
      <w:r w:rsidR="006509EA" w:rsidRPr="00F3317C">
        <w:rPr>
          <w:rFonts w:ascii="Times New Roman" w:eastAsia="Times New Roman" w:hAnsi="Times New Roman" w:cs="Times New Roman"/>
          <w:sz w:val="20"/>
          <w:szCs w:val="20"/>
        </w:rPr>
        <w:t>increase</w:t>
      </w:r>
      <w:proofErr w:type="gramEnd"/>
      <w:r w:rsidR="006509EA" w:rsidRPr="00F3317C">
        <w:rPr>
          <w:rFonts w:ascii="Times New Roman" w:eastAsia="Times New Roman" w:hAnsi="Times New Roman" w:cs="Times New Roman"/>
          <w:sz w:val="20"/>
          <w:szCs w:val="20"/>
        </w:rPr>
        <w:t xml:space="preserve"> of 30 pesos (about </w:t>
      </w:r>
      <w:del w:id="191" w:author="Andrés González Santa Cruz" w:date="2020-12-06T16:10:00Z">
        <w:r w:rsidR="006509EA" w:rsidRPr="00F3317C" w:rsidDel="00DB4506">
          <w:rPr>
            <w:rFonts w:ascii="Times New Roman" w:eastAsia="Times New Roman" w:hAnsi="Times New Roman" w:cs="Times New Roman"/>
            <w:sz w:val="20"/>
            <w:szCs w:val="20"/>
          </w:rPr>
          <w:delText>$0.04 USD</w:delText>
        </w:r>
      </w:del>
      <w:ins w:id="192" w:author="Andrés González Santa Cruz" w:date="2020-12-06T16:10:00Z">
        <w:r w:rsidR="00DB4506">
          <w:rPr>
            <w:rFonts w:ascii="Times New Roman" w:eastAsia="Times New Roman" w:hAnsi="Times New Roman" w:cs="Times New Roman"/>
            <w:sz w:val="20"/>
            <w:szCs w:val="20"/>
          </w:rPr>
          <w:t>USD 0.04</w:t>
        </w:r>
      </w:ins>
      <w:r w:rsidR="006509EA" w:rsidRPr="00F3317C">
        <w:rPr>
          <w:rFonts w:ascii="Times New Roman" w:eastAsia="Times New Roman" w:hAnsi="Times New Roman" w:cs="Times New Roman"/>
          <w:sz w:val="20"/>
          <w:szCs w:val="20"/>
        </w:rPr>
        <w:t>)</w:t>
      </w:r>
      <w:ins w:id="193" w:author="Andrés González Santa Cruz" w:date="2020-12-05T18:45:00Z">
        <w:r w:rsidR="00D51BF3">
          <w:rPr>
            <w:rFonts w:ascii="Times New Roman" w:eastAsia="Times New Roman" w:hAnsi="Times New Roman" w:cs="Times New Roman"/>
            <w:sz w:val="20"/>
            <w:szCs w:val="20"/>
          </w:rPr>
          <w:t xml:space="preserve"> triggered protests</w:t>
        </w:r>
      </w:ins>
      <w:del w:id="194" w:author="Andrés González Santa Cruz" w:date="2020-12-05T18:45:00Z">
        <w:r w:rsidR="006509EA" w:rsidRPr="00F3317C" w:rsidDel="00D51BF3">
          <w:rPr>
            <w:rFonts w:ascii="Times New Roman" w:eastAsia="Times New Roman" w:hAnsi="Times New Roman" w:cs="Times New Roman"/>
            <w:sz w:val="20"/>
            <w:szCs w:val="20"/>
          </w:rPr>
          <w:delText>,</w:delText>
        </w:r>
      </w:del>
      <w:ins w:id="195" w:author="Andrés González Santa Cruz" w:date="2020-12-05T18:45:00Z">
        <w:r w:rsidR="00D51BF3">
          <w:rPr>
            <w:rFonts w:ascii="Times New Roman" w:eastAsia="Times New Roman" w:hAnsi="Times New Roman" w:cs="Times New Roman"/>
            <w:sz w:val="20"/>
            <w:szCs w:val="20"/>
          </w:rPr>
          <w:t xml:space="preserve"> that</w:t>
        </w:r>
      </w:ins>
      <w:r w:rsidR="006509EA" w:rsidRPr="00F3317C">
        <w:rPr>
          <w:rFonts w:ascii="Times New Roman" w:eastAsia="Times New Roman" w:hAnsi="Times New Roman" w:cs="Times New Roman"/>
          <w:sz w:val="20"/>
          <w:szCs w:val="20"/>
        </w:rPr>
        <w:t xml:space="preserve"> </w:t>
      </w:r>
      <w:del w:id="196" w:author="Andrés González Santa Cruz" w:date="2020-12-05T18:45:00Z">
        <w:r w:rsidR="006509EA" w:rsidRPr="00F3317C" w:rsidDel="00D51BF3">
          <w:rPr>
            <w:rFonts w:ascii="Times New Roman" w:eastAsia="Times New Roman" w:hAnsi="Times New Roman" w:cs="Times New Roman"/>
            <w:sz w:val="20"/>
            <w:szCs w:val="20"/>
          </w:rPr>
          <w:delText xml:space="preserve">but </w:delText>
        </w:r>
      </w:del>
      <w:r w:rsidR="006509EA" w:rsidRPr="00F3317C">
        <w:rPr>
          <w:rFonts w:ascii="Times New Roman" w:eastAsia="Times New Roman" w:hAnsi="Times New Roman" w:cs="Times New Roman"/>
          <w:sz w:val="20"/>
          <w:szCs w:val="20"/>
        </w:rPr>
        <w:t xml:space="preserve">quickly began to encompass </w:t>
      </w:r>
      <w:del w:id="197" w:author="Andrés González Santa Cruz" w:date="2020-12-05T18:22:00Z">
        <w:r w:rsidR="006509EA" w:rsidRPr="00F3317C" w:rsidDel="00D51BF3">
          <w:rPr>
            <w:rFonts w:ascii="Times New Roman" w:eastAsia="Times New Roman" w:hAnsi="Times New Roman" w:cs="Times New Roman"/>
            <w:sz w:val="20"/>
            <w:szCs w:val="20"/>
          </w:rPr>
          <w:delText>the anger</w:delText>
        </w:r>
      </w:del>
      <w:ins w:id="198" w:author="Andrés González Santa Cruz" w:date="2020-12-05T18:22:00Z">
        <w:r w:rsidR="00D51BF3">
          <w:rPr>
            <w:rFonts w:ascii="Times New Roman" w:eastAsia="Times New Roman" w:hAnsi="Times New Roman" w:cs="Times New Roman"/>
            <w:sz w:val="20"/>
            <w:szCs w:val="20"/>
          </w:rPr>
          <w:t>concerns</w:t>
        </w:r>
      </w:ins>
      <w:r w:rsidR="006509EA" w:rsidRPr="00F3317C">
        <w:rPr>
          <w:rFonts w:ascii="Times New Roman" w:eastAsia="Times New Roman" w:hAnsi="Times New Roman" w:cs="Times New Roman"/>
          <w:sz w:val="20"/>
          <w:szCs w:val="20"/>
        </w:rPr>
        <w:t xml:space="preserve"> stemming from historical injustices and social inequality</w:t>
      </w:r>
      <w:r w:rsidR="004C167A" w:rsidRPr="00F3317C">
        <w:rPr>
          <w:rFonts w:ascii="Times New Roman" w:eastAsia="Times New Roman" w:hAnsi="Times New Roman" w:cs="Times New Roman"/>
          <w:sz w:val="20"/>
          <w:szCs w:val="20"/>
        </w:rPr>
        <w:t xml:space="preserve">. </w:t>
      </w:r>
      <w:r w:rsidR="001E58C3" w:rsidRPr="00F3317C">
        <w:rPr>
          <w:rFonts w:ascii="Times New Roman" w:eastAsia="Times New Roman" w:hAnsi="Times New Roman" w:cs="Times New Roman"/>
          <w:sz w:val="20"/>
          <w:szCs w:val="20"/>
        </w:rPr>
        <w:t>Protestors called</w:t>
      </w:r>
      <w:r w:rsidR="004C167A" w:rsidRPr="00F3317C">
        <w:rPr>
          <w:rFonts w:ascii="Times New Roman" w:eastAsia="Times New Roman" w:hAnsi="Times New Roman" w:cs="Times New Roman"/>
          <w:sz w:val="20"/>
          <w:szCs w:val="20"/>
        </w:rPr>
        <w:t xml:space="preserve"> for structural changes related to wealth distribution, rising costs of living, stagnant wages, access </w:t>
      </w:r>
      <w:r w:rsidRPr="00F3317C">
        <w:rPr>
          <w:rFonts w:ascii="Times New Roman" w:eastAsia="Times New Roman" w:hAnsi="Times New Roman" w:cs="Times New Roman"/>
          <w:sz w:val="20"/>
          <w:szCs w:val="20"/>
        </w:rPr>
        <w:t xml:space="preserve">to </w:t>
      </w:r>
      <w:r w:rsidR="004C167A" w:rsidRPr="00F3317C">
        <w:rPr>
          <w:rFonts w:ascii="Times New Roman" w:eastAsia="Times New Roman" w:hAnsi="Times New Roman" w:cs="Times New Roman"/>
          <w:sz w:val="20"/>
          <w:szCs w:val="20"/>
        </w:rPr>
        <w:t xml:space="preserve">and quality of </w:t>
      </w:r>
      <w:r w:rsidR="00716620" w:rsidRPr="00F3317C">
        <w:rPr>
          <w:rFonts w:ascii="Times New Roman" w:eastAsia="Times New Roman" w:hAnsi="Times New Roman" w:cs="Times New Roman"/>
          <w:sz w:val="20"/>
          <w:szCs w:val="20"/>
        </w:rPr>
        <w:t>basic public</w:t>
      </w:r>
      <w:r w:rsidR="004C167A" w:rsidRPr="00F3317C">
        <w:rPr>
          <w:rFonts w:ascii="Times New Roman" w:eastAsia="Times New Roman" w:hAnsi="Times New Roman" w:cs="Times New Roman"/>
          <w:sz w:val="20"/>
          <w:szCs w:val="20"/>
        </w:rPr>
        <w:t xml:space="preserve"> services (health, education, transport, </w:t>
      </w:r>
      <w:r w:rsidR="00F85624" w:rsidRPr="00F3317C">
        <w:rPr>
          <w:rFonts w:ascii="Times New Roman" w:eastAsia="Times New Roman" w:hAnsi="Times New Roman" w:cs="Times New Roman"/>
          <w:sz w:val="20"/>
          <w:szCs w:val="20"/>
        </w:rPr>
        <w:t xml:space="preserve">and </w:t>
      </w:r>
      <w:r w:rsidR="004C167A" w:rsidRPr="00F3317C">
        <w:rPr>
          <w:rFonts w:ascii="Times New Roman" w:eastAsia="Times New Roman" w:hAnsi="Times New Roman" w:cs="Times New Roman"/>
          <w:sz w:val="20"/>
          <w:szCs w:val="20"/>
        </w:rPr>
        <w:t>justice system</w:t>
      </w:r>
      <w:r w:rsidR="00F85624" w:rsidRPr="00F3317C">
        <w:rPr>
          <w:rFonts w:ascii="Times New Roman" w:eastAsia="Times New Roman" w:hAnsi="Times New Roman" w:cs="Times New Roman"/>
          <w:sz w:val="20"/>
          <w:szCs w:val="20"/>
        </w:rPr>
        <w:t>s</w:t>
      </w:r>
      <w:r w:rsidR="004C167A" w:rsidRPr="00F3317C">
        <w:rPr>
          <w:rFonts w:ascii="Times New Roman" w:eastAsia="Times New Roman" w:hAnsi="Times New Roman" w:cs="Times New Roman"/>
          <w:sz w:val="20"/>
          <w:szCs w:val="20"/>
        </w:rPr>
        <w:t>), and retirement pensions, among others</w:t>
      </w:r>
      <w:ins w:id="199" w:author="Andrés González Santa Cruz" w:date="2020-12-05T19:30:00Z">
        <w:r w:rsidR="00701266">
          <w:rPr>
            <w:rFonts w:ascii="Times New Roman" w:eastAsia="Times New Roman" w:hAnsi="Times New Roman" w:cs="Times New Roman"/>
            <w:sz w:val="20"/>
            <w:szCs w:val="20"/>
          </w:rPr>
          <w:t xml:space="preserve"> </w:t>
        </w:r>
      </w:ins>
      <w:ins w:id="200" w:author="Andrés González Santa Cruz" w:date="2020-12-06T00:24:00Z">
        <w:r w:rsidR="00974EB4">
          <w:rPr>
            <w:rFonts w:ascii="Times New Roman" w:eastAsia="Times New Roman" w:hAnsi="Times New Roman" w:cs="Times New Roman"/>
            <w:sz w:val="20"/>
            <w:szCs w:val="20"/>
          </w:rPr>
          <w:fldChar w:fldCharType="begin">
            <w:fldData xml:space="preserve">PEVuZE5vdGU+PENpdGU+PEF1dGhvcj5LcnlnaWVyPC9BdXRob3I+PFllYXI+MjAyMCwgRmVicnVh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=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PEVuZE5vdGU+PENpdGU+PEF1dGhvcj5LcnlnaWVyPC9BdXRob3I+PFllYXI+MjAyMCwgRmVicnVh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=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01" w:author="Andrés González Santa Cruz" w:date="2020-12-06T00:24:00Z">
        <w:r w:rsidR="00974EB4">
          <w:rPr>
            <w:rFonts w:ascii="Times New Roman" w:eastAsia="Times New Roman" w:hAnsi="Times New Roman" w:cs="Times New Roman"/>
            <w:sz w:val="20"/>
            <w:szCs w:val="20"/>
          </w:rPr>
        </w:r>
        <w:r w:rsidR="00974EB4">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[6-9]</w:t>
      </w:r>
      <w:ins w:id="202" w:author="Andrés González Santa Cruz" w:date="2020-12-06T00:24:00Z">
        <w:r w:rsidR="00974EB4">
          <w:rPr>
            <w:rFonts w:ascii="Times New Roman" w:eastAsia="Times New Roman" w:hAnsi="Times New Roman" w:cs="Times New Roman"/>
            <w:sz w:val="20"/>
            <w:szCs w:val="20"/>
          </w:rPr>
          <w:fldChar w:fldCharType="end"/>
        </w:r>
      </w:ins>
      <w:del w:id="203" w:author="Andrés González Santa Cruz" w:date="2020-12-05T19:31:00Z">
        <w:r w:rsidR="004C167A" w:rsidRPr="00F3317C" w:rsidDel="00701266">
          <w:rPr>
            <w:rFonts w:ascii="Times New Roman" w:eastAsia="Times New Roman" w:hAnsi="Times New Roman" w:cs="Times New Roman"/>
            <w:sz w:val="20"/>
            <w:szCs w:val="20"/>
          </w:rPr>
          <w:delText xml:space="preserve"> [</w:delText>
        </w:r>
        <w:r w:rsidR="000F0A62" w:rsidRPr="00F3317C" w:rsidDel="00701266">
          <w:rPr>
            <w:rFonts w:ascii="Times New Roman" w:eastAsia="Times New Roman" w:hAnsi="Times New Roman" w:cs="Times New Roman"/>
            <w:sz w:val="20"/>
            <w:szCs w:val="20"/>
          </w:rPr>
          <w:delText>7, 8</w:delText>
        </w:r>
        <w:r w:rsidR="004C167A" w:rsidRPr="00F3317C" w:rsidDel="00701266">
          <w:rPr>
            <w:rFonts w:ascii="Times New Roman" w:eastAsia="Times New Roman" w:hAnsi="Times New Roman" w:cs="Times New Roman"/>
            <w:sz w:val="20"/>
            <w:szCs w:val="20"/>
          </w:rPr>
          <w:delText>]</w:delText>
        </w:r>
      </w:del>
      <w:r w:rsidR="004C167A" w:rsidRPr="00F3317C">
        <w:rPr>
          <w:rFonts w:ascii="Times New Roman" w:eastAsia="Times New Roman" w:hAnsi="Times New Roman" w:cs="Times New Roman"/>
          <w:sz w:val="20"/>
          <w:szCs w:val="20"/>
        </w:rPr>
        <w:t xml:space="preserve">. </w:t>
      </w:r>
      <w:r w:rsidR="00A03CE7" w:rsidRPr="00F3317C">
        <w:rPr>
          <w:rFonts w:ascii="Times New Roman" w:eastAsia="Times New Roman" w:hAnsi="Times New Roman" w:cs="Times New Roman"/>
          <w:sz w:val="20"/>
          <w:szCs w:val="20"/>
        </w:rPr>
        <w:t>Despite a lack of</w:t>
      </w:r>
      <w:r w:rsidR="004C167A" w:rsidRPr="00F3317C">
        <w:rPr>
          <w:rFonts w:ascii="Times New Roman" w:eastAsia="Times New Roman" w:hAnsi="Times New Roman" w:cs="Times New Roman"/>
          <w:sz w:val="20"/>
          <w:szCs w:val="20"/>
        </w:rPr>
        <w:t xml:space="preserve"> organized leadership, this social movement featured high attendance rates and strong national </w:t>
      </w:r>
      <w:r w:rsidR="0049497C" w:rsidRPr="00F3317C">
        <w:rPr>
          <w:rFonts w:ascii="Times New Roman" w:eastAsia="Times New Roman" w:hAnsi="Times New Roman" w:cs="Times New Roman"/>
          <w:sz w:val="20"/>
          <w:szCs w:val="20"/>
        </w:rPr>
        <w:t>support.</w:t>
      </w:r>
      <w:r w:rsidR="004C167A" w:rsidRPr="00F3317C">
        <w:rPr>
          <w:rFonts w:ascii="Times New Roman" w:eastAsia="Times New Roman" w:hAnsi="Times New Roman" w:cs="Times New Roman"/>
          <w:sz w:val="20"/>
          <w:szCs w:val="20"/>
        </w:rPr>
        <w:t xml:space="preserve"> However, civil unrest </w:t>
      </w:r>
      <w:r w:rsidRPr="00F3317C">
        <w:rPr>
          <w:rFonts w:ascii="Times New Roman" w:eastAsia="Times New Roman" w:hAnsi="Times New Roman" w:cs="Times New Roman"/>
          <w:sz w:val="20"/>
          <w:szCs w:val="20"/>
        </w:rPr>
        <w:t xml:space="preserve">occurred </w:t>
      </w:r>
      <w:r w:rsidR="004C167A" w:rsidRPr="00F3317C">
        <w:rPr>
          <w:rFonts w:ascii="Times New Roman" w:eastAsia="Times New Roman" w:hAnsi="Times New Roman" w:cs="Times New Roman"/>
          <w:sz w:val="20"/>
          <w:szCs w:val="20"/>
        </w:rPr>
        <w:t xml:space="preserve">collaterally </w:t>
      </w:r>
      <w:r w:rsidRPr="00F3317C">
        <w:rPr>
          <w:rFonts w:ascii="Times New Roman" w:eastAsia="Times New Roman" w:hAnsi="Times New Roman" w:cs="Times New Roman"/>
          <w:sz w:val="20"/>
          <w:szCs w:val="20"/>
        </w:rPr>
        <w:t xml:space="preserve">with the social protests, </w:t>
      </w:r>
      <w:r w:rsidR="004C167A" w:rsidRPr="00F3317C">
        <w:rPr>
          <w:rFonts w:ascii="Times New Roman" w:eastAsia="Times New Roman" w:hAnsi="Times New Roman" w:cs="Times New Roman"/>
          <w:sz w:val="20"/>
          <w:szCs w:val="20"/>
        </w:rPr>
        <w:t>which le</w:t>
      </w:r>
      <w:r w:rsidRPr="00F3317C">
        <w:rPr>
          <w:rFonts w:ascii="Times New Roman" w:eastAsia="Times New Roman" w:hAnsi="Times New Roman" w:cs="Times New Roman"/>
          <w:sz w:val="20"/>
          <w:szCs w:val="20"/>
        </w:rPr>
        <w:t>d</w:t>
      </w:r>
      <w:r w:rsidR="004C167A" w:rsidRPr="00F3317C">
        <w:rPr>
          <w:rFonts w:ascii="Times New Roman" w:eastAsia="Times New Roman" w:hAnsi="Times New Roman" w:cs="Times New Roman"/>
          <w:sz w:val="20"/>
          <w:szCs w:val="20"/>
        </w:rPr>
        <w:t xml:space="preserve"> the government to declare a state of emergency characterized by restricted mobility</w:t>
      </w:r>
      <w:r w:rsidR="00392210" w:rsidRPr="00F3317C">
        <w:rPr>
          <w:rFonts w:ascii="Times New Roman" w:eastAsia="Times New Roman" w:hAnsi="Times New Roman" w:cs="Times New Roman"/>
          <w:sz w:val="20"/>
          <w:szCs w:val="20"/>
        </w:rPr>
        <w:t xml:space="preserve">, </w:t>
      </w:r>
      <w:r w:rsidR="00A03CE7" w:rsidRPr="00F3317C">
        <w:rPr>
          <w:rFonts w:ascii="Times New Roman" w:eastAsia="Times New Roman" w:hAnsi="Times New Roman" w:cs="Times New Roman"/>
          <w:sz w:val="20"/>
          <w:szCs w:val="20"/>
        </w:rPr>
        <w:t xml:space="preserve">a </w:t>
      </w:r>
      <w:r w:rsidR="00392210" w:rsidRPr="00F3317C">
        <w:rPr>
          <w:rFonts w:ascii="Times New Roman" w:eastAsia="Times New Roman" w:hAnsi="Times New Roman" w:cs="Times New Roman"/>
          <w:sz w:val="20"/>
          <w:szCs w:val="20"/>
        </w:rPr>
        <w:t>curfew,</w:t>
      </w:r>
      <w:r w:rsidR="004C167A"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and</w:t>
      </w:r>
      <w:r w:rsidR="004C167A"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 xml:space="preserve">the deployment of </w:t>
      </w:r>
      <w:r w:rsidR="004C167A" w:rsidRPr="00F3317C">
        <w:rPr>
          <w:rFonts w:ascii="Times New Roman" w:eastAsia="Times New Roman" w:hAnsi="Times New Roman" w:cs="Times New Roman"/>
          <w:sz w:val="20"/>
          <w:szCs w:val="20"/>
        </w:rPr>
        <w:t>armed soldiers and policemen to control street disturb</w:t>
      </w:r>
      <w:r w:rsidR="00F85624" w:rsidRPr="00F3317C">
        <w:rPr>
          <w:rFonts w:ascii="Times New Roman" w:eastAsia="Times New Roman" w:hAnsi="Times New Roman" w:cs="Times New Roman"/>
          <w:sz w:val="20"/>
          <w:szCs w:val="20"/>
        </w:rPr>
        <w:t>ances</w:t>
      </w:r>
      <w:r w:rsidR="004C167A" w:rsidRPr="00F3317C">
        <w:rPr>
          <w:rFonts w:ascii="Times New Roman" w:eastAsia="Times New Roman" w:hAnsi="Times New Roman" w:cs="Times New Roman"/>
          <w:sz w:val="20"/>
          <w:szCs w:val="20"/>
        </w:rPr>
        <w:t xml:space="preserve"> </w:t>
      </w:r>
      <w:ins w:id="204" w:author="Andrés González Santa Cruz" w:date="2020-12-05T19:37:00Z">
        <w:r w:rsidR="00701266">
          <w:rPr>
            <w:rFonts w:ascii="Times New Roman" w:eastAsia="Times New Roman" w:hAnsi="Times New Roman" w:cs="Times New Roman"/>
            <w:sz w:val="20"/>
            <w:szCs w:val="20"/>
          </w:rPr>
          <w:fldChar w:fldCharType="begin"/>
        </w:r>
      </w:ins>
      <w:r w:rsidR="00D331D1">
        <w:rPr>
          <w:rFonts w:ascii="Times New Roman" w:eastAsia="Times New Roman" w:hAnsi="Times New Roman" w:cs="Times New Roman"/>
          <w:sz w:val="20"/>
          <w:szCs w:val="20"/>
        </w:rPr>
        <w:instrText xml:space="preserve"> ADDIN EN.CITE &lt;EndNote&gt;&lt;Cite&gt;&lt;Author&gt;Elm&lt;/Author&gt;&lt;Year&gt;2019&lt;/Year&gt;&lt;RecNum&gt;23&lt;/RecNum&gt;&lt;DisplayText&gt;[10, 11]&lt;/DisplayText&gt;&lt;record&gt;&lt;rec-number&gt;23&lt;/rec-number&gt;&lt;foreign-keys&gt;&lt;key app="EN" db-id="29zseaxacpxtd5esttl5ptxbp9ffvfp00vav" timestamp="1607204860"&gt;23&lt;/key&gt;&lt;/foreign-keys&gt;&lt;ref-type name="Journal Article"&gt;17&lt;/ref-type&gt;&lt;contributors&gt;&lt;authors&gt;&lt;author&gt;Elm, Erik&lt;/author&gt;&lt;author&gt;Madrid Aris, Eva&lt;/author&gt;&lt;author&gt;Urrútia, Gerard&lt;/author&gt;&lt;/authors&gt;&lt;/contributors&gt;&lt;titles&gt;&lt;title&gt;Chile: civil unrest and Cochrane Colloquium cancelled&lt;/title&gt;&lt;secondary-title&gt;The Lancet&lt;/secondary-title&gt;&lt;/titles&gt;&lt;periodical&gt;&lt;full-title&gt;The Lancet&lt;/full-title&gt;&lt;/periodical&gt;&lt;volume&gt;394&lt;/volume&gt;&lt;number&gt;10210&lt;/number&gt;&lt;section&gt;e35&lt;/section&gt;&lt;dates&gt;&lt;year&gt;2019&lt;/year&gt;&lt;pub-dates&gt;&lt;date&gt;11/01&lt;/date&gt;&lt;/pub-dates&gt;&lt;/dates&gt;&lt;urls&gt;&lt;/urls&gt;&lt;electronic-resource-num&gt;10.1016/S0140-6736(19)32678-9&lt;/electronic-resource-num&gt;&lt;/record&gt;&lt;/Cite&gt;&lt;Cite&gt;&lt;Year&gt;2019, October 25&lt;/Year&gt;&lt;RecNum&gt;24&lt;/RecNum&gt;&lt;record&gt;&lt;rec-number&gt;24&lt;/rec-number&gt;&lt;foreign-keys&gt;&lt;key app="EN" db-id="29zseaxacpxtd5esttl5ptxbp9ffvfp00vav" timestamp="1607205226"&gt;24&lt;/key&gt;&lt;/foreign-keys&gt;&lt;ref-type name="Press Release"&gt;63&lt;/ref-type&gt;&lt;contributors&gt;&lt;/contributors&gt;&lt;titles&gt;&lt;title&gt;La cronología de los hechos que detonaron la crisis social y los días de estado de emergencia en el país [The chronology of the events that triggered the social crisis and the days of state of emergency in the country]&lt;/title&gt;&lt;secondary-title&gt;El Mercurio&lt;/secondary-title&gt;&lt;/titles&gt;&lt;dates&gt;&lt;year&gt;2019, October 25&lt;/year&gt;&lt;/dates&gt;&lt;pub-location&gt;Chile&lt;/pub-location&gt;&lt;urls&gt;&lt;related-urls&gt;&lt;url&gt;https://www.emol.com/noticias/Nacional/2019/10/23/965179/Cronologia-Crisis-Social-Evasion-Protestas.html&lt;/url&gt;&lt;/related-urls&gt;&lt;/urls&gt;&lt;access-date&gt;August, 11, 2019&lt;/access-date&gt;&lt;/record&gt;&lt;/Cite&gt;&lt;/EndNote&gt;</w:instrText>
      </w:r>
      <w:ins w:id="205" w:author="Andrés González Santa Cruz" w:date="2020-12-05T19:37:00Z">
        <w:r w:rsidR="00701266">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[10, 11]</w:t>
      </w:r>
      <w:ins w:id="206" w:author="Andrés González Santa Cruz" w:date="2020-12-05T19:37:00Z">
        <w:r w:rsidR="00701266">
          <w:rPr>
            <w:rFonts w:ascii="Times New Roman" w:eastAsia="Times New Roman" w:hAnsi="Times New Roman" w:cs="Times New Roman"/>
            <w:sz w:val="20"/>
            <w:szCs w:val="20"/>
          </w:rPr>
          <w:fldChar w:fldCharType="end"/>
        </w:r>
      </w:ins>
      <w:del w:id="207" w:author="Andrés González Santa Cruz" w:date="2020-12-05T19:40:00Z">
        <w:r w:rsidR="004C167A" w:rsidRPr="00F3317C" w:rsidDel="00701266">
          <w:rPr>
            <w:rFonts w:ascii="Times New Roman" w:eastAsia="Times New Roman" w:hAnsi="Times New Roman" w:cs="Times New Roman"/>
            <w:sz w:val="20"/>
            <w:szCs w:val="20"/>
          </w:rPr>
          <w:delText>[</w:delText>
        </w:r>
        <w:r w:rsidR="000F0A62" w:rsidRPr="00F3317C" w:rsidDel="00701266">
          <w:rPr>
            <w:rFonts w:ascii="Times New Roman" w:eastAsia="Times New Roman" w:hAnsi="Times New Roman" w:cs="Times New Roman"/>
            <w:sz w:val="20"/>
            <w:szCs w:val="20"/>
          </w:rPr>
          <w:delText>9, 10</w:delText>
        </w:r>
        <w:r w:rsidR="004C167A" w:rsidRPr="00F3317C" w:rsidDel="00701266">
          <w:rPr>
            <w:rFonts w:ascii="Times New Roman" w:eastAsia="Times New Roman" w:hAnsi="Times New Roman" w:cs="Times New Roman"/>
            <w:sz w:val="20"/>
            <w:szCs w:val="20"/>
          </w:rPr>
          <w:delText>]</w:delText>
        </w:r>
      </w:del>
      <w:r w:rsidR="004C167A" w:rsidRPr="00F3317C">
        <w:rPr>
          <w:rFonts w:ascii="Times New Roman" w:eastAsia="Times New Roman" w:hAnsi="Times New Roman" w:cs="Times New Roman"/>
          <w:sz w:val="20"/>
          <w:szCs w:val="20"/>
        </w:rPr>
        <w:t>.</w:t>
      </w:r>
    </w:p>
    <w:p w14:paraId="55B6CFE0" w14:textId="77777777" w:rsidR="00B62E52" w:rsidRPr="00F3317C" w:rsidRDefault="00B62E52">
      <w:pPr>
        <w:spacing w:line="360" w:lineRule="auto"/>
        <w:jc w:val="both"/>
        <w:rPr>
          <w:rFonts w:ascii="Times New Roman" w:eastAsia="Times New Roman" w:hAnsi="Times New Roman" w:cs="Times New Roman"/>
          <w:sz w:val="20"/>
          <w:szCs w:val="20"/>
        </w:rPr>
        <w:pPrChange w:id="208" w:author="Andrés González Santa Cruz" w:date="2020-12-08T09:58:00Z">
          <w:pPr>
            <w:spacing w:line="360" w:lineRule="auto"/>
            <w:ind w:firstLine="720"/>
            <w:jc w:val="both"/>
          </w:pPr>
        </w:pPrChange>
      </w:pPr>
    </w:p>
    <w:p w14:paraId="7AD49511" w14:textId="302E573A" w:rsidR="004C167A" w:rsidRDefault="00F3317C" w:rsidP="00E23FE8">
      <w:pPr>
        <w:spacing w:line="360" w:lineRule="auto"/>
        <w:ind w:firstLine="720"/>
        <w:jc w:val="both"/>
        <w:rPr>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t xml:space="preserve">Social movements have direct and indirect effects on health. </w:t>
      </w:r>
      <w:r w:rsidR="00822BC9" w:rsidRPr="00F3317C">
        <w:rPr>
          <w:rFonts w:ascii="Times New Roman" w:eastAsia="Times New Roman" w:hAnsi="Times New Roman" w:cs="Times New Roman"/>
          <w:sz w:val="20"/>
          <w:szCs w:val="20"/>
        </w:rPr>
        <w:t>Much of the current</w:t>
      </w:r>
      <w:r w:rsidR="00122D50" w:rsidRPr="00F3317C">
        <w:rPr>
          <w:rFonts w:ascii="Times New Roman" w:eastAsia="Times New Roman" w:hAnsi="Times New Roman" w:cs="Times New Roman"/>
          <w:sz w:val="20"/>
          <w:szCs w:val="20"/>
        </w:rPr>
        <w:t xml:space="preserve"> research linking social movements and health have focused on indirect effects of protest, demonstration</w:t>
      </w:r>
      <w:ins w:id="209" w:author="Andrés González Santa Cruz" w:date="2020-12-06T21:02:00Z">
        <w:r w:rsidR="005F4533">
          <w:rPr>
            <w:rFonts w:ascii="Times New Roman" w:eastAsia="Times New Roman" w:hAnsi="Times New Roman" w:cs="Times New Roman"/>
            <w:sz w:val="20"/>
            <w:szCs w:val="20"/>
          </w:rPr>
          <w:t>s</w:t>
        </w:r>
      </w:ins>
      <w:r w:rsidR="00122D50" w:rsidRPr="00F3317C">
        <w:rPr>
          <w:rFonts w:ascii="Times New Roman" w:eastAsia="Times New Roman" w:hAnsi="Times New Roman" w:cs="Times New Roman"/>
          <w:sz w:val="20"/>
          <w:szCs w:val="20"/>
        </w:rPr>
        <w:t xml:space="preserve">, and civil unrest. For </w:t>
      </w:r>
      <w:r w:rsidR="00E20940" w:rsidRPr="00F3317C">
        <w:rPr>
          <w:rFonts w:ascii="Times New Roman" w:eastAsia="Times New Roman" w:hAnsi="Times New Roman" w:cs="Times New Roman"/>
          <w:sz w:val="20"/>
          <w:szCs w:val="20"/>
        </w:rPr>
        <w:t>instance</w:t>
      </w:r>
      <w:r w:rsidR="00122D50" w:rsidRPr="00F3317C">
        <w:rPr>
          <w:rFonts w:ascii="Times New Roman" w:eastAsia="Times New Roman" w:hAnsi="Times New Roman" w:cs="Times New Roman"/>
          <w:sz w:val="20"/>
          <w:szCs w:val="20"/>
        </w:rPr>
        <w:t xml:space="preserve">, </w:t>
      </w:r>
      <w:r w:rsidR="00E55A79" w:rsidRPr="00F3317C">
        <w:rPr>
          <w:rFonts w:ascii="Times New Roman" w:eastAsia="Times New Roman" w:hAnsi="Times New Roman" w:cs="Times New Roman"/>
          <w:sz w:val="20"/>
          <w:szCs w:val="20"/>
        </w:rPr>
        <w:t xml:space="preserve">civil unrest </w:t>
      </w:r>
      <w:r w:rsidR="00A24529" w:rsidRPr="00F3317C">
        <w:rPr>
          <w:rFonts w:ascii="Times New Roman" w:eastAsia="Times New Roman" w:hAnsi="Times New Roman" w:cs="Times New Roman"/>
          <w:sz w:val="20"/>
          <w:szCs w:val="20"/>
        </w:rPr>
        <w:t>and violence</w:t>
      </w:r>
      <w:r w:rsidR="00F85624" w:rsidRPr="00F3317C">
        <w:rPr>
          <w:rFonts w:ascii="Times New Roman" w:eastAsia="Times New Roman" w:hAnsi="Times New Roman" w:cs="Times New Roman"/>
          <w:sz w:val="20"/>
          <w:szCs w:val="20"/>
        </w:rPr>
        <w:t xml:space="preserve"> often</w:t>
      </w:r>
      <w:r w:rsidR="00A24529" w:rsidRPr="00F3317C">
        <w:rPr>
          <w:rFonts w:ascii="Times New Roman" w:eastAsia="Times New Roman" w:hAnsi="Times New Roman" w:cs="Times New Roman"/>
          <w:sz w:val="20"/>
          <w:szCs w:val="20"/>
        </w:rPr>
        <w:t xml:space="preserve"> expose people to stress</w:t>
      </w:r>
      <w:del w:id="210" w:author="Andrés González Santa Cruz" w:date="2020-12-05T12:50:00Z">
        <w:r w:rsidR="00A24529" w:rsidRPr="00F3317C" w:rsidDel="002A2497">
          <w:rPr>
            <w:rFonts w:ascii="Times New Roman" w:eastAsia="Times New Roman" w:hAnsi="Times New Roman" w:cs="Times New Roman"/>
            <w:sz w:val="20"/>
            <w:szCs w:val="20"/>
          </w:rPr>
          <w:delText xml:space="preserve"> </w:delText>
        </w:r>
      </w:del>
      <w:del w:id="211" w:author="Andrés González Santa Cruz" w:date="2020-12-05T12:49:00Z">
        <w:r w:rsidR="00A24529" w:rsidRPr="00F3317C" w:rsidDel="002A2497">
          <w:rPr>
            <w:rFonts w:ascii="Times New Roman" w:eastAsia="Times New Roman" w:hAnsi="Times New Roman" w:cs="Times New Roman"/>
            <w:sz w:val="20"/>
            <w:szCs w:val="20"/>
          </w:rPr>
          <w:delText xml:space="preserve">that </w:delText>
        </w:r>
      </w:del>
      <w:del w:id="212" w:author="Andrés González Santa Cruz" w:date="2020-12-05T12:50:00Z">
        <w:r w:rsidR="00A24529" w:rsidRPr="00F3317C" w:rsidDel="002A2497">
          <w:rPr>
            <w:rFonts w:ascii="Times New Roman" w:eastAsia="Times New Roman" w:hAnsi="Times New Roman" w:cs="Times New Roman"/>
            <w:sz w:val="20"/>
            <w:szCs w:val="20"/>
          </w:rPr>
          <w:delText>contribute</w:delText>
        </w:r>
        <w:r w:rsidR="00F85624" w:rsidRPr="00F3317C" w:rsidDel="002A2497">
          <w:rPr>
            <w:rFonts w:ascii="Times New Roman" w:eastAsia="Times New Roman" w:hAnsi="Times New Roman" w:cs="Times New Roman"/>
            <w:sz w:val="20"/>
            <w:szCs w:val="20"/>
          </w:rPr>
          <w:delText>s</w:delText>
        </w:r>
      </w:del>
      <w:ins w:id="213" w:author="Andrés González Santa Cruz" w:date="2020-12-05T12:50:00Z">
        <w:r w:rsidR="002A2497">
          <w:rPr>
            <w:rFonts w:ascii="Times New Roman" w:eastAsia="Times New Roman" w:hAnsi="Times New Roman" w:cs="Times New Roman"/>
            <w:sz w:val="20"/>
            <w:szCs w:val="20"/>
          </w:rPr>
          <w:t>, contributing</w:t>
        </w:r>
      </w:ins>
      <w:r w:rsidR="00A24529" w:rsidRPr="00F3317C">
        <w:rPr>
          <w:rFonts w:ascii="Times New Roman" w:eastAsia="Times New Roman" w:hAnsi="Times New Roman" w:cs="Times New Roman"/>
          <w:sz w:val="20"/>
          <w:szCs w:val="20"/>
        </w:rPr>
        <w:t xml:space="preserve"> to mental health </w:t>
      </w:r>
      <w:r w:rsidR="0063337C" w:rsidRPr="00F3317C">
        <w:rPr>
          <w:rFonts w:ascii="Times New Roman" w:eastAsia="Times New Roman" w:hAnsi="Times New Roman" w:cs="Times New Roman"/>
          <w:sz w:val="20"/>
          <w:szCs w:val="20"/>
        </w:rPr>
        <w:t>burden</w:t>
      </w:r>
      <w:r w:rsidR="00A24529" w:rsidRPr="00F3317C">
        <w:rPr>
          <w:rFonts w:ascii="Times New Roman" w:eastAsia="Times New Roman" w:hAnsi="Times New Roman" w:cs="Times New Roman"/>
          <w:sz w:val="20"/>
          <w:szCs w:val="20"/>
        </w:rPr>
        <w:t xml:space="preserve"> </w:t>
      </w:r>
      <w:ins w:id="214" w:author="Andrés González Santa Cruz" w:date="2020-12-05T19:40:00Z">
        <w:r w:rsidR="00701266">
          <w:rPr>
            <w:rFonts w:ascii="Times New Roman" w:eastAsia="Times New Roman" w:hAnsi="Times New Roman" w:cs="Times New Roman"/>
            <w:sz w:val="20"/>
            <w:szCs w:val="20"/>
          </w:rPr>
          <w:fldChar w:fldCharType="begin">
            <w:fldData xml:space="preserve">PEVuZE5vdGU+PENpdGU+PEF1dGhvcj5EYW5nbWFubjwvQXV0aG9yPjxZZWFyPjIwMjA8L1llYXI+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PEVuZE5vdGU+PENpdGU+PEF1dGhvcj5EYW5nbWFubjwvQXV0aG9yPjxZZWFyPjIwMjA8L1llYXI+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15" w:author="Andrés González Santa Cruz" w:date="2020-12-05T19:40:00Z">
        <w:r w:rsidR="00701266">
          <w:rPr>
            <w:rFonts w:ascii="Times New Roman" w:eastAsia="Times New Roman" w:hAnsi="Times New Roman" w:cs="Times New Roman"/>
            <w:sz w:val="20"/>
            <w:szCs w:val="20"/>
          </w:rPr>
        </w:r>
        <w:r w:rsidR="00701266">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[12-14]</w:t>
      </w:r>
      <w:ins w:id="216" w:author="Andrés González Santa Cruz" w:date="2020-12-05T19:40:00Z">
        <w:r w:rsidR="00701266">
          <w:rPr>
            <w:rFonts w:ascii="Times New Roman" w:eastAsia="Times New Roman" w:hAnsi="Times New Roman" w:cs="Times New Roman"/>
            <w:sz w:val="20"/>
            <w:szCs w:val="20"/>
          </w:rPr>
          <w:fldChar w:fldCharType="end"/>
        </w:r>
      </w:ins>
      <w:del w:id="217" w:author="Andrés González Santa Cruz" w:date="2020-12-05T19:40:00Z">
        <w:r w:rsidR="00A24529" w:rsidRPr="00F3317C" w:rsidDel="00701266">
          <w:rPr>
            <w:rFonts w:ascii="Times New Roman" w:eastAsia="Times New Roman" w:hAnsi="Times New Roman" w:cs="Times New Roman"/>
            <w:sz w:val="20"/>
            <w:szCs w:val="20"/>
          </w:rPr>
          <w:delText>[11, 12]</w:delText>
        </w:r>
      </w:del>
      <w:r w:rsidR="00A24529" w:rsidRPr="00F3317C">
        <w:rPr>
          <w:rFonts w:ascii="Times New Roman" w:eastAsia="Times New Roman" w:hAnsi="Times New Roman" w:cs="Times New Roman"/>
          <w:sz w:val="20"/>
          <w:szCs w:val="20"/>
        </w:rPr>
        <w:t xml:space="preserve">. </w:t>
      </w:r>
      <w:del w:id="218" w:author="Andrés González Santa Cruz" w:date="2020-12-05T19:40:00Z">
        <w:r w:rsidR="00A24529" w:rsidRPr="00F3317C" w:rsidDel="00701266">
          <w:rPr>
            <w:rFonts w:ascii="Times New Roman" w:eastAsia="Times New Roman" w:hAnsi="Times New Roman" w:cs="Times New Roman"/>
            <w:sz w:val="20"/>
            <w:szCs w:val="20"/>
          </w:rPr>
          <w:delText xml:space="preserve"> </w:delText>
        </w:r>
      </w:del>
      <w:r w:rsidR="00A24529" w:rsidRPr="00F3317C">
        <w:rPr>
          <w:rFonts w:ascii="Times New Roman" w:eastAsia="Times New Roman" w:hAnsi="Times New Roman" w:cs="Times New Roman"/>
          <w:sz w:val="20"/>
          <w:szCs w:val="20"/>
        </w:rPr>
        <w:t xml:space="preserve">Similarly, </w:t>
      </w:r>
      <w:r w:rsidR="00122D50" w:rsidRPr="00F3317C">
        <w:rPr>
          <w:rFonts w:ascii="Times New Roman" w:eastAsia="Times New Roman" w:hAnsi="Times New Roman" w:cs="Times New Roman"/>
          <w:sz w:val="20"/>
          <w:szCs w:val="20"/>
        </w:rPr>
        <w:t>the shutdown of city streets, disruption of public transportation</w:t>
      </w:r>
      <w:ins w:id="219" w:author="Andrés González Santa Cruz" w:date="2020-12-05T12:35:00Z">
        <w:r w:rsidR="002A2497">
          <w:rPr>
            <w:rFonts w:ascii="Times New Roman" w:eastAsia="Times New Roman" w:hAnsi="Times New Roman" w:cs="Times New Roman"/>
            <w:sz w:val="20"/>
            <w:szCs w:val="20"/>
          </w:rPr>
          <w:t>,</w:t>
        </w:r>
      </w:ins>
      <w:r w:rsidR="00122D50" w:rsidRPr="00F3317C">
        <w:rPr>
          <w:rFonts w:ascii="Times New Roman" w:eastAsia="Times New Roman" w:hAnsi="Times New Roman" w:cs="Times New Roman"/>
          <w:sz w:val="20"/>
          <w:szCs w:val="20"/>
        </w:rPr>
        <w:t xml:space="preserve"> </w:t>
      </w:r>
      <w:r w:rsidR="000874CE" w:rsidRPr="00F3317C">
        <w:rPr>
          <w:rFonts w:ascii="Times New Roman" w:eastAsia="Times New Roman" w:hAnsi="Times New Roman" w:cs="Times New Roman"/>
          <w:sz w:val="20"/>
          <w:szCs w:val="20"/>
        </w:rPr>
        <w:t xml:space="preserve">and damage to </w:t>
      </w:r>
      <w:r w:rsidR="0063337C" w:rsidRPr="00F3317C">
        <w:rPr>
          <w:rFonts w:ascii="Times New Roman" w:eastAsia="Times New Roman" w:hAnsi="Times New Roman" w:cs="Times New Roman"/>
          <w:sz w:val="20"/>
          <w:szCs w:val="20"/>
        </w:rPr>
        <w:t xml:space="preserve">public and private </w:t>
      </w:r>
      <w:r w:rsidR="000874CE" w:rsidRPr="00F3317C">
        <w:rPr>
          <w:rFonts w:ascii="Times New Roman" w:eastAsia="Times New Roman" w:hAnsi="Times New Roman" w:cs="Times New Roman"/>
          <w:sz w:val="20"/>
          <w:szCs w:val="20"/>
        </w:rPr>
        <w:t xml:space="preserve">infrastructure could affect health services </w:t>
      </w:r>
      <w:r w:rsidR="0063337C" w:rsidRPr="00F3317C">
        <w:rPr>
          <w:rFonts w:ascii="Times New Roman" w:eastAsia="Times New Roman" w:hAnsi="Times New Roman" w:cs="Times New Roman"/>
          <w:sz w:val="20"/>
          <w:szCs w:val="20"/>
        </w:rPr>
        <w:t>utilization by restricting patient access</w:t>
      </w:r>
      <w:r w:rsidR="00701266">
        <w:rPr>
          <w:rFonts w:ascii="Times New Roman" w:eastAsia="Times New Roman" w:hAnsi="Times New Roman" w:cs="Times New Roman"/>
          <w:sz w:val="20"/>
          <w:szCs w:val="20"/>
        </w:rPr>
        <w:fldChar w:fldCharType="begin"/>
      </w:r>
      <w:r w:rsidR="00701266">
        <w:rPr>
          <w:rFonts w:ascii="Times New Roman" w:eastAsia="Times New Roman" w:hAnsi="Times New Roman" w:cs="Times New Roman"/>
          <w:sz w:val="20"/>
          <w:szCs w:val="20"/>
        </w:rPr>
        <w:instrText xml:space="preserve"> QUOTE "{Robertson, 2014 #28}" </w:instrText>
      </w:r>
      <w:r w:rsidR="00701266">
        <w:rPr>
          <w:rFonts w:ascii="Times New Roman" w:eastAsia="Times New Roman" w:hAnsi="Times New Roman" w:cs="Times New Roman"/>
          <w:sz w:val="20"/>
          <w:szCs w:val="20"/>
        </w:rPr>
        <w:fldChar w:fldCharType="end"/>
      </w:r>
      <w:r w:rsidR="0063337C" w:rsidRPr="00F3317C">
        <w:rPr>
          <w:rFonts w:ascii="Times New Roman" w:eastAsia="Times New Roman" w:hAnsi="Times New Roman" w:cs="Times New Roman"/>
          <w:sz w:val="20"/>
          <w:szCs w:val="20"/>
        </w:rPr>
        <w:t xml:space="preserve"> </w:t>
      </w:r>
      <w:ins w:id="220" w:author="Andrés González Santa Cruz" w:date="2020-12-05T19:44:00Z">
        <w:r w:rsidR="00701266">
          <w:rPr>
            <w:rFonts w:ascii="Times New Roman" w:eastAsia="Times New Roman" w:hAnsi="Times New Roman" w:cs="Times New Roman"/>
            <w:sz w:val="20"/>
            <w:szCs w:val="20"/>
          </w:rPr>
          <w:fldChar w:fldCharType="begin">
            <w:fldData xml:space="preserve">PEVuZE5vdGU+PENpdGU+PEF1dGhvcj5Sb2JlcnRzb248L0F1dGhvcj48WWVhcj4yMDE0PC9ZZWFy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ZGVyPjxsYW5ndWFnZT5lbmc8L2xhbmd1YWdlPjwvcmVjb3JkPjwvQ2l0ZT48L0VuZE5vdGU+AG==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PEVuZE5vdGU+PENpdGU+PEF1dGhvcj5Sb2JlcnRzb248L0F1dGhvcj48WWVhcj4yMDE0PC9ZZWFy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ZGVyPjxsYW5ndWFnZT5lbmc8L2xhbmd1YWdlPjwvcmVjb3JkPjwvQ2l0ZT48L0VuZE5vdGU+AG==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21" w:author="Andrés González Santa Cruz" w:date="2020-12-05T19:44:00Z">
        <w:r w:rsidR="00701266">
          <w:rPr>
            <w:rFonts w:ascii="Times New Roman" w:eastAsia="Times New Roman" w:hAnsi="Times New Roman" w:cs="Times New Roman"/>
            <w:sz w:val="20"/>
            <w:szCs w:val="20"/>
          </w:rPr>
        </w:r>
        <w:r w:rsidR="00701266">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[15-17]</w:t>
      </w:r>
      <w:ins w:id="222" w:author="Andrés González Santa Cruz" w:date="2020-12-05T19:44:00Z">
        <w:r w:rsidR="00701266">
          <w:rPr>
            <w:rFonts w:ascii="Times New Roman" w:eastAsia="Times New Roman" w:hAnsi="Times New Roman" w:cs="Times New Roman"/>
            <w:sz w:val="20"/>
            <w:szCs w:val="20"/>
          </w:rPr>
          <w:fldChar w:fldCharType="end"/>
        </w:r>
      </w:ins>
      <w:del w:id="223" w:author="Andrés González Santa Cruz" w:date="2020-12-05T19:43:00Z">
        <w:r w:rsidR="000874CE" w:rsidRPr="00F3317C" w:rsidDel="00701266">
          <w:rPr>
            <w:rFonts w:ascii="Times New Roman" w:eastAsia="Times New Roman" w:hAnsi="Times New Roman" w:cs="Times New Roman"/>
            <w:sz w:val="20"/>
            <w:szCs w:val="20"/>
          </w:rPr>
          <w:delText>[13</w:delText>
        </w:r>
        <w:r w:rsidR="00661A84" w:rsidRPr="00F3317C" w:rsidDel="00701266">
          <w:rPr>
            <w:rFonts w:ascii="Times New Roman" w:eastAsia="Times New Roman" w:hAnsi="Times New Roman" w:cs="Times New Roman"/>
            <w:sz w:val="20"/>
            <w:szCs w:val="20"/>
          </w:rPr>
          <w:delText xml:space="preserve"> – </w:delText>
        </w:r>
        <w:r w:rsidR="000874CE" w:rsidRPr="00F3317C" w:rsidDel="00701266">
          <w:rPr>
            <w:rFonts w:ascii="Times New Roman" w:eastAsia="Times New Roman" w:hAnsi="Times New Roman" w:cs="Times New Roman"/>
            <w:sz w:val="20"/>
            <w:szCs w:val="20"/>
          </w:rPr>
          <w:delText>1</w:delText>
        </w:r>
        <w:r w:rsidR="00661A84" w:rsidRPr="00F3317C" w:rsidDel="00701266">
          <w:rPr>
            <w:rFonts w:ascii="Times New Roman" w:eastAsia="Times New Roman" w:hAnsi="Times New Roman" w:cs="Times New Roman"/>
            <w:sz w:val="20"/>
            <w:szCs w:val="20"/>
          </w:rPr>
          <w:delText>5</w:delText>
        </w:r>
        <w:r w:rsidR="000874CE" w:rsidRPr="00F3317C" w:rsidDel="00701266">
          <w:rPr>
            <w:rFonts w:ascii="Times New Roman" w:eastAsia="Times New Roman" w:hAnsi="Times New Roman" w:cs="Times New Roman"/>
            <w:sz w:val="20"/>
            <w:szCs w:val="20"/>
          </w:rPr>
          <w:delText>]</w:delText>
        </w:r>
      </w:del>
      <w:r w:rsidR="00E20940" w:rsidRPr="00F3317C">
        <w:rPr>
          <w:rFonts w:ascii="Times New Roman" w:eastAsia="Times New Roman" w:hAnsi="Times New Roman" w:cs="Times New Roman"/>
          <w:sz w:val="20"/>
          <w:szCs w:val="20"/>
        </w:rPr>
        <w:t xml:space="preserve">. </w:t>
      </w:r>
      <w:r w:rsidR="008A5BD2" w:rsidRPr="00F3317C">
        <w:rPr>
          <w:rFonts w:ascii="Times New Roman" w:eastAsia="Times New Roman" w:hAnsi="Times New Roman" w:cs="Times New Roman"/>
          <w:sz w:val="20"/>
          <w:szCs w:val="20"/>
        </w:rPr>
        <w:t>E</w:t>
      </w:r>
      <w:r w:rsidR="00E20940" w:rsidRPr="00F3317C">
        <w:rPr>
          <w:rFonts w:ascii="Times New Roman" w:eastAsia="Times New Roman" w:hAnsi="Times New Roman" w:cs="Times New Roman"/>
          <w:sz w:val="20"/>
          <w:szCs w:val="20"/>
        </w:rPr>
        <w:t xml:space="preserve">mergency department (ED) consultations are </w:t>
      </w:r>
      <w:r w:rsidR="00660C2A" w:rsidRPr="00F3317C">
        <w:rPr>
          <w:rFonts w:ascii="Times New Roman" w:eastAsia="Times New Roman" w:hAnsi="Times New Roman" w:cs="Times New Roman"/>
          <w:sz w:val="20"/>
          <w:szCs w:val="20"/>
        </w:rPr>
        <w:t xml:space="preserve">heavily </w:t>
      </w:r>
      <w:r w:rsidR="008A5BD2" w:rsidRPr="00F3317C">
        <w:rPr>
          <w:rFonts w:ascii="Times New Roman" w:eastAsia="Times New Roman" w:hAnsi="Times New Roman" w:cs="Times New Roman"/>
          <w:sz w:val="20"/>
          <w:szCs w:val="20"/>
        </w:rPr>
        <w:t>influenced</w:t>
      </w:r>
      <w:r w:rsidR="00E20940" w:rsidRPr="00F3317C">
        <w:rPr>
          <w:rFonts w:ascii="Times New Roman" w:eastAsia="Times New Roman" w:hAnsi="Times New Roman" w:cs="Times New Roman"/>
          <w:sz w:val="20"/>
          <w:szCs w:val="20"/>
        </w:rPr>
        <w:t xml:space="preserve"> by </w:t>
      </w:r>
      <w:r w:rsidR="008A5BD2" w:rsidRPr="00F3317C">
        <w:rPr>
          <w:rFonts w:ascii="Times New Roman" w:eastAsia="Times New Roman" w:hAnsi="Times New Roman" w:cs="Times New Roman"/>
          <w:sz w:val="20"/>
          <w:szCs w:val="20"/>
        </w:rPr>
        <w:t>barriers</w:t>
      </w:r>
      <w:r w:rsidR="00E20940" w:rsidRPr="00F3317C">
        <w:rPr>
          <w:rFonts w:ascii="Times New Roman" w:eastAsia="Times New Roman" w:hAnsi="Times New Roman" w:cs="Times New Roman"/>
          <w:sz w:val="20"/>
          <w:szCs w:val="20"/>
        </w:rPr>
        <w:t xml:space="preserve"> </w:t>
      </w:r>
      <w:r w:rsidR="00443080" w:rsidRPr="00F3317C">
        <w:rPr>
          <w:rFonts w:ascii="Times New Roman" w:eastAsia="Times New Roman" w:hAnsi="Times New Roman" w:cs="Times New Roman"/>
          <w:sz w:val="20"/>
          <w:szCs w:val="20"/>
        </w:rPr>
        <w:t xml:space="preserve">to access </w:t>
      </w:r>
      <w:ins w:id="224" w:author="Andrés González Santa Cruz" w:date="2020-12-05T19:46:00Z">
        <w:r w:rsidR="00701266">
          <w:rPr>
            <w:rFonts w:ascii="Times New Roman" w:eastAsia="Times New Roman" w:hAnsi="Times New Roman" w:cs="Times New Roman"/>
            <w:sz w:val="20"/>
            <w:szCs w:val="20"/>
          </w:rPr>
          <w:fldChar w:fldCharType="begin">
            <w:fldData xml:space="preserve">PEVuZE5vdGU+PENpdGU+PEF1dGhvcj5Kb25lczwvQXV0aG9yPjxZZWFyPjE5OTk8L1llYXI+PFJl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PEVuZE5vdGU+PENpdGU+PEF1dGhvcj5Kb25lczwvQXV0aG9yPjxZZWFyPjE5OTk8L1llYXI+PFJl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25" w:author="Andrés González Santa Cruz" w:date="2020-12-05T19:46:00Z">
        <w:r w:rsidR="00701266">
          <w:rPr>
            <w:rFonts w:ascii="Times New Roman" w:eastAsia="Times New Roman" w:hAnsi="Times New Roman" w:cs="Times New Roman"/>
            <w:sz w:val="20"/>
            <w:szCs w:val="20"/>
          </w:rPr>
        </w:r>
        <w:r w:rsidR="00701266">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[18-20]</w:t>
      </w:r>
      <w:ins w:id="226" w:author="Andrés González Santa Cruz" w:date="2020-12-05T19:46:00Z">
        <w:r w:rsidR="00701266">
          <w:rPr>
            <w:rFonts w:ascii="Times New Roman" w:eastAsia="Times New Roman" w:hAnsi="Times New Roman" w:cs="Times New Roman"/>
            <w:sz w:val="20"/>
            <w:szCs w:val="20"/>
          </w:rPr>
          <w:fldChar w:fldCharType="end"/>
        </w:r>
      </w:ins>
      <w:del w:id="227" w:author="Andrés González Santa Cruz" w:date="2020-12-05T19:46:00Z">
        <w:r w:rsidR="00E20940" w:rsidRPr="00F3317C" w:rsidDel="00701266">
          <w:rPr>
            <w:rFonts w:ascii="Times New Roman" w:eastAsia="Times New Roman" w:hAnsi="Times New Roman" w:cs="Times New Roman"/>
            <w:sz w:val="20"/>
            <w:szCs w:val="20"/>
          </w:rPr>
          <w:delText>[</w:delText>
        </w:r>
        <w:r w:rsidR="00B342AB" w:rsidRPr="00F3317C" w:rsidDel="00701266">
          <w:rPr>
            <w:rFonts w:ascii="Times New Roman" w:eastAsia="Times New Roman" w:hAnsi="Times New Roman" w:cs="Times New Roman"/>
            <w:sz w:val="20"/>
            <w:szCs w:val="20"/>
          </w:rPr>
          <w:delText>1</w:delText>
        </w:r>
        <w:r w:rsidR="00661A84" w:rsidRPr="00F3317C" w:rsidDel="00701266">
          <w:rPr>
            <w:rFonts w:ascii="Times New Roman" w:eastAsia="Times New Roman" w:hAnsi="Times New Roman" w:cs="Times New Roman"/>
            <w:sz w:val="20"/>
            <w:szCs w:val="20"/>
          </w:rPr>
          <w:delText>6</w:delText>
        </w:r>
        <w:r w:rsidR="00B342AB" w:rsidRPr="00F3317C" w:rsidDel="00701266">
          <w:rPr>
            <w:rFonts w:ascii="Times New Roman" w:eastAsia="Times New Roman" w:hAnsi="Times New Roman" w:cs="Times New Roman"/>
            <w:sz w:val="20"/>
            <w:szCs w:val="20"/>
          </w:rPr>
          <w:delText xml:space="preserve"> - 1</w:delText>
        </w:r>
        <w:r w:rsidR="00661A84" w:rsidRPr="00F3317C" w:rsidDel="00701266">
          <w:rPr>
            <w:rFonts w:ascii="Times New Roman" w:eastAsia="Times New Roman" w:hAnsi="Times New Roman" w:cs="Times New Roman"/>
            <w:sz w:val="20"/>
            <w:szCs w:val="20"/>
          </w:rPr>
          <w:delText>8</w:delText>
        </w:r>
        <w:r w:rsidR="00E20940" w:rsidRPr="00F3317C" w:rsidDel="00701266">
          <w:rPr>
            <w:rFonts w:ascii="Times New Roman" w:eastAsia="Times New Roman" w:hAnsi="Times New Roman" w:cs="Times New Roman"/>
            <w:sz w:val="20"/>
            <w:szCs w:val="20"/>
          </w:rPr>
          <w:delText>]</w:delText>
        </w:r>
      </w:del>
      <w:r w:rsidR="008A5BD2" w:rsidRPr="00F3317C">
        <w:rPr>
          <w:rFonts w:ascii="Times New Roman" w:eastAsia="Times New Roman" w:hAnsi="Times New Roman" w:cs="Times New Roman"/>
          <w:sz w:val="20"/>
          <w:szCs w:val="20"/>
        </w:rPr>
        <w:t xml:space="preserve"> and serve </w:t>
      </w:r>
      <w:r w:rsidR="00B342AB" w:rsidRPr="00F3317C">
        <w:rPr>
          <w:rFonts w:ascii="Times New Roman" w:eastAsia="Times New Roman" w:hAnsi="Times New Roman" w:cs="Times New Roman"/>
          <w:sz w:val="20"/>
          <w:szCs w:val="20"/>
        </w:rPr>
        <w:t>as a</w:t>
      </w:r>
      <w:r w:rsidR="008A5BD2" w:rsidRPr="00F3317C">
        <w:rPr>
          <w:rFonts w:ascii="Times New Roman" w:eastAsia="Times New Roman" w:hAnsi="Times New Roman" w:cs="Times New Roman"/>
          <w:sz w:val="20"/>
          <w:szCs w:val="20"/>
        </w:rPr>
        <w:t xml:space="preserve"> measure </w:t>
      </w:r>
      <w:r w:rsidR="00B342AB" w:rsidRPr="00F3317C">
        <w:rPr>
          <w:rFonts w:ascii="Times New Roman" w:eastAsia="Times New Roman" w:hAnsi="Times New Roman" w:cs="Times New Roman"/>
          <w:sz w:val="20"/>
          <w:szCs w:val="20"/>
        </w:rPr>
        <w:t xml:space="preserve">of </w:t>
      </w:r>
      <w:r w:rsidR="008A5BD2" w:rsidRPr="00F3317C">
        <w:rPr>
          <w:rFonts w:ascii="Times New Roman" w:eastAsia="Times New Roman" w:hAnsi="Times New Roman" w:cs="Times New Roman"/>
          <w:sz w:val="20"/>
          <w:szCs w:val="20"/>
        </w:rPr>
        <w:t>health service</w:t>
      </w:r>
      <w:r w:rsidR="00E661C7" w:rsidRPr="00F3317C">
        <w:rPr>
          <w:rFonts w:ascii="Times New Roman" w:eastAsia="Times New Roman" w:hAnsi="Times New Roman" w:cs="Times New Roman"/>
          <w:sz w:val="20"/>
          <w:szCs w:val="20"/>
        </w:rPr>
        <w:t>s</w:t>
      </w:r>
      <w:r w:rsidR="008A5BD2" w:rsidRPr="00F3317C">
        <w:rPr>
          <w:rFonts w:ascii="Times New Roman" w:eastAsia="Times New Roman" w:hAnsi="Times New Roman" w:cs="Times New Roman"/>
          <w:sz w:val="20"/>
          <w:szCs w:val="20"/>
        </w:rPr>
        <w:t xml:space="preserve"> utilization</w:t>
      </w:r>
      <w:r w:rsidR="00E20940" w:rsidRPr="00F3317C">
        <w:rPr>
          <w:rFonts w:ascii="Times New Roman" w:eastAsia="Times New Roman" w:hAnsi="Times New Roman" w:cs="Times New Roman"/>
          <w:sz w:val="20"/>
          <w:szCs w:val="20"/>
        </w:rPr>
        <w:t xml:space="preserve">. </w:t>
      </w:r>
    </w:p>
    <w:p w14:paraId="110113C8" w14:textId="77777777" w:rsidR="00E23FE8" w:rsidRPr="00F3317C" w:rsidRDefault="00E23FE8">
      <w:pPr>
        <w:spacing w:line="360" w:lineRule="auto"/>
        <w:jc w:val="both"/>
        <w:rPr>
          <w:rFonts w:ascii="Times New Roman" w:eastAsia="Times New Roman" w:hAnsi="Times New Roman" w:cs="Times New Roman"/>
          <w:sz w:val="20"/>
          <w:szCs w:val="20"/>
        </w:rPr>
        <w:pPrChange w:id="228" w:author="Andrés González Santa Cruz" w:date="2020-12-08T09:58:00Z">
          <w:pPr>
            <w:spacing w:line="360" w:lineRule="auto"/>
            <w:ind w:firstLine="720"/>
            <w:jc w:val="both"/>
          </w:pPr>
        </w:pPrChange>
      </w:pPr>
    </w:p>
    <w:p w14:paraId="6DD47DC7" w14:textId="0D9FE594" w:rsidR="003C4EC2" w:rsidRDefault="0063337C" w:rsidP="00E23FE8">
      <w:pPr>
        <w:spacing w:line="360" w:lineRule="auto"/>
        <w:ind w:firstLine="720"/>
        <w:jc w:val="both"/>
        <w:rPr>
          <w:rFonts w:ascii="Times New Roman" w:eastAsia="Times New Roman" w:hAnsi="Times New Roman" w:cs="Times New Roman"/>
          <w:sz w:val="20"/>
          <w:szCs w:val="20"/>
        </w:rPr>
      </w:pPr>
      <w:del w:id="229" w:author="Andrés González Santa Cruz" w:date="2020-12-05T12:50:00Z">
        <w:r w:rsidRPr="00F3317C" w:rsidDel="002A2497">
          <w:rPr>
            <w:rFonts w:ascii="Times New Roman" w:eastAsia="Times New Roman" w:hAnsi="Times New Roman" w:cs="Times New Roman"/>
            <w:sz w:val="20"/>
            <w:szCs w:val="20"/>
          </w:rPr>
          <w:delText xml:space="preserve">But there are other mechanisms </w:delText>
        </w:r>
        <w:r w:rsidR="00E661C7" w:rsidRPr="00F3317C" w:rsidDel="002A2497">
          <w:rPr>
            <w:rFonts w:ascii="Times New Roman" w:eastAsia="Times New Roman" w:hAnsi="Times New Roman" w:cs="Times New Roman"/>
            <w:sz w:val="20"/>
            <w:szCs w:val="20"/>
          </w:rPr>
          <w:delText>that</w:delText>
        </w:r>
      </w:del>
      <w:ins w:id="230" w:author="Andrés González Santa Cruz" w:date="2020-12-05T12:50:00Z">
        <w:r w:rsidR="002A2497">
          <w:rPr>
            <w:rFonts w:ascii="Times New Roman" w:eastAsia="Times New Roman" w:hAnsi="Times New Roman" w:cs="Times New Roman"/>
            <w:sz w:val="20"/>
            <w:szCs w:val="20"/>
          </w:rPr>
          <w:t>Other mechanisms</w:t>
        </w:r>
      </w:ins>
      <w:r w:rsidR="00E661C7" w:rsidRPr="00F3317C">
        <w:rPr>
          <w:rFonts w:ascii="Times New Roman" w:eastAsia="Times New Roman" w:hAnsi="Times New Roman" w:cs="Times New Roman"/>
          <w:sz w:val="20"/>
          <w:szCs w:val="20"/>
        </w:rPr>
        <w:t xml:space="preserve"> likely influence</w:t>
      </w:r>
      <w:r w:rsidRPr="00F3317C">
        <w:rPr>
          <w:rFonts w:ascii="Times New Roman" w:eastAsia="Times New Roman" w:hAnsi="Times New Roman" w:cs="Times New Roman"/>
          <w:sz w:val="20"/>
          <w:szCs w:val="20"/>
        </w:rPr>
        <w:t xml:space="preserve"> ED visits during civil unrest. C</w:t>
      </w:r>
      <w:r w:rsidR="00E20940" w:rsidRPr="00F3317C">
        <w:rPr>
          <w:rFonts w:ascii="Times New Roman" w:eastAsia="Times New Roman" w:hAnsi="Times New Roman" w:cs="Times New Roman"/>
          <w:sz w:val="20"/>
          <w:szCs w:val="20"/>
        </w:rPr>
        <w:t xml:space="preserve">rowd control techniques </w:t>
      </w:r>
      <w:r w:rsidR="00155AD7" w:rsidRPr="00F3317C">
        <w:rPr>
          <w:rFonts w:ascii="Times New Roman" w:eastAsia="Times New Roman" w:hAnsi="Times New Roman" w:cs="Times New Roman"/>
          <w:sz w:val="20"/>
          <w:szCs w:val="20"/>
        </w:rPr>
        <w:t>such as pellet guns, tear gas</w:t>
      </w:r>
      <w:r w:rsidR="00E661C7" w:rsidRPr="00F3317C">
        <w:rPr>
          <w:rFonts w:ascii="Times New Roman" w:eastAsia="Times New Roman" w:hAnsi="Times New Roman" w:cs="Times New Roman"/>
          <w:sz w:val="20"/>
          <w:szCs w:val="20"/>
        </w:rPr>
        <w:t>,</w:t>
      </w:r>
      <w:r w:rsidR="00155AD7" w:rsidRPr="00F3317C">
        <w:rPr>
          <w:rFonts w:ascii="Times New Roman" w:eastAsia="Times New Roman" w:hAnsi="Times New Roman" w:cs="Times New Roman"/>
          <w:sz w:val="20"/>
          <w:szCs w:val="20"/>
        </w:rPr>
        <w:t xml:space="preserve"> and other chemical irritants </w:t>
      </w:r>
      <w:r w:rsidRPr="00F3317C">
        <w:rPr>
          <w:rFonts w:ascii="Times New Roman" w:eastAsia="Times New Roman" w:hAnsi="Times New Roman" w:cs="Times New Roman"/>
          <w:sz w:val="20"/>
          <w:szCs w:val="20"/>
        </w:rPr>
        <w:t>have</w:t>
      </w:r>
      <w:r w:rsidR="00660C2A" w:rsidRPr="00F3317C">
        <w:rPr>
          <w:rFonts w:ascii="Times New Roman" w:eastAsia="Times New Roman" w:hAnsi="Times New Roman" w:cs="Times New Roman"/>
          <w:sz w:val="20"/>
          <w:szCs w:val="20"/>
        </w:rPr>
        <w:t xml:space="preserve"> </w:t>
      </w:r>
      <w:r w:rsidR="00E661C7" w:rsidRPr="00F3317C">
        <w:rPr>
          <w:rFonts w:ascii="Times New Roman" w:eastAsia="Times New Roman" w:hAnsi="Times New Roman" w:cs="Times New Roman"/>
          <w:sz w:val="20"/>
          <w:szCs w:val="20"/>
        </w:rPr>
        <w:t xml:space="preserve">been shown to have </w:t>
      </w:r>
      <w:r w:rsidR="00E20940" w:rsidRPr="00F3317C">
        <w:rPr>
          <w:rFonts w:ascii="Times New Roman" w:eastAsia="Times New Roman" w:hAnsi="Times New Roman" w:cs="Times New Roman"/>
          <w:sz w:val="20"/>
          <w:szCs w:val="20"/>
        </w:rPr>
        <w:t>adverse effects on</w:t>
      </w:r>
      <w:r w:rsidR="00660C2A" w:rsidRPr="00F3317C">
        <w:rPr>
          <w:rFonts w:ascii="Times New Roman" w:eastAsia="Times New Roman" w:hAnsi="Times New Roman" w:cs="Times New Roman"/>
          <w:sz w:val="20"/>
          <w:szCs w:val="20"/>
        </w:rPr>
        <w:t xml:space="preserve"> individual</w:t>
      </w:r>
      <w:r w:rsidR="00CC7D36"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health</w:t>
      </w:r>
      <w:r w:rsidRPr="00F3317C">
        <w:rPr>
          <w:rFonts w:ascii="Times New Roman" w:eastAsia="Times New Roman" w:hAnsi="Times New Roman" w:cs="Times New Roman"/>
          <w:sz w:val="20"/>
          <w:szCs w:val="20"/>
        </w:rPr>
        <w:t>,</w:t>
      </w:r>
      <w:r w:rsidR="00F77103"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and the way these are used can impact the overall rate of ED consultation</w:t>
      </w:r>
      <w:r w:rsidR="00E661C7" w:rsidRPr="00F3317C">
        <w:rPr>
          <w:rFonts w:ascii="Times New Roman" w:eastAsia="Times New Roman" w:hAnsi="Times New Roman" w:cs="Times New Roman"/>
          <w:sz w:val="20"/>
          <w:szCs w:val="20"/>
        </w:rPr>
        <w:t>s</w:t>
      </w:r>
      <w:r w:rsidRPr="00F3317C">
        <w:rPr>
          <w:rFonts w:ascii="Times New Roman" w:eastAsia="Times New Roman" w:hAnsi="Times New Roman" w:cs="Times New Roman"/>
          <w:sz w:val="20"/>
          <w:szCs w:val="20"/>
        </w:rPr>
        <w:t xml:space="preserve"> </w:t>
      </w:r>
      <w:ins w:id="231" w:author="Andrés González Santa Cruz" w:date="2020-12-05T19:48:00Z">
        <w:r w:rsidR="00E15B8C">
          <w:rPr>
            <w:rFonts w:ascii="Times New Roman" w:eastAsia="Times New Roman" w:hAnsi="Times New Roman" w:cs="Times New Roman"/>
            <w:sz w:val="20"/>
            <w:szCs w:val="20"/>
          </w:rPr>
          <w:fldChar w:fldCharType="begin"/>
        </w:r>
      </w:ins>
      <w:r w:rsidR="00D331D1">
        <w:rPr>
          <w:rFonts w:ascii="Times New Roman" w:eastAsia="Times New Roman" w:hAnsi="Times New Roman" w:cs="Times New Roman"/>
          <w:sz w:val="20"/>
          <w:szCs w:val="20"/>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ins w:id="232" w:author="Andrés González Santa Cruz" w:date="2020-12-05T19:48:00Z">
        <w:r w:rsidR="00E15B8C">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[21]</w:t>
      </w:r>
      <w:ins w:id="233" w:author="Andrés González Santa Cruz" w:date="2020-12-05T19:48:00Z">
        <w:r w:rsidR="00E15B8C">
          <w:rPr>
            <w:rFonts w:ascii="Times New Roman" w:eastAsia="Times New Roman" w:hAnsi="Times New Roman" w:cs="Times New Roman"/>
            <w:sz w:val="20"/>
            <w:szCs w:val="20"/>
          </w:rPr>
          <w:fldChar w:fldCharType="end"/>
        </w:r>
      </w:ins>
      <w:del w:id="234" w:author="Andrés González Santa Cruz" w:date="2020-12-05T19:49:00Z">
        <w:r w:rsidR="00F77103" w:rsidRPr="00F3317C" w:rsidDel="00E15B8C">
          <w:rPr>
            <w:rFonts w:ascii="Times New Roman" w:eastAsia="Times New Roman" w:hAnsi="Times New Roman" w:cs="Times New Roman"/>
            <w:sz w:val="20"/>
            <w:szCs w:val="20"/>
          </w:rPr>
          <w:delText>[1</w:delText>
        </w:r>
        <w:r w:rsidR="00661A84" w:rsidRPr="00F3317C" w:rsidDel="00E15B8C">
          <w:rPr>
            <w:rFonts w:ascii="Times New Roman" w:eastAsia="Times New Roman" w:hAnsi="Times New Roman" w:cs="Times New Roman"/>
            <w:sz w:val="20"/>
            <w:szCs w:val="20"/>
          </w:rPr>
          <w:delText>9</w:delText>
        </w:r>
        <w:r w:rsidR="00F77103" w:rsidRPr="00F3317C" w:rsidDel="00E15B8C">
          <w:rPr>
            <w:rFonts w:ascii="Times New Roman" w:eastAsia="Times New Roman" w:hAnsi="Times New Roman" w:cs="Times New Roman"/>
            <w:sz w:val="20"/>
            <w:szCs w:val="20"/>
          </w:rPr>
          <w:delText>]</w:delText>
        </w:r>
      </w:del>
      <w:r w:rsidR="00E20940"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R</w:t>
      </w:r>
      <w:r w:rsidR="00122D50" w:rsidRPr="00F3317C">
        <w:rPr>
          <w:rFonts w:ascii="Times New Roman" w:eastAsia="Times New Roman" w:hAnsi="Times New Roman" w:cs="Times New Roman"/>
          <w:sz w:val="20"/>
          <w:szCs w:val="20"/>
        </w:rPr>
        <w:t xml:space="preserve">ubber bullets have been cited </w:t>
      </w:r>
      <w:del w:id="235" w:author="Andrés González Santa Cruz" w:date="2020-12-03T16:08:00Z">
        <w:r w:rsidR="00122D50" w:rsidRPr="00F3317C" w:rsidDel="00D41248">
          <w:rPr>
            <w:rFonts w:ascii="Times New Roman" w:eastAsia="Times New Roman" w:hAnsi="Times New Roman" w:cs="Times New Roman"/>
            <w:sz w:val="20"/>
            <w:szCs w:val="20"/>
          </w:rPr>
          <w:delText>to cause</w:delText>
        </w:r>
      </w:del>
      <w:ins w:id="236" w:author="Andrés González Santa Cruz" w:date="2020-12-03T16:08:00Z">
        <w:r w:rsidR="00D41248">
          <w:rPr>
            <w:rFonts w:ascii="Times New Roman" w:eastAsia="Times New Roman" w:hAnsi="Times New Roman" w:cs="Times New Roman"/>
            <w:sz w:val="20"/>
            <w:szCs w:val="20"/>
          </w:rPr>
          <w:t>for causing</w:t>
        </w:r>
      </w:ins>
      <w:r w:rsidR="00122D50" w:rsidRPr="00F3317C">
        <w:rPr>
          <w:rFonts w:ascii="Times New Roman" w:eastAsia="Times New Roman" w:hAnsi="Times New Roman" w:cs="Times New Roman"/>
          <w:sz w:val="20"/>
          <w:szCs w:val="20"/>
        </w:rPr>
        <w:t xml:space="preserve"> eye injuries, lacerations, contusions, and hematoma</w:t>
      </w:r>
      <w:del w:id="237" w:author="Andrés González Santa Cruz" w:date="2020-12-06T21:03:00Z">
        <w:r w:rsidR="00122D50" w:rsidRPr="00F3317C" w:rsidDel="005F4533">
          <w:rPr>
            <w:rFonts w:ascii="Times New Roman" w:eastAsia="Times New Roman" w:hAnsi="Times New Roman" w:cs="Times New Roman"/>
            <w:sz w:val="20"/>
            <w:szCs w:val="20"/>
          </w:rPr>
          <w:delText>s</w:delText>
        </w:r>
      </w:del>
      <w:r w:rsidR="00F77103" w:rsidRPr="00F3317C">
        <w:rPr>
          <w:rFonts w:ascii="Times New Roman" w:eastAsia="Times New Roman" w:hAnsi="Times New Roman" w:cs="Times New Roman"/>
          <w:sz w:val="20"/>
          <w:szCs w:val="20"/>
        </w:rPr>
        <w:t xml:space="preserve"> </w:t>
      </w:r>
      <w:ins w:id="238" w:author="Andrés González Santa Cruz" w:date="2020-12-05T19:49:00Z">
        <w:r w:rsidR="00E15B8C">
          <w:rPr>
            <w:rFonts w:ascii="Times New Roman" w:eastAsia="Times New Roman" w:hAnsi="Times New Roman" w:cs="Times New Roman"/>
            <w:sz w:val="20"/>
            <w:szCs w:val="20"/>
          </w:rPr>
          <w:fldChar w:fldCharType="begin">
            <w:fldData xml:space="preserve">PEVuZE5vdGU+PENpdGU+PEF1dGhvcj5CYWxvdXJpczwvQXV0aG9yPjxSZWNOdW0+MzY8L1JlY051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PEVuZE5vdGU+PENpdGU+PEF1dGhvcj5CYWxvdXJpczwvQXV0aG9yPjxSZWNOdW0+MzY8L1JlY051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39" w:author="Andrés González Santa Cruz" w:date="2020-12-05T19:49:00Z">
        <w:r w:rsidR="00E15B8C">
          <w:rPr>
            <w:rFonts w:ascii="Times New Roman" w:eastAsia="Times New Roman" w:hAnsi="Times New Roman" w:cs="Times New Roman"/>
            <w:sz w:val="20"/>
            <w:szCs w:val="20"/>
          </w:rPr>
        </w:r>
        <w:r w:rsidR="00E15B8C">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[22-25]</w:t>
      </w:r>
      <w:ins w:id="240" w:author="Andrés González Santa Cruz" w:date="2020-12-05T19:49:00Z">
        <w:r w:rsidR="00E15B8C">
          <w:rPr>
            <w:rFonts w:ascii="Times New Roman" w:eastAsia="Times New Roman" w:hAnsi="Times New Roman" w:cs="Times New Roman"/>
            <w:sz w:val="20"/>
            <w:szCs w:val="20"/>
          </w:rPr>
          <w:fldChar w:fldCharType="end"/>
        </w:r>
      </w:ins>
      <w:del w:id="241" w:author="Andrés González Santa Cruz" w:date="2020-12-05T19:49:00Z">
        <w:r w:rsidR="00F77103" w:rsidRPr="00F3317C" w:rsidDel="00E15B8C">
          <w:rPr>
            <w:rFonts w:ascii="Times New Roman" w:eastAsia="Times New Roman" w:hAnsi="Times New Roman" w:cs="Times New Roman"/>
            <w:sz w:val="20"/>
            <w:szCs w:val="20"/>
          </w:rPr>
          <w:delText>[</w:delText>
        </w:r>
        <w:r w:rsidR="00661A84" w:rsidRPr="00F3317C" w:rsidDel="00E15B8C">
          <w:rPr>
            <w:rFonts w:ascii="Times New Roman" w:eastAsia="Times New Roman" w:hAnsi="Times New Roman" w:cs="Times New Roman"/>
            <w:sz w:val="20"/>
            <w:szCs w:val="20"/>
          </w:rPr>
          <w:delText>20</w:delText>
        </w:r>
        <w:r w:rsidR="00F77103" w:rsidRPr="00F3317C" w:rsidDel="00E15B8C">
          <w:rPr>
            <w:rFonts w:ascii="Times New Roman" w:eastAsia="Times New Roman" w:hAnsi="Times New Roman" w:cs="Times New Roman"/>
            <w:sz w:val="20"/>
            <w:szCs w:val="20"/>
          </w:rPr>
          <w:delText xml:space="preserve"> – 2</w:delText>
        </w:r>
        <w:r w:rsidR="00661A84" w:rsidRPr="00F3317C" w:rsidDel="00E15B8C">
          <w:rPr>
            <w:rFonts w:ascii="Times New Roman" w:eastAsia="Times New Roman" w:hAnsi="Times New Roman" w:cs="Times New Roman"/>
            <w:sz w:val="20"/>
            <w:szCs w:val="20"/>
          </w:rPr>
          <w:delText>3</w:delText>
        </w:r>
        <w:r w:rsidR="00F77103" w:rsidRPr="00F3317C" w:rsidDel="00E15B8C">
          <w:rPr>
            <w:rFonts w:ascii="Times New Roman" w:eastAsia="Times New Roman" w:hAnsi="Times New Roman" w:cs="Times New Roman"/>
            <w:sz w:val="20"/>
            <w:szCs w:val="20"/>
          </w:rPr>
          <w:delText>]</w:delText>
        </w:r>
      </w:del>
      <w:r w:rsidR="00F77103"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 xml:space="preserve"> Burns and physical blows from batons, bottles, bricks, boots, and other objects also account for physical injury during protests</w:t>
      </w:r>
      <w:r w:rsidR="00F77103" w:rsidRPr="00F3317C">
        <w:rPr>
          <w:rFonts w:ascii="Times New Roman" w:eastAsia="Times New Roman" w:hAnsi="Times New Roman" w:cs="Times New Roman"/>
          <w:sz w:val="20"/>
          <w:szCs w:val="20"/>
        </w:rPr>
        <w:t xml:space="preserve"> </w:t>
      </w:r>
      <w:ins w:id="242" w:author="Andrés González Santa Cruz" w:date="2020-12-05T19:51:00Z">
        <w:r w:rsidR="00E15B8C">
          <w:rPr>
            <w:rFonts w:ascii="Times New Roman" w:eastAsia="Times New Roman" w:hAnsi="Times New Roman" w:cs="Times New Roman"/>
            <w:sz w:val="20"/>
            <w:szCs w:val="20"/>
          </w:rPr>
          <w:fldChar w:fldCharType="begin">
            <w:fldData xml:space="preserve">PEVuZE5vdGU+PENpdGU+PEF1dGhvcj5Sb2Ryw61ndWV6PC9BdXRob3I+PFllYXI+MjAyMDwvWWVh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PEVuZE5vdGU+PENpdGU+PEF1dGhvcj5Sb2Ryw61ndWV6PC9BdXRob3I+PFllYXI+MjAyMDwvWWVh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43" w:author="Andrés González Santa Cruz" w:date="2020-12-05T19:51:00Z">
        <w:r w:rsidR="00E15B8C">
          <w:rPr>
            <w:rFonts w:ascii="Times New Roman" w:eastAsia="Times New Roman" w:hAnsi="Times New Roman" w:cs="Times New Roman"/>
            <w:sz w:val="20"/>
            <w:szCs w:val="20"/>
          </w:rPr>
        </w:r>
        <w:r w:rsidR="00E15B8C">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[21, 24]</w:t>
      </w:r>
      <w:ins w:id="244" w:author="Andrés González Santa Cruz" w:date="2020-12-05T19:51:00Z">
        <w:r w:rsidR="00E15B8C">
          <w:rPr>
            <w:rFonts w:ascii="Times New Roman" w:eastAsia="Times New Roman" w:hAnsi="Times New Roman" w:cs="Times New Roman"/>
            <w:sz w:val="20"/>
            <w:szCs w:val="20"/>
          </w:rPr>
          <w:fldChar w:fldCharType="end"/>
        </w:r>
      </w:ins>
      <w:del w:id="245" w:author="Andrés González Santa Cruz" w:date="2020-12-05T19:56:00Z">
        <w:r w:rsidR="00F77103" w:rsidRPr="00F3317C" w:rsidDel="00E15B8C">
          <w:rPr>
            <w:rFonts w:ascii="Times New Roman" w:eastAsia="Times New Roman" w:hAnsi="Times New Roman" w:cs="Times New Roman"/>
            <w:sz w:val="20"/>
            <w:szCs w:val="20"/>
          </w:rPr>
          <w:delText>[1</w:delText>
        </w:r>
        <w:r w:rsidR="00661A84" w:rsidRPr="00F3317C" w:rsidDel="00E15B8C">
          <w:rPr>
            <w:rFonts w:ascii="Times New Roman" w:eastAsia="Times New Roman" w:hAnsi="Times New Roman" w:cs="Times New Roman"/>
            <w:sz w:val="20"/>
            <w:szCs w:val="20"/>
          </w:rPr>
          <w:delText>9</w:delText>
        </w:r>
        <w:r w:rsidR="00F77103" w:rsidRPr="00F3317C" w:rsidDel="00E15B8C">
          <w:rPr>
            <w:rFonts w:ascii="Times New Roman" w:eastAsia="Times New Roman" w:hAnsi="Times New Roman" w:cs="Times New Roman"/>
            <w:sz w:val="20"/>
            <w:szCs w:val="20"/>
          </w:rPr>
          <w:delText>, 2</w:delText>
        </w:r>
        <w:r w:rsidR="00661A84" w:rsidRPr="00F3317C" w:rsidDel="00E15B8C">
          <w:rPr>
            <w:rFonts w:ascii="Times New Roman" w:eastAsia="Times New Roman" w:hAnsi="Times New Roman" w:cs="Times New Roman"/>
            <w:sz w:val="20"/>
            <w:szCs w:val="20"/>
          </w:rPr>
          <w:delText>2</w:delText>
        </w:r>
        <w:r w:rsidR="00F77103" w:rsidRPr="00F3317C" w:rsidDel="00E15B8C">
          <w:rPr>
            <w:rFonts w:ascii="Times New Roman" w:eastAsia="Times New Roman" w:hAnsi="Times New Roman" w:cs="Times New Roman"/>
            <w:sz w:val="20"/>
            <w:szCs w:val="20"/>
          </w:rPr>
          <w:delText>]</w:delText>
        </w:r>
      </w:del>
      <w:r w:rsidR="00F77103" w:rsidRPr="00F3317C">
        <w:rPr>
          <w:rFonts w:ascii="Times New Roman" w:eastAsia="Times New Roman" w:hAnsi="Times New Roman" w:cs="Times New Roman"/>
          <w:sz w:val="20"/>
          <w:szCs w:val="20"/>
        </w:rPr>
        <w:t xml:space="preserve">. </w:t>
      </w:r>
      <w:r w:rsidR="00FD4CC2" w:rsidRPr="00F3317C">
        <w:rPr>
          <w:rFonts w:ascii="Times New Roman" w:eastAsia="Times New Roman" w:hAnsi="Times New Roman" w:cs="Times New Roman"/>
          <w:sz w:val="20"/>
          <w:szCs w:val="20"/>
        </w:rPr>
        <w:t>The</w:t>
      </w:r>
      <w:r w:rsidR="00122D50" w:rsidRPr="00F3317C">
        <w:rPr>
          <w:rFonts w:ascii="Times New Roman" w:eastAsia="Times New Roman" w:hAnsi="Times New Roman" w:cs="Times New Roman"/>
          <w:sz w:val="20"/>
          <w:szCs w:val="20"/>
        </w:rPr>
        <w:t xml:space="preserve"> use of tear gases</w:t>
      </w:r>
      <w:r w:rsidR="00CC7D36" w:rsidRPr="00F3317C">
        <w:rPr>
          <w:rFonts w:ascii="Times New Roman" w:eastAsia="Times New Roman" w:hAnsi="Times New Roman" w:cs="Times New Roman"/>
          <w:sz w:val="20"/>
          <w:szCs w:val="20"/>
        </w:rPr>
        <w:t xml:space="preserve"> </w:t>
      </w:r>
      <w:r w:rsidR="00FD4CC2" w:rsidRPr="00F3317C">
        <w:rPr>
          <w:rFonts w:ascii="Times New Roman" w:eastAsia="Times New Roman" w:hAnsi="Times New Roman" w:cs="Times New Roman"/>
          <w:sz w:val="20"/>
          <w:szCs w:val="20"/>
        </w:rPr>
        <w:t>—</w:t>
      </w:r>
      <w:r w:rsidR="00122D50" w:rsidRPr="00F3317C">
        <w:rPr>
          <w:rFonts w:ascii="Times New Roman" w:eastAsia="Times New Roman" w:hAnsi="Times New Roman" w:cs="Times New Roman"/>
          <w:sz w:val="20"/>
          <w:szCs w:val="20"/>
        </w:rPr>
        <w:t>a subset of riot control agents that cause tears, eye pain, and difficulty keeping the eyes open</w:t>
      </w:r>
      <w:r w:rsidR="00FD4CC2" w:rsidRPr="00F3317C">
        <w:rPr>
          <w:rFonts w:ascii="Times New Roman" w:eastAsia="Times New Roman" w:hAnsi="Times New Roman" w:cs="Times New Roman"/>
          <w:sz w:val="20"/>
          <w:szCs w:val="20"/>
        </w:rPr>
        <w:t>—</w:t>
      </w:r>
      <w:r w:rsidR="00CC7D36" w:rsidRPr="00F3317C">
        <w:rPr>
          <w:rFonts w:ascii="Times New Roman" w:eastAsia="Times New Roman" w:hAnsi="Times New Roman" w:cs="Times New Roman"/>
          <w:sz w:val="20"/>
          <w:szCs w:val="20"/>
        </w:rPr>
        <w:t xml:space="preserve"> </w:t>
      </w:r>
      <w:r w:rsidR="00E20940" w:rsidRPr="00F3317C">
        <w:rPr>
          <w:rFonts w:ascii="Times New Roman" w:eastAsia="Times New Roman" w:hAnsi="Times New Roman" w:cs="Times New Roman"/>
          <w:sz w:val="20"/>
          <w:szCs w:val="20"/>
        </w:rPr>
        <w:t xml:space="preserve">has been associated </w:t>
      </w:r>
      <w:r w:rsidR="00660C2A" w:rsidRPr="00F3317C">
        <w:rPr>
          <w:rFonts w:ascii="Times New Roman" w:eastAsia="Times New Roman" w:hAnsi="Times New Roman" w:cs="Times New Roman"/>
          <w:sz w:val="20"/>
          <w:szCs w:val="20"/>
        </w:rPr>
        <w:t>with</w:t>
      </w:r>
      <w:r w:rsidR="00E20940" w:rsidRPr="00F3317C">
        <w:rPr>
          <w:rFonts w:ascii="Times New Roman" w:eastAsia="Times New Roman" w:hAnsi="Times New Roman" w:cs="Times New Roman"/>
          <w:sz w:val="20"/>
          <w:szCs w:val="20"/>
        </w:rPr>
        <w:t xml:space="preserve"> short and long-term effects on the respiratory system</w:t>
      </w:r>
      <w:r w:rsidR="00661A84" w:rsidRPr="00F3317C">
        <w:rPr>
          <w:rFonts w:ascii="Times New Roman" w:eastAsia="Times New Roman" w:hAnsi="Times New Roman" w:cs="Times New Roman"/>
          <w:sz w:val="20"/>
          <w:szCs w:val="20"/>
        </w:rPr>
        <w:t xml:space="preserve"> </w:t>
      </w:r>
      <w:ins w:id="246" w:author="Andrés González Santa Cruz" w:date="2020-12-05T19:56:00Z">
        <w:r w:rsidR="00E15B8C">
          <w:rPr>
            <w:rFonts w:ascii="Times New Roman" w:eastAsia="Times New Roman" w:hAnsi="Times New Roman" w:cs="Times New Roman"/>
            <w:sz w:val="20"/>
            <w:szCs w:val="20"/>
          </w:rPr>
          <w:fldChar w:fldCharType="begin">
            <w:fldData xml:space="preserve">PEVuZE5vdGU+PENpdGU+PEF1dGhvcj5Sb2Ryw61ndWV6PC9BdXRob3I+PFllYXI+MjAyMDwvWWVh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ZGVyPjxsYW5ndWFnZT5lbmc8L2xhbmd1YWdlPjwvcmVjb3JkPjwvQ2l0ZT48Q2l0ZT48QXV0aG9y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</w:fldData>
          </w:fldChar>
        </w:r>
      </w:ins>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PEVuZE5vdGU+PENpdGU+PEF1dGhvcj5Sb2Ryw61ndWV6PC9BdXRob3I+PFllYXI+MjAyMDwvWWVh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ZGVyPjxsYW5ndWFnZT5lbmc8L2xhbmd1YWdlPjwvcmVjb3JkPjwvQ2l0ZT48Q2l0ZT48QXV0aG9y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ins w:id="247" w:author="Andrés González Santa Cruz" w:date="2020-12-05T19:56:00Z">
        <w:r w:rsidR="00E15B8C">
          <w:rPr>
            <w:rFonts w:ascii="Times New Roman" w:eastAsia="Times New Roman" w:hAnsi="Times New Roman" w:cs="Times New Roman"/>
            <w:sz w:val="20"/>
            <w:szCs w:val="20"/>
          </w:rPr>
        </w:r>
        <w:r w:rsidR="00E15B8C">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[17, 21, 25-28]</w:t>
      </w:r>
      <w:ins w:id="248" w:author="Andrés González Santa Cruz" w:date="2020-12-05T19:56:00Z">
        <w:r w:rsidR="00E15B8C">
          <w:rPr>
            <w:rFonts w:ascii="Times New Roman" w:eastAsia="Times New Roman" w:hAnsi="Times New Roman" w:cs="Times New Roman"/>
            <w:sz w:val="20"/>
            <w:szCs w:val="20"/>
          </w:rPr>
          <w:fldChar w:fldCharType="end"/>
        </w:r>
      </w:ins>
      <w:del w:id="249" w:author="Andrés González Santa Cruz" w:date="2020-12-05T19:57:00Z">
        <w:r w:rsidR="00661A84" w:rsidRPr="00F3317C" w:rsidDel="00E15B8C">
          <w:rPr>
            <w:rFonts w:ascii="Times New Roman" w:eastAsia="Times New Roman" w:hAnsi="Times New Roman" w:cs="Times New Roman"/>
            <w:sz w:val="20"/>
            <w:szCs w:val="20"/>
          </w:rPr>
          <w:delText>[15, 19, 24 – 26]</w:delText>
        </w:r>
      </w:del>
      <w:del w:id="250" w:author="Andrés González Santa Cruz" w:date="2020-12-05T19:56:00Z">
        <w:r w:rsidR="00F245F6" w:rsidRPr="00F3317C" w:rsidDel="00E15B8C">
          <w:rPr>
            <w:rFonts w:ascii="Times New Roman" w:eastAsia="Times New Roman" w:hAnsi="Times New Roman" w:cs="Times New Roman"/>
            <w:sz w:val="20"/>
            <w:szCs w:val="20"/>
          </w:rPr>
          <w:delText xml:space="preserve"> </w:delText>
        </w:r>
        <w:r w:rsidR="00D51BF3" w:rsidDel="00E15B8C">
          <w:rPr>
            <w:rFonts w:ascii="Times New Roman" w:eastAsia="Times New Roman" w:hAnsi="Times New Roman" w:cs="Times New Roman"/>
            <w:sz w:val="20"/>
            <w:szCs w:val="20"/>
            <w:highlight w:val="yellow"/>
          </w:rPr>
          <w:fldChar w:fldCharType="begin">
            <w:fldData xml:space="preserve">PEVuZE5vdGU+PENpdGU+PEF1dGhvcj5FdmFuczwvQXV0aG9yPjxZZWFyPjE5OTM8L1llYXI+PFJl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</w:fldData>
          </w:fldChar>
        </w:r>
      </w:del>
      <w:r w:rsidR="00D331D1">
        <w:rPr>
          <w:rFonts w:ascii="Times New Roman" w:eastAsia="Times New Roman" w:hAnsi="Times New Roman" w:cs="Times New Roman"/>
          <w:sz w:val="20"/>
          <w:szCs w:val="20"/>
          <w:highlight w:val="yellow"/>
        </w:rPr>
        <w:instrText xml:space="preserve"> ADDIN EN.CITE </w:instrText>
      </w:r>
      <w:r w:rsidR="00D331D1">
        <w:rPr>
          <w:rFonts w:ascii="Times New Roman" w:eastAsia="Times New Roman" w:hAnsi="Times New Roman" w:cs="Times New Roman"/>
          <w:sz w:val="20"/>
          <w:szCs w:val="20"/>
          <w:highlight w:val="yellow"/>
        </w:rPr>
        <w:fldChar w:fldCharType="begin">
          <w:fldData xml:space="preserve">PEVuZE5vdGU+PENpdGU+PEF1dGhvcj5FdmFuczwvQXV0aG9yPjxZZWFyPjE5OTM8L1llYXI+PFJl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</w:fldData>
        </w:fldChar>
      </w:r>
      <w:r w:rsidR="00D331D1">
        <w:rPr>
          <w:rFonts w:ascii="Times New Roman" w:eastAsia="Times New Roman" w:hAnsi="Times New Roman" w:cs="Times New Roman"/>
          <w:sz w:val="20"/>
          <w:szCs w:val="20"/>
          <w:highlight w:val="yellow"/>
        </w:rPr>
        <w:instrText xml:space="preserve"> ADDIN EN.CITE.DATA </w:instrText>
      </w:r>
      <w:r w:rsidR="00D331D1">
        <w:rPr>
          <w:rFonts w:ascii="Times New Roman" w:eastAsia="Times New Roman" w:hAnsi="Times New Roman" w:cs="Times New Roman"/>
          <w:sz w:val="20"/>
          <w:szCs w:val="20"/>
          <w:highlight w:val="yellow"/>
        </w:rPr>
      </w:r>
      <w:r w:rsidR="00D331D1">
        <w:rPr>
          <w:rFonts w:ascii="Times New Roman" w:eastAsia="Times New Roman" w:hAnsi="Times New Roman" w:cs="Times New Roman"/>
          <w:sz w:val="20"/>
          <w:szCs w:val="20"/>
          <w:highlight w:val="yellow"/>
        </w:rPr>
        <w:fldChar w:fldCharType="end"/>
      </w:r>
      <w:del w:id="251" w:author="Andrés González Santa Cruz" w:date="2020-12-05T19:56:00Z">
        <w:r w:rsidR="00D51BF3" w:rsidDel="00E15B8C">
          <w:rPr>
            <w:rFonts w:ascii="Times New Roman" w:eastAsia="Times New Roman" w:hAnsi="Times New Roman" w:cs="Times New Roman"/>
            <w:sz w:val="20"/>
            <w:szCs w:val="20"/>
            <w:highlight w:val="yellow"/>
          </w:rPr>
        </w:r>
        <w:r w:rsidR="00D51BF3" w:rsidDel="00E15B8C">
          <w:rPr>
            <w:rFonts w:ascii="Times New Roman" w:eastAsia="Times New Roman" w:hAnsi="Times New Roman" w:cs="Times New Roman"/>
            <w:sz w:val="20"/>
            <w:szCs w:val="20"/>
            <w:highlight w:val="yellow"/>
          </w:rPr>
          <w:fldChar w:fldCharType="separate"/>
        </w:r>
      </w:del>
      <w:r w:rsidR="00D331D1">
        <w:rPr>
          <w:rFonts w:ascii="Times New Roman" w:eastAsia="Times New Roman" w:hAnsi="Times New Roman" w:cs="Times New Roman"/>
          <w:noProof/>
          <w:sz w:val="20"/>
          <w:szCs w:val="20"/>
          <w:highlight w:val="yellow"/>
        </w:rPr>
        <w:t>[13, 18]</w:t>
      </w:r>
      <w:del w:id="252" w:author="Andrés González Santa Cruz" w:date="2020-12-05T19:56:00Z">
        <w:r w:rsidR="00D51BF3" w:rsidDel="00E15B8C">
          <w:rPr>
            <w:rFonts w:ascii="Times New Roman" w:eastAsia="Times New Roman" w:hAnsi="Times New Roman" w:cs="Times New Roman"/>
            <w:sz w:val="20"/>
            <w:szCs w:val="20"/>
            <w:highlight w:val="yellow"/>
          </w:rPr>
          <w:fldChar w:fldCharType="end"/>
        </w:r>
      </w:del>
      <w:r w:rsidR="00E20940" w:rsidRPr="00F3317C">
        <w:rPr>
          <w:rFonts w:ascii="Times New Roman" w:eastAsia="Times New Roman" w:hAnsi="Times New Roman" w:cs="Times New Roman"/>
          <w:sz w:val="20"/>
          <w:szCs w:val="20"/>
        </w:rPr>
        <w:t xml:space="preserve">. </w:t>
      </w:r>
      <w:r w:rsidR="00F3317C" w:rsidRPr="00F3317C">
        <w:rPr>
          <w:rFonts w:ascii="Times New Roman" w:eastAsia="Times New Roman" w:hAnsi="Times New Roman" w:cs="Times New Roman"/>
          <w:sz w:val="20"/>
          <w:szCs w:val="20"/>
        </w:rPr>
        <w:t>Thus</w:t>
      </w:r>
      <w:r w:rsidR="00E86F15" w:rsidRPr="00F3317C">
        <w:rPr>
          <w:rFonts w:ascii="Times New Roman" w:eastAsia="Times New Roman" w:hAnsi="Times New Roman" w:cs="Times New Roman"/>
          <w:sz w:val="20"/>
          <w:szCs w:val="20"/>
        </w:rPr>
        <w:t xml:space="preserve">, the more immediate </w:t>
      </w:r>
      <w:r w:rsidR="00F3317C" w:rsidRPr="00F3317C">
        <w:rPr>
          <w:rFonts w:ascii="Times New Roman" w:eastAsia="Times New Roman" w:hAnsi="Times New Roman" w:cs="Times New Roman"/>
          <w:sz w:val="20"/>
          <w:szCs w:val="20"/>
        </w:rPr>
        <w:t xml:space="preserve">and direct </w:t>
      </w:r>
      <w:r w:rsidR="00E86F15" w:rsidRPr="00F3317C">
        <w:rPr>
          <w:rFonts w:ascii="Times New Roman" w:eastAsia="Times New Roman" w:hAnsi="Times New Roman" w:cs="Times New Roman"/>
          <w:sz w:val="20"/>
          <w:szCs w:val="20"/>
        </w:rPr>
        <w:t xml:space="preserve">exposure consequences </w:t>
      </w:r>
      <w:r w:rsidR="003C4EC2" w:rsidRPr="00F3317C">
        <w:rPr>
          <w:rFonts w:ascii="Times New Roman" w:eastAsia="Times New Roman" w:hAnsi="Times New Roman" w:cs="Times New Roman"/>
          <w:sz w:val="20"/>
          <w:szCs w:val="20"/>
        </w:rPr>
        <w:t xml:space="preserve">of crowd control techniques </w:t>
      </w:r>
      <w:r w:rsidR="00E86F15" w:rsidRPr="00F3317C">
        <w:rPr>
          <w:rFonts w:ascii="Times New Roman" w:eastAsia="Times New Roman" w:hAnsi="Times New Roman" w:cs="Times New Roman"/>
          <w:sz w:val="20"/>
          <w:szCs w:val="20"/>
        </w:rPr>
        <w:t>are dermatologic</w:t>
      </w:r>
      <w:ins w:id="253" w:author="Andrés González Santa Cruz" w:date="2020-12-05T20:17:00Z">
        <w:r w:rsidR="00E15B8C">
          <w:rPr>
            <w:rFonts w:ascii="Times New Roman" w:eastAsia="Times New Roman" w:hAnsi="Times New Roman" w:cs="Times New Roman"/>
            <w:sz w:val="20"/>
            <w:szCs w:val="20"/>
          </w:rPr>
          <w:t>al</w:t>
        </w:r>
      </w:ins>
      <w:r w:rsidR="00E86F15" w:rsidRPr="00F3317C">
        <w:rPr>
          <w:rFonts w:ascii="Times New Roman" w:eastAsia="Times New Roman" w:hAnsi="Times New Roman" w:cs="Times New Roman"/>
          <w:sz w:val="20"/>
          <w:szCs w:val="20"/>
        </w:rPr>
        <w:t xml:space="preserve"> (e.g.</w:t>
      </w:r>
      <w:ins w:id="254"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irritation, dermatitis, skin rashes), traumatological (injuries and disabilities)</w:t>
      </w:r>
      <w:ins w:id="255"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and respiratory (e.g.</w:t>
      </w:r>
      <w:ins w:id="256" w:author="Andrés González Santa Cruz" w:date="2020-12-03T16:08: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dyspnea, coughing, choking</w:t>
      </w:r>
      <w:ins w:id="257" w:author="Andrés González Santa Cruz" w:date="2020-12-03T16:09:00Z">
        <w:r w:rsidR="00D41248">
          <w:rPr>
            <w:rFonts w:ascii="Times New Roman" w:eastAsia="Times New Roman" w:hAnsi="Times New Roman" w:cs="Times New Roman"/>
            <w:sz w:val="20"/>
            <w:szCs w:val="20"/>
          </w:rPr>
          <w:t>,</w:t>
        </w:r>
      </w:ins>
      <w:r w:rsidR="00E86F15" w:rsidRPr="00F3317C">
        <w:rPr>
          <w:rFonts w:ascii="Times New Roman" w:eastAsia="Times New Roman" w:hAnsi="Times New Roman" w:cs="Times New Roman"/>
          <w:sz w:val="20"/>
          <w:szCs w:val="20"/>
        </w:rPr>
        <w:t xml:space="preserve"> and chest tightness)</w:t>
      </w:r>
      <w:r w:rsidR="00E86F15" w:rsidRPr="00F3317C">
        <w:rPr>
          <w:sz w:val="20"/>
          <w:szCs w:val="20"/>
        </w:rPr>
        <w:t xml:space="preserve"> </w:t>
      </w:r>
      <w:r w:rsidR="00D51BF3">
        <w:rPr>
          <w:rFonts w:ascii="Times New Roman" w:eastAsia="Times New Roman" w:hAnsi="Times New Roman" w:cs="Times New Roman"/>
          <w:sz w:val="20"/>
          <w:szCs w:val="20"/>
        </w:rPr>
        <w:fldChar w:fldCharType="begin">
          <w:fldData xml:space="preserve">PEVuZE5vdGU+PENpdGU+PEF1dGhvcj5DZW50ZXJzIGZvciBEaXNlYXNlIENvbnRyb2wgYW5kIFBy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</w:fldData>
        </w:fldChar>
      </w:r>
      <w:r w:rsidR="00D331D1">
        <w:rPr>
          <w:rFonts w:ascii="Times New Roman" w:eastAsia="Times New Roman" w:hAnsi="Times New Roman" w:cs="Times New Roman"/>
          <w:sz w:val="20"/>
          <w:szCs w:val="20"/>
        </w:rPr>
        <w:instrText xml:space="preserve"> ADDIN EN.CITE </w:instrText>
      </w:r>
      <w:r w:rsidR="00D331D1">
        <w:rPr>
          <w:rFonts w:ascii="Times New Roman" w:eastAsia="Times New Roman" w:hAnsi="Times New Roman" w:cs="Times New Roman"/>
          <w:sz w:val="20"/>
          <w:szCs w:val="20"/>
        </w:rPr>
        <w:fldChar w:fldCharType="begin">
          <w:fldData xml:space="preserve">PEVuZE5vdGU+PENpdGU+PEF1dGhvcj5DZW50ZXJzIGZvciBEaXNlYXNlIENvbnRyb2wgYW5kIFBy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</w:fldData>
        </w:fldChar>
      </w:r>
      <w:r w:rsidR="00D331D1">
        <w:rPr>
          <w:rFonts w:ascii="Times New Roman" w:eastAsia="Times New Roman" w:hAnsi="Times New Roman" w:cs="Times New Roman"/>
          <w:sz w:val="20"/>
          <w:szCs w:val="20"/>
        </w:rPr>
        <w:instrText xml:space="preserve"> ADDIN EN.CITE.DATA </w:instrText>
      </w:r>
      <w:r w:rsidR="00D331D1">
        <w:rPr>
          <w:rFonts w:ascii="Times New Roman" w:eastAsia="Times New Roman" w:hAnsi="Times New Roman" w:cs="Times New Roman"/>
          <w:sz w:val="20"/>
          <w:szCs w:val="20"/>
        </w:rPr>
      </w:r>
      <w:r w:rsidR="00D331D1">
        <w:rPr>
          <w:rFonts w:ascii="Times New Roman" w:eastAsia="Times New Roman" w:hAnsi="Times New Roman" w:cs="Times New Roman"/>
          <w:sz w:val="20"/>
          <w:szCs w:val="20"/>
        </w:rPr>
        <w:fldChar w:fldCharType="end"/>
      </w:r>
      <w:r w:rsidR="00D51BF3">
        <w:rPr>
          <w:rFonts w:ascii="Times New Roman" w:eastAsia="Times New Roman" w:hAnsi="Times New Roman" w:cs="Times New Roman"/>
          <w:sz w:val="20"/>
          <w:szCs w:val="20"/>
        </w:rPr>
      </w:r>
      <w:r w:rsidR="00D51BF3">
        <w:rPr>
          <w:rFonts w:ascii="Times New Roman" w:eastAsia="Times New Roman" w:hAnsi="Times New Roman" w:cs="Times New Roman"/>
          <w:sz w:val="20"/>
          <w:szCs w:val="20"/>
        </w:rPr>
        <w:fldChar w:fldCharType="separate"/>
      </w:r>
      <w:r w:rsidR="00D331D1">
        <w:rPr>
          <w:rFonts w:ascii="Times New Roman" w:eastAsia="Times New Roman" w:hAnsi="Times New Roman" w:cs="Times New Roman"/>
          <w:noProof/>
          <w:sz w:val="20"/>
          <w:szCs w:val="20"/>
        </w:rPr>
        <w:t>[29, 30]</w:t>
      </w:r>
      <w:r w:rsidR="00D51BF3">
        <w:rPr>
          <w:rFonts w:ascii="Times New Roman" w:eastAsia="Times New Roman" w:hAnsi="Times New Roman" w:cs="Times New Roman"/>
          <w:sz w:val="20"/>
          <w:szCs w:val="20"/>
        </w:rPr>
        <w:fldChar w:fldCharType="end"/>
      </w:r>
      <w:del w:id="258" w:author="Andrés González Santa Cruz" w:date="2020-12-05T19:58:00Z">
        <w:r w:rsidR="00E86F15" w:rsidRPr="00F3317C" w:rsidDel="00E15B8C">
          <w:rPr>
            <w:sz w:val="20"/>
            <w:szCs w:val="20"/>
          </w:rPr>
          <w:delText xml:space="preserve"> </w:delText>
        </w:r>
        <w:r w:rsidR="00D51BF3" w:rsidDel="00E15B8C">
          <w:rPr>
            <w:rFonts w:ascii="Times New Roman" w:eastAsia="Times New Roman" w:hAnsi="Times New Roman" w:cs="Times New Roman"/>
            <w:sz w:val="20"/>
            <w:szCs w:val="20"/>
            <w:highlight w:val="yellow"/>
          </w:rPr>
          <w:fldChar w:fldCharType="begin"/>
        </w:r>
      </w:del>
      <w:r w:rsidR="00D331D1">
        <w:rPr>
          <w:rFonts w:ascii="Times New Roman" w:eastAsia="Times New Roman" w:hAnsi="Times New Roman" w:cs="Times New Roman"/>
          <w:sz w:val="20"/>
          <w:szCs w:val="20"/>
          <w:highlight w:val="yellow"/>
        </w:rPr>
        <w:instrText xml:space="preserve"> ADDIN EN.CITE &lt;EndNote&gt;&lt;Cite&gt;&lt;Author&gt;Rothenberg&lt;/Author&gt;&lt;Year&gt;2016&lt;/Year&gt;&lt;RecNum&gt;13&lt;/RecNum&gt;&lt;DisplayText&gt;[30]&lt;/DisplayText&gt;&lt;record&gt;&lt;rec-number&gt;13&lt;/rec-number&gt;&lt;foreign-keys&gt;&lt;key app="EN" db-id="29zseaxacpxtd5esttl5ptxbp9ffvfp00vav" timestamp="1604080361"&gt;13&lt;/key&gt;&lt;/foreign-keys&gt;&lt;ref-type name="Journal Article"&gt;17&lt;/ref-type&gt;&lt;contributors&gt;&lt;authors&gt;&lt;author&gt;Rothenberg, Craig&lt;/author&gt;&lt;author&gt;Achanta, Satyanarayana&lt;/author&gt;&lt;author&gt;Svendsen, Erik R.&lt;/author&gt;&lt;author&gt;Jordt, Sven-Eric&lt;/author&gt;&lt;/authors&gt;&lt;/contributors&gt;&lt;titles&gt;&lt;title&gt;Tear gas: an epidemiological and mechanistic reassessment&lt;/title&gt;&lt;secondary-title&gt;Annals of the New York Academy of Sciences&lt;/secondary-title&gt;&lt;/titles&gt;&lt;periodical&gt;&lt;full-title&gt;Annals of the New York Academy of Sciences&lt;/full-title&gt;&lt;/periodical&gt;&lt;pages&gt;96-107&lt;/pages&gt;&lt;volume&gt;1378&lt;/volume&gt;&lt;number&gt;1&lt;/number&gt;&lt;keywords&gt;&lt;keyword&gt;tear gas&lt;/keyword&gt;&lt;keyword&gt;pepper spray&lt;/keyword&gt;&lt;keyword&gt;capsaicin&lt;/keyword&gt;&lt;keyword&gt;chlorobenzalmalononitrile&lt;/keyword&gt;&lt;keyword&gt;CS&lt;/keyword&gt;&lt;keyword&gt;CN&lt;/keyword&gt;&lt;keyword&gt;CR&lt;/keyword&gt;&lt;keyword&gt;TRPV1&lt;/keyword&gt;&lt;keyword&gt;TRPA1&lt;/keyword&gt;&lt;/keywords&gt;&lt;dates&gt;&lt;year&gt;2016&lt;/year&gt;&lt;pub-dates&gt;&lt;date&gt;2016/08/01&lt;/date&gt;&lt;/pub-dates&gt;&lt;/dates&gt;&lt;publisher&gt;John Wiley &amp;amp; Sons, Ltd&lt;/publisher&gt;&lt;isbn&gt;0077-8923&lt;/isbn&gt;&lt;urls&gt;&lt;related-urls&gt;&lt;url&gt;https://doi.org/10.1111/nyas.13141&lt;/url&gt;&lt;/related-urls&gt;&lt;/urls&gt;&lt;electronic-resource-num&gt;10.1111/nyas.13141&lt;/electronic-resource-num&gt;&lt;access-date&gt;2020/10/30&lt;/access-date&gt;&lt;/record&gt;&lt;/Cite&gt;&lt;/EndNote&gt;</w:instrText>
      </w:r>
      <w:del w:id="259" w:author="Andrés González Santa Cruz" w:date="2020-12-05T19:58:00Z">
        <w:r w:rsidR="00D51BF3" w:rsidDel="00E15B8C">
          <w:rPr>
            <w:rFonts w:ascii="Times New Roman" w:eastAsia="Times New Roman" w:hAnsi="Times New Roman" w:cs="Times New Roman"/>
            <w:sz w:val="20"/>
            <w:szCs w:val="20"/>
            <w:highlight w:val="yellow"/>
          </w:rPr>
          <w:fldChar w:fldCharType="separate"/>
        </w:r>
      </w:del>
      <w:r w:rsidR="00D331D1">
        <w:rPr>
          <w:rFonts w:ascii="Times New Roman" w:eastAsia="Times New Roman" w:hAnsi="Times New Roman" w:cs="Times New Roman"/>
          <w:noProof/>
          <w:sz w:val="20"/>
          <w:szCs w:val="20"/>
          <w:highlight w:val="yellow"/>
        </w:rPr>
        <w:t>[30]</w:t>
      </w:r>
      <w:del w:id="260" w:author="Andrés González Santa Cruz" w:date="2020-12-05T19:58:00Z">
        <w:r w:rsidR="00D51BF3" w:rsidDel="00E15B8C">
          <w:rPr>
            <w:rFonts w:ascii="Times New Roman" w:eastAsia="Times New Roman" w:hAnsi="Times New Roman" w:cs="Times New Roman"/>
            <w:sz w:val="20"/>
            <w:szCs w:val="20"/>
            <w:highlight w:val="yellow"/>
          </w:rPr>
          <w:fldChar w:fldCharType="end"/>
        </w:r>
      </w:del>
      <w:ins w:id="261" w:author="Andrés González Santa Cruz" w:date="2020-12-05T19:58:00Z">
        <w:r w:rsidR="00E15B8C">
          <w:rPr>
            <w:rFonts w:ascii="Times New Roman" w:eastAsia="Times New Roman" w:hAnsi="Times New Roman" w:cs="Times New Roman"/>
            <w:sz w:val="20"/>
            <w:szCs w:val="20"/>
          </w:rPr>
          <w:t>.</w:t>
        </w:r>
      </w:ins>
      <w:del w:id="262" w:author="Andrés González Santa Cruz" w:date="2020-12-05T19:58:00Z">
        <w:r w:rsidR="00E86F15" w:rsidRPr="00F3317C" w:rsidDel="00E15B8C">
          <w:rPr>
            <w:rFonts w:ascii="Times New Roman" w:eastAsia="Times New Roman" w:hAnsi="Times New Roman" w:cs="Times New Roman"/>
            <w:sz w:val="20"/>
            <w:szCs w:val="20"/>
          </w:rPr>
          <w:delText xml:space="preserve"> </w:delText>
        </w:r>
      </w:del>
    </w:p>
    <w:p w14:paraId="5D5C031C" w14:textId="77777777" w:rsidR="00E23FE8" w:rsidRPr="00F3317C" w:rsidRDefault="00E23FE8">
      <w:pPr>
        <w:spacing w:line="360" w:lineRule="auto"/>
        <w:jc w:val="both"/>
        <w:rPr>
          <w:rFonts w:ascii="Times New Roman" w:eastAsia="Times New Roman" w:hAnsi="Times New Roman" w:cs="Times New Roman"/>
          <w:sz w:val="20"/>
          <w:szCs w:val="20"/>
        </w:rPr>
        <w:pPrChange w:id="263" w:author="Andrés González Santa Cruz" w:date="2020-12-08T09:58:00Z">
          <w:pPr>
            <w:spacing w:line="360" w:lineRule="auto"/>
            <w:ind w:firstLine="720"/>
            <w:jc w:val="both"/>
          </w:pPr>
        </w:pPrChange>
      </w:pPr>
    </w:p>
    <w:p w14:paraId="0E2D1566" w14:textId="3285DCF7" w:rsidR="00E230CC" w:rsidRDefault="00E20940" w:rsidP="00E23FE8">
      <w:pPr>
        <w:spacing w:line="360" w:lineRule="auto"/>
        <w:ind w:firstLine="720"/>
        <w:jc w:val="both"/>
        <w:rPr>
          <w:ins w:id="264" w:author="Andrés González Santa Cruz" w:date="2020-12-06T16:42:00Z"/>
          <w:rFonts w:ascii="Times New Roman" w:eastAsia="Times New Roman" w:hAnsi="Times New Roman" w:cs="Times New Roman"/>
          <w:sz w:val="20"/>
          <w:szCs w:val="20"/>
        </w:rPr>
      </w:pPr>
      <w:r w:rsidRPr="00F3317C">
        <w:rPr>
          <w:rFonts w:ascii="Times New Roman" w:eastAsia="Times New Roman" w:hAnsi="Times New Roman" w:cs="Times New Roman"/>
          <w:sz w:val="20"/>
          <w:szCs w:val="20"/>
        </w:rPr>
        <w:lastRenderedPageBreak/>
        <w:t xml:space="preserve">However, </w:t>
      </w:r>
      <w:r w:rsidR="005E219D" w:rsidRPr="00F3317C">
        <w:rPr>
          <w:rFonts w:ascii="Times New Roman" w:eastAsia="Times New Roman" w:hAnsi="Times New Roman" w:cs="Times New Roman"/>
          <w:sz w:val="20"/>
          <w:szCs w:val="20"/>
        </w:rPr>
        <w:t>data about</w:t>
      </w:r>
      <w:r w:rsidRPr="00F3317C">
        <w:rPr>
          <w:rFonts w:ascii="Times New Roman" w:eastAsia="Times New Roman" w:hAnsi="Times New Roman" w:cs="Times New Roman"/>
          <w:sz w:val="20"/>
          <w:szCs w:val="20"/>
        </w:rPr>
        <w:t xml:space="preserve"> </w:t>
      </w:r>
      <w:r w:rsidR="005E219D" w:rsidRPr="00F3317C">
        <w:rPr>
          <w:rFonts w:ascii="Times New Roman" w:eastAsia="Times New Roman" w:hAnsi="Times New Roman" w:cs="Times New Roman"/>
          <w:sz w:val="20"/>
          <w:szCs w:val="20"/>
        </w:rPr>
        <w:t>the effects of social movements on health</w:t>
      </w:r>
      <w:del w:id="265" w:author="Andrés González Santa Cruz" w:date="2020-12-03T16:10:00Z">
        <w:r w:rsidR="005E219D" w:rsidRPr="00F3317C" w:rsidDel="00D41248">
          <w:rPr>
            <w:rFonts w:ascii="Times New Roman" w:eastAsia="Times New Roman" w:hAnsi="Times New Roman" w:cs="Times New Roman"/>
            <w:sz w:val="20"/>
            <w:szCs w:val="20"/>
          </w:rPr>
          <w:delText xml:space="preserve"> </w:delText>
        </w:r>
      </w:del>
      <w:r w:rsidRPr="00F3317C">
        <w:rPr>
          <w:rFonts w:ascii="Times New Roman" w:eastAsia="Times New Roman" w:hAnsi="Times New Roman" w:cs="Times New Roman"/>
          <w:sz w:val="20"/>
          <w:szCs w:val="20"/>
        </w:rPr>
        <w:t xml:space="preserve"> </w:t>
      </w:r>
      <w:r w:rsidR="005E219D" w:rsidRPr="00F3317C">
        <w:rPr>
          <w:rFonts w:ascii="Times New Roman" w:eastAsia="Times New Roman" w:hAnsi="Times New Roman" w:cs="Times New Roman"/>
          <w:sz w:val="20"/>
          <w:szCs w:val="20"/>
        </w:rPr>
        <w:t>came mainly from</w:t>
      </w:r>
      <w:r w:rsidRPr="00F3317C">
        <w:rPr>
          <w:rFonts w:ascii="Times New Roman" w:eastAsia="Times New Roman" w:hAnsi="Times New Roman" w:cs="Times New Roman"/>
          <w:sz w:val="20"/>
          <w:szCs w:val="20"/>
        </w:rPr>
        <w:t xml:space="preserve"> case </w:t>
      </w:r>
      <w:r w:rsidR="00660C2A" w:rsidRPr="00F3317C">
        <w:rPr>
          <w:rFonts w:ascii="Times New Roman" w:eastAsia="Times New Roman" w:hAnsi="Times New Roman" w:cs="Times New Roman"/>
          <w:sz w:val="20"/>
          <w:szCs w:val="20"/>
        </w:rPr>
        <w:t>studies</w:t>
      </w:r>
      <w:r w:rsidR="005E219D" w:rsidRPr="00F3317C">
        <w:rPr>
          <w:rFonts w:ascii="Times New Roman" w:eastAsia="Times New Roman" w:hAnsi="Times New Roman" w:cs="Times New Roman"/>
          <w:sz w:val="20"/>
          <w:szCs w:val="20"/>
        </w:rPr>
        <w:t xml:space="preserve"> with </w:t>
      </w:r>
      <w:ins w:id="266" w:author="Andrés González Santa Cruz" w:date="2020-12-03T16:10:00Z">
        <w:r w:rsidR="00D41248">
          <w:rPr>
            <w:rFonts w:ascii="Times New Roman" w:eastAsia="Times New Roman" w:hAnsi="Times New Roman" w:cs="Times New Roman"/>
            <w:sz w:val="20"/>
            <w:szCs w:val="20"/>
          </w:rPr>
          <w:t xml:space="preserve">a </w:t>
        </w:r>
      </w:ins>
      <w:r w:rsidR="005E219D" w:rsidRPr="00F3317C">
        <w:rPr>
          <w:rFonts w:ascii="Times New Roman" w:eastAsia="Times New Roman" w:hAnsi="Times New Roman" w:cs="Times New Roman"/>
          <w:sz w:val="20"/>
          <w:szCs w:val="20"/>
        </w:rPr>
        <w:t>small sample size</w:t>
      </w:r>
      <w:r w:rsidRPr="00F3317C">
        <w:rPr>
          <w:rFonts w:ascii="Times New Roman" w:eastAsia="Times New Roman" w:hAnsi="Times New Roman" w:cs="Times New Roman"/>
          <w:sz w:val="20"/>
          <w:szCs w:val="20"/>
        </w:rPr>
        <w:t xml:space="preserve">. </w:t>
      </w:r>
      <w:r w:rsidR="0063337C" w:rsidRPr="00F3317C">
        <w:rPr>
          <w:rFonts w:ascii="Times New Roman" w:eastAsia="Times New Roman" w:hAnsi="Times New Roman" w:cs="Times New Roman"/>
          <w:sz w:val="20"/>
          <w:szCs w:val="20"/>
        </w:rPr>
        <w:t>To our knowledge, i</w:t>
      </w:r>
      <w:r w:rsidR="00660C2A" w:rsidRPr="00F3317C">
        <w:rPr>
          <w:rFonts w:ascii="Times New Roman" w:eastAsia="Times New Roman" w:hAnsi="Times New Roman" w:cs="Times New Roman"/>
          <w:sz w:val="20"/>
          <w:szCs w:val="20"/>
        </w:rPr>
        <w:t>t has not yet been studied w</w:t>
      </w:r>
      <w:r w:rsidRPr="00F3317C">
        <w:rPr>
          <w:rFonts w:ascii="Times New Roman" w:eastAsia="Times New Roman" w:hAnsi="Times New Roman" w:cs="Times New Roman"/>
          <w:sz w:val="20"/>
          <w:szCs w:val="20"/>
        </w:rPr>
        <w:t xml:space="preserve">hether </w:t>
      </w:r>
      <w:r w:rsidR="005E219D" w:rsidRPr="00F3317C">
        <w:rPr>
          <w:rFonts w:ascii="Times New Roman" w:eastAsia="Times New Roman" w:hAnsi="Times New Roman" w:cs="Times New Roman"/>
          <w:sz w:val="20"/>
          <w:szCs w:val="20"/>
        </w:rPr>
        <w:t xml:space="preserve">social movements and </w:t>
      </w:r>
      <w:r w:rsidRPr="00F3317C">
        <w:rPr>
          <w:rFonts w:ascii="Times New Roman" w:eastAsia="Times New Roman" w:hAnsi="Times New Roman" w:cs="Times New Roman"/>
          <w:sz w:val="20"/>
          <w:szCs w:val="20"/>
        </w:rPr>
        <w:t xml:space="preserve">crowd control during civil </w:t>
      </w:r>
      <w:r w:rsidR="0063337C" w:rsidRPr="00F3317C">
        <w:rPr>
          <w:rFonts w:ascii="Times New Roman" w:eastAsia="Times New Roman" w:hAnsi="Times New Roman" w:cs="Times New Roman"/>
          <w:sz w:val="20"/>
          <w:szCs w:val="20"/>
        </w:rPr>
        <w:t xml:space="preserve">unrest affects the admission rate or </w:t>
      </w:r>
      <w:r w:rsidRPr="00F3317C">
        <w:rPr>
          <w:rFonts w:ascii="Times New Roman" w:eastAsia="Times New Roman" w:hAnsi="Times New Roman" w:cs="Times New Roman"/>
          <w:sz w:val="20"/>
          <w:szCs w:val="20"/>
        </w:rPr>
        <w:t xml:space="preserve">severity of </w:t>
      </w:r>
      <w:r w:rsidR="005E219D" w:rsidRPr="00F3317C">
        <w:rPr>
          <w:rFonts w:ascii="Times New Roman" w:eastAsia="Times New Roman" w:hAnsi="Times New Roman" w:cs="Times New Roman"/>
          <w:sz w:val="20"/>
          <w:szCs w:val="20"/>
        </w:rPr>
        <w:t xml:space="preserve">the </w:t>
      </w:r>
      <w:r w:rsidR="0063337C" w:rsidRPr="00F3317C">
        <w:rPr>
          <w:rFonts w:ascii="Times New Roman" w:eastAsia="Times New Roman" w:hAnsi="Times New Roman" w:cs="Times New Roman"/>
          <w:sz w:val="20"/>
          <w:szCs w:val="20"/>
        </w:rPr>
        <w:t xml:space="preserve">injury and respiratory </w:t>
      </w:r>
      <w:r w:rsidR="00FD4CC2" w:rsidRPr="00F3317C">
        <w:rPr>
          <w:rFonts w:ascii="Times New Roman" w:eastAsia="Times New Roman" w:hAnsi="Times New Roman" w:cs="Times New Roman"/>
          <w:sz w:val="20"/>
          <w:szCs w:val="20"/>
        </w:rPr>
        <w:t>cases</w:t>
      </w:r>
      <w:r w:rsidR="0063337C" w:rsidRPr="00F3317C">
        <w:rPr>
          <w:rFonts w:ascii="Times New Roman" w:eastAsia="Times New Roman" w:hAnsi="Times New Roman" w:cs="Times New Roman"/>
          <w:sz w:val="20"/>
          <w:szCs w:val="20"/>
        </w:rPr>
        <w:t xml:space="preserve"> </w:t>
      </w:r>
      <w:r w:rsidRPr="00F3317C">
        <w:rPr>
          <w:rFonts w:ascii="Times New Roman" w:eastAsia="Times New Roman" w:hAnsi="Times New Roman" w:cs="Times New Roman"/>
          <w:sz w:val="20"/>
          <w:szCs w:val="20"/>
        </w:rPr>
        <w:t xml:space="preserve">at the population </w:t>
      </w:r>
      <w:r w:rsidR="00660C2A" w:rsidRPr="00F3317C">
        <w:rPr>
          <w:rFonts w:ascii="Times New Roman" w:eastAsia="Times New Roman" w:hAnsi="Times New Roman" w:cs="Times New Roman"/>
          <w:sz w:val="20"/>
          <w:szCs w:val="20"/>
        </w:rPr>
        <w:t>level</w:t>
      </w:r>
      <w:r w:rsidRPr="00F3317C">
        <w:rPr>
          <w:rFonts w:ascii="Times New Roman" w:eastAsia="Times New Roman" w:hAnsi="Times New Roman" w:cs="Times New Roman"/>
          <w:sz w:val="20"/>
          <w:szCs w:val="20"/>
        </w:rPr>
        <w:t>.</w:t>
      </w:r>
      <w:del w:id="267" w:author="Andrés González Santa Cruz" w:date="2020-12-06T16:42:00Z">
        <w:r w:rsidRPr="00F3317C" w:rsidDel="00B62E52">
          <w:rPr>
            <w:rFonts w:ascii="Times New Roman" w:eastAsia="Times New Roman" w:hAnsi="Times New Roman" w:cs="Times New Roman"/>
            <w:sz w:val="20"/>
            <w:szCs w:val="20"/>
          </w:rPr>
          <w:delText xml:space="preserve"> </w:delText>
        </w:r>
      </w:del>
    </w:p>
    <w:p w14:paraId="547AB63D" w14:textId="77777777" w:rsidR="00B62E52" w:rsidRPr="00F3317C" w:rsidRDefault="00B62E52">
      <w:pPr>
        <w:spacing w:line="360" w:lineRule="auto"/>
        <w:jc w:val="both"/>
        <w:rPr>
          <w:rFonts w:ascii="Times New Roman" w:eastAsia="Times New Roman" w:hAnsi="Times New Roman" w:cs="Times New Roman"/>
          <w:sz w:val="20"/>
          <w:szCs w:val="20"/>
        </w:rPr>
        <w:pPrChange w:id="268" w:author="Andrés González Santa Cruz" w:date="2020-12-08T10:12:00Z">
          <w:pPr>
            <w:spacing w:line="360" w:lineRule="auto"/>
            <w:ind w:firstLine="720"/>
            <w:jc w:val="both"/>
          </w:pPr>
        </w:pPrChange>
      </w:pPr>
    </w:p>
    <w:p w14:paraId="44F5B084" w14:textId="43DB9936" w:rsidR="00E20940" w:rsidRPr="00F3317C" w:rsidRDefault="008B2681" w:rsidP="00E23FE8">
      <w:pPr>
        <w:spacing w:line="360" w:lineRule="auto"/>
        <w:ind w:firstLine="720"/>
        <w:jc w:val="both"/>
        <w:rPr>
          <w:rFonts w:ascii="Times New Roman" w:hAnsi="Times New Roman" w:cs="Times New Roman"/>
          <w:color w:val="000000"/>
          <w:sz w:val="20"/>
          <w:szCs w:val="20"/>
        </w:rPr>
      </w:pPr>
      <w:r w:rsidRPr="00F3317C">
        <w:rPr>
          <w:rFonts w:ascii="Times New Roman" w:eastAsia="Times New Roman" w:hAnsi="Times New Roman" w:cs="Times New Roman"/>
          <w:sz w:val="20"/>
          <w:szCs w:val="20"/>
        </w:rPr>
        <w:t>We</w:t>
      </w:r>
      <w:r w:rsidR="0063337C" w:rsidRPr="00F3317C">
        <w:rPr>
          <w:rFonts w:ascii="Times New Roman" w:hAnsi="Times New Roman" w:cs="Times New Roman"/>
          <w:color w:val="000000"/>
          <w:sz w:val="20"/>
          <w:szCs w:val="20"/>
        </w:rPr>
        <w:t xml:space="preserve"> </w:t>
      </w:r>
      <w:r w:rsidR="00E20940" w:rsidRPr="00F3317C">
        <w:rPr>
          <w:rFonts w:ascii="Times New Roman" w:hAnsi="Times New Roman" w:cs="Times New Roman"/>
          <w:color w:val="000000"/>
          <w:sz w:val="20"/>
          <w:szCs w:val="20"/>
        </w:rPr>
        <w:t>aim</w:t>
      </w:r>
      <w:r w:rsidR="0063337C" w:rsidRPr="00F3317C">
        <w:rPr>
          <w:rFonts w:ascii="Times New Roman" w:hAnsi="Times New Roman" w:cs="Times New Roman"/>
          <w:color w:val="000000"/>
          <w:sz w:val="20"/>
          <w:szCs w:val="20"/>
        </w:rPr>
        <w:t>ed</w:t>
      </w:r>
      <w:r w:rsidR="00E20940" w:rsidRPr="00F3317C">
        <w:rPr>
          <w:rFonts w:ascii="Times New Roman" w:hAnsi="Times New Roman" w:cs="Times New Roman"/>
          <w:color w:val="000000"/>
          <w:sz w:val="20"/>
          <w:szCs w:val="20"/>
        </w:rPr>
        <w:t xml:space="preserve"> to quantify the effects of the October 2019 Chilean protests </w:t>
      </w:r>
      <w:ins w:id="269" w:author="Abraham Isaac Jacob Gajardo Cortez (masterin)" w:date="2020-12-01T19:51:00Z">
        <w:r w:rsidR="001A5E0B">
          <w:rPr>
            <w:rFonts w:ascii="Times New Roman" w:hAnsi="Times New Roman" w:cs="Times New Roman"/>
            <w:color w:val="000000"/>
            <w:sz w:val="20"/>
            <w:szCs w:val="20"/>
          </w:rPr>
          <w:t xml:space="preserve">and crowd-control techniques </w:t>
        </w:r>
      </w:ins>
      <w:r w:rsidR="00E20940" w:rsidRPr="00F3317C">
        <w:rPr>
          <w:rFonts w:ascii="Times New Roman" w:hAnsi="Times New Roman" w:cs="Times New Roman"/>
          <w:color w:val="000000"/>
          <w:sz w:val="20"/>
          <w:szCs w:val="20"/>
        </w:rPr>
        <w:t xml:space="preserve">on </w:t>
      </w:r>
      <w:r w:rsidR="00716620" w:rsidRPr="00F3317C">
        <w:rPr>
          <w:rFonts w:ascii="Times New Roman" w:hAnsi="Times New Roman" w:cs="Times New Roman"/>
          <w:color w:val="000000"/>
          <w:sz w:val="20"/>
          <w:szCs w:val="20"/>
        </w:rPr>
        <w:t xml:space="preserve">emergency </w:t>
      </w:r>
      <w:r w:rsidR="00E20940" w:rsidRPr="00F3317C">
        <w:rPr>
          <w:rFonts w:ascii="Times New Roman" w:hAnsi="Times New Roman" w:cs="Times New Roman"/>
          <w:color w:val="000000"/>
          <w:sz w:val="20"/>
          <w:szCs w:val="20"/>
        </w:rPr>
        <w:t xml:space="preserve">health system services utilization and inpatient admission rates </w:t>
      </w:r>
      <w:r w:rsidR="0063337C" w:rsidRPr="00F3317C">
        <w:rPr>
          <w:rFonts w:ascii="Times New Roman" w:hAnsi="Times New Roman" w:cs="Times New Roman"/>
          <w:color w:val="000000"/>
          <w:sz w:val="20"/>
          <w:szCs w:val="20"/>
        </w:rPr>
        <w:t xml:space="preserve">in three large public hospitals </w:t>
      </w:r>
      <w:r w:rsidR="0063337C" w:rsidRPr="00F3317C">
        <w:rPr>
          <w:rFonts w:ascii="Times New Roman" w:hAnsi="Times New Roman" w:cs="Times New Roman"/>
          <w:sz w:val="20"/>
          <w:szCs w:val="20"/>
        </w:rPr>
        <w:t>near to the protest</w:t>
      </w:r>
      <w:ins w:id="270" w:author="Andrés González Santa Cruz" w:date="2020-12-03T15:58:00Z">
        <w:r w:rsidR="00D41248">
          <w:rPr>
            <w:rFonts w:ascii="Times New Roman" w:hAnsi="Times New Roman" w:cs="Times New Roman"/>
            <w:sz w:val="20"/>
            <w:szCs w:val="20"/>
          </w:rPr>
          <w:t>'</w:t>
        </w:r>
      </w:ins>
      <w:r w:rsidR="0063337C" w:rsidRPr="00F3317C">
        <w:rPr>
          <w:rFonts w:ascii="Times New Roman" w:hAnsi="Times New Roman" w:cs="Times New Roman"/>
          <w:sz w:val="20"/>
          <w:szCs w:val="20"/>
        </w:rPr>
        <w:t>s focal point in Santiago</w:t>
      </w:r>
      <w:r w:rsidR="00E20940" w:rsidRPr="00F3317C">
        <w:rPr>
          <w:rFonts w:ascii="Times New Roman" w:hAnsi="Times New Roman" w:cs="Times New Roman"/>
          <w:color w:val="000000"/>
          <w:sz w:val="20"/>
          <w:szCs w:val="20"/>
        </w:rPr>
        <w:t>.</w:t>
      </w:r>
    </w:p>
    <w:p w14:paraId="2FB69AA6" w14:textId="77777777" w:rsidR="0040344C" w:rsidRPr="00B62E52" w:rsidRDefault="0040344C" w:rsidP="00E20940">
      <w:pPr>
        <w:spacing w:line="240" w:lineRule="auto"/>
        <w:jc w:val="both"/>
        <w:rPr>
          <w:rFonts w:ascii="Times New Roman" w:eastAsia="Times New Roman" w:hAnsi="Times New Roman" w:cs="Times New Roman"/>
          <w:sz w:val="20"/>
          <w:szCs w:val="20"/>
          <w:rPrChange w:id="271" w:author="Andrés González Santa Cruz" w:date="2020-12-06T16:43:00Z">
            <w:rPr>
              <w:rFonts w:ascii="Times New Roman" w:eastAsia="Times New Roman" w:hAnsi="Times New Roman" w:cs="Times New Roman"/>
              <w:sz w:val="24"/>
            </w:rPr>
          </w:rPrChange>
        </w:rPr>
      </w:pPr>
    </w:p>
    <w:p w14:paraId="4AA4D8C5" w14:textId="25D8434A" w:rsidR="00F231D4" w:rsidRPr="00F07322" w:rsidRDefault="00F231D4" w:rsidP="00F07322">
      <w:pPr>
        <w:pStyle w:val="Ttulo1"/>
        <w:spacing w:line="360" w:lineRule="auto"/>
        <w:rPr>
          <w:rFonts w:ascii="Times New Roman" w:hAnsi="Times New Roman" w:cs="Times New Roman"/>
          <w:b/>
          <w:bCs/>
          <w:color w:val="auto"/>
          <w:sz w:val="24"/>
          <w:szCs w:val="24"/>
        </w:rPr>
      </w:pPr>
      <w:r w:rsidRPr="00F07322">
        <w:rPr>
          <w:rFonts w:ascii="Times New Roman" w:hAnsi="Times New Roman" w:cs="Times New Roman"/>
          <w:b/>
          <w:bCs/>
          <w:color w:val="auto"/>
          <w:sz w:val="24"/>
          <w:szCs w:val="24"/>
        </w:rPr>
        <w:t>Methods</w:t>
      </w:r>
    </w:p>
    <w:p w14:paraId="110F5C76" w14:textId="07AE599E" w:rsidR="00122D50" w:rsidRPr="00FF73C3" w:rsidRDefault="00FB432A" w:rsidP="00F07322">
      <w:pPr>
        <w:spacing w:line="360" w:lineRule="auto"/>
        <w:jc w:val="both"/>
        <w:rPr>
          <w:rFonts w:ascii="Times New Roman" w:eastAsia="Times New Roman" w:hAnsi="Times New Roman" w:cs="Times New Roman"/>
          <w:bCs/>
          <w:i/>
          <w:sz w:val="20"/>
          <w:szCs w:val="20"/>
          <w:rPrChange w:id="272" w:author="Abraham Isaac Jacob Gajardo Cortez (masterin)" w:date="2020-12-01T22:06:00Z">
            <w:rPr>
              <w:rFonts w:ascii="Times New Roman" w:eastAsia="Times New Roman" w:hAnsi="Times New Roman" w:cs="Times New Roman"/>
              <w:bCs/>
              <w:i/>
              <w:szCs w:val="22"/>
            </w:rPr>
          </w:rPrChange>
        </w:rPr>
      </w:pPr>
      <w:r w:rsidRPr="00FF73C3">
        <w:rPr>
          <w:rFonts w:ascii="Times New Roman" w:eastAsia="Times New Roman" w:hAnsi="Times New Roman" w:cs="Times New Roman"/>
          <w:bCs/>
          <w:i/>
          <w:sz w:val="20"/>
          <w:szCs w:val="20"/>
          <w:rPrChange w:id="273" w:author="Abraham Isaac Jacob Gajardo Cortez (masterin)" w:date="2020-12-01T22:06:00Z">
            <w:rPr>
              <w:rFonts w:ascii="Times New Roman" w:eastAsia="Times New Roman" w:hAnsi="Times New Roman" w:cs="Times New Roman"/>
              <w:bCs/>
              <w:i/>
              <w:szCs w:val="22"/>
            </w:rPr>
          </w:rPrChange>
        </w:rPr>
        <w:t>Design</w:t>
      </w:r>
      <w:r w:rsidR="00AC6DE6" w:rsidRPr="00FF73C3">
        <w:rPr>
          <w:rFonts w:ascii="Times New Roman" w:eastAsia="Times New Roman" w:hAnsi="Times New Roman" w:cs="Times New Roman"/>
          <w:bCs/>
          <w:i/>
          <w:sz w:val="20"/>
          <w:szCs w:val="20"/>
          <w:rPrChange w:id="274" w:author="Abraham Isaac Jacob Gajardo Cortez (masterin)" w:date="2020-12-01T22:06:00Z">
            <w:rPr>
              <w:rFonts w:ascii="Times New Roman" w:eastAsia="Times New Roman" w:hAnsi="Times New Roman" w:cs="Times New Roman"/>
              <w:bCs/>
              <w:i/>
              <w:szCs w:val="22"/>
            </w:rPr>
          </w:rPrChange>
        </w:rPr>
        <w:t xml:space="preserve"> and cases</w:t>
      </w:r>
    </w:p>
    <w:p w14:paraId="69542953" w14:textId="7B05A7E9" w:rsidR="00FB432A" w:rsidRDefault="0063337C" w:rsidP="002E2795">
      <w:pPr>
        <w:spacing w:line="360" w:lineRule="auto"/>
        <w:ind w:firstLine="720"/>
        <w:jc w:val="both"/>
        <w:rPr>
          <w:ins w:id="275" w:author="Andrés González Santa Cruz" w:date="2020-12-06T16:42:00Z"/>
          <w:rFonts w:ascii="Times New Roman" w:eastAsia="Times New Roman" w:hAnsi="Times New Roman" w:cs="Times New Roman"/>
          <w:sz w:val="20"/>
          <w:szCs w:val="20"/>
        </w:rPr>
      </w:pPr>
      <w:r w:rsidRPr="00FF73C3">
        <w:rPr>
          <w:rFonts w:ascii="Times New Roman" w:eastAsia="Times New Roman" w:hAnsi="Times New Roman" w:cs="Times New Roman"/>
          <w:sz w:val="20"/>
          <w:szCs w:val="20"/>
          <w:rPrChange w:id="276" w:author="Abraham Isaac Jacob Gajardo Cortez (masterin)" w:date="2020-12-01T22:06:00Z">
            <w:rPr>
              <w:rFonts w:ascii="Times New Roman" w:eastAsia="Times New Roman" w:hAnsi="Times New Roman" w:cs="Times New Roman"/>
              <w:szCs w:val="22"/>
            </w:rPr>
          </w:rPrChange>
        </w:rPr>
        <w:t>We used</w:t>
      </w:r>
      <w:r w:rsidR="00FB432A" w:rsidRPr="00FF73C3">
        <w:rPr>
          <w:rFonts w:ascii="Times New Roman" w:eastAsia="Times New Roman" w:hAnsi="Times New Roman" w:cs="Times New Roman"/>
          <w:sz w:val="20"/>
          <w:szCs w:val="20"/>
          <w:rPrChange w:id="277" w:author="Abraham Isaac Jacob Gajardo Cortez (masterin)" w:date="2020-12-01T22:06:00Z">
            <w:rPr>
              <w:rFonts w:ascii="Times New Roman" w:eastAsia="Times New Roman" w:hAnsi="Times New Roman" w:cs="Times New Roman"/>
              <w:szCs w:val="22"/>
            </w:rPr>
          </w:rPrChange>
        </w:rPr>
        <w:t xml:space="preserve"> a</w:t>
      </w:r>
      <w:r w:rsidRPr="00FF73C3">
        <w:rPr>
          <w:rFonts w:ascii="Times New Roman" w:eastAsia="Times New Roman" w:hAnsi="Times New Roman" w:cs="Times New Roman"/>
          <w:sz w:val="20"/>
          <w:szCs w:val="20"/>
          <w:rPrChange w:id="278" w:author="Abraham Isaac Jacob Gajardo Cortez (masterin)" w:date="2020-12-01T22:06:00Z">
            <w:rPr>
              <w:rFonts w:ascii="Times New Roman" w:eastAsia="Times New Roman" w:hAnsi="Times New Roman" w:cs="Times New Roman"/>
              <w:szCs w:val="22"/>
            </w:rPr>
          </w:rPrChange>
        </w:rPr>
        <w:t>n</w:t>
      </w:r>
      <w:r w:rsidR="00FB432A" w:rsidRPr="00FF73C3">
        <w:rPr>
          <w:rFonts w:ascii="Times New Roman" w:eastAsia="Times New Roman" w:hAnsi="Times New Roman" w:cs="Times New Roman"/>
          <w:sz w:val="20"/>
          <w:szCs w:val="20"/>
          <w:rPrChange w:id="279" w:author="Abraham Isaac Jacob Gajardo Cortez (masterin)" w:date="2020-12-01T22:06:00Z">
            <w:rPr>
              <w:rFonts w:ascii="Times New Roman" w:eastAsia="Times New Roman" w:hAnsi="Times New Roman" w:cs="Times New Roman"/>
              <w:szCs w:val="22"/>
            </w:rPr>
          </w:rPrChange>
        </w:rPr>
        <w:t xml:space="preserve"> interrupted time series analysis of </w:t>
      </w:r>
      <w:r w:rsidR="0049497C" w:rsidRPr="00FF73C3">
        <w:rPr>
          <w:rFonts w:ascii="Times New Roman" w:eastAsia="Times New Roman" w:hAnsi="Times New Roman" w:cs="Times New Roman"/>
          <w:sz w:val="20"/>
          <w:szCs w:val="20"/>
          <w:rPrChange w:id="280" w:author="Abraham Isaac Jacob Gajardo Cortez (masterin)" w:date="2020-12-01T22:06:00Z">
            <w:rPr>
              <w:rFonts w:ascii="Times New Roman" w:eastAsia="Times New Roman" w:hAnsi="Times New Roman" w:cs="Times New Roman"/>
              <w:szCs w:val="22"/>
            </w:rPr>
          </w:rPrChange>
        </w:rPr>
        <w:t>aggregated weekly</w:t>
      </w:r>
      <w:r w:rsidR="00FB432A" w:rsidRPr="00FF73C3">
        <w:rPr>
          <w:rFonts w:ascii="Times New Roman" w:eastAsia="Times New Roman" w:hAnsi="Times New Roman" w:cs="Times New Roman"/>
          <w:sz w:val="20"/>
          <w:szCs w:val="20"/>
          <w:rPrChange w:id="281" w:author="Abraham Isaac Jacob Gajardo Cortez (masterin)" w:date="2020-12-01T22:06:00Z">
            <w:rPr>
              <w:rFonts w:ascii="Times New Roman" w:eastAsia="Times New Roman" w:hAnsi="Times New Roman" w:cs="Times New Roman"/>
              <w:szCs w:val="22"/>
            </w:rPr>
          </w:rPrChange>
        </w:rPr>
        <w:t xml:space="preserve"> hospital </w:t>
      </w:r>
      <w:r w:rsidR="00AC6DE6" w:rsidRPr="00FF73C3">
        <w:rPr>
          <w:rFonts w:ascii="Times New Roman" w:eastAsia="Times New Roman" w:hAnsi="Times New Roman" w:cs="Times New Roman"/>
          <w:sz w:val="20"/>
          <w:szCs w:val="20"/>
          <w:rPrChange w:id="282" w:author="Abraham Isaac Jacob Gajardo Cortez (masterin)" w:date="2020-12-01T22:06:00Z">
            <w:rPr>
              <w:rFonts w:ascii="Times New Roman" w:eastAsia="Times New Roman" w:hAnsi="Times New Roman" w:cs="Times New Roman"/>
              <w:szCs w:val="22"/>
            </w:rPr>
          </w:rPrChange>
        </w:rPr>
        <w:t>ED</w:t>
      </w:r>
      <w:r w:rsidR="00FB432A" w:rsidRPr="00FF73C3">
        <w:rPr>
          <w:rFonts w:ascii="Times New Roman" w:eastAsia="Times New Roman" w:hAnsi="Times New Roman" w:cs="Times New Roman"/>
          <w:sz w:val="20"/>
          <w:szCs w:val="20"/>
          <w:rPrChange w:id="283" w:author="Abraham Isaac Jacob Gajardo Cortez (masterin)" w:date="2020-12-01T22:06:00Z">
            <w:rPr>
              <w:rFonts w:ascii="Times New Roman" w:eastAsia="Times New Roman" w:hAnsi="Times New Roman" w:cs="Times New Roman"/>
              <w:szCs w:val="22"/>
            </w:rPr>
          </w:rPrChange>
        </w:rPr>
        <w:t xml:space="preserve"> admissions.</w:t>
      </w:r>
      <w:r w:rsidR="00452C2E" w:rsidRPr="00FF73C3">
        <w:rPr>
          <w:rFonts w:ascii="Times New Roman" w:eastAsia="Times New Roman" w:hAnsi="Times New Roman" w:cs="Times New Roman"/>
          <w:sz w:val="20"/>
          <w:szCs w:val="20"/>
          <w:rPrChange w:id="284" w:author="Abraham Isaac Jacob Gajardo Cortez (masterin)" w:date="2020-12-01T22:06:00Z">
            <w:rPr>
              <w:rFonts w:ascii="Times New Roman" w:eastAsia="Times New Roman" w:hAnsi="Times New Roman" w:cs="Times New Roman"/>
              <w:szCs w:val="22"/>
            </w:rPr>
          </w:rPrChange>
        </w:rPr>
        <w:t xml:space="preserve"> </w:t>
      </w:r>
      <w:r w:rsidR="00CA0A9D" w:rsidRPr="00FF73C3">
        <w:rPr>
          <w:rFonts w:ascii="Times New Roman" w:eastAsia="Times New Roman" w:hAnsi="Times New Roman" w:cs="Times New Roman"/>
          <w:sz w:val="20"/>
          <w:szCs w:val="20"/>
          <w:rPrChange w:id="285" w:author="Abraham Isaac Jacob Gajardo Cortez (masterin)" w:date="2020-12-01T22:06:00Z">
            <w:rPr>
              <w:rFonts w:ascii="Times New Roman" w:eastAsia="Times New Roman" w:hAnsi="Times New Roman" w:cs="Times New Roman"/>
              <w:szCs w:val="22"/>
            </w:rPr>
          </w:rPrChange>
        </w:rPr>
        <w:t>The total d</w:t>
      </w:r>
      <w:r w:rsidR="00C915BA" w:rsidRPr="00FF73C3">
        <w:rPr>
          <w:rFonts w:ascii="Times New Roman" w:eastAsia="Times New Roman" w:hAnsi="Times New Roman" w:cs="Times New Roman"/>
          <w:sz w:val="20"/>
          <w:szCs w:val="20"/>
          <w:rPrChange w:id="286" w:author="Abraham Isaac Jacob Gajardo Cortez (masterin)" w:date="2020-12-01T22:06:00Z">
            <w:rPr>
              <w:rFonts w:ascii="Times New Roman" w:eastAsia="Times New Roman" w:hAnsi="Times New Roman" w:cs="Times New Roman"/>
              <w:szCs w:val="22"/>
            </w:rPr>
          </w:rPrChange>
        </w:rPr>
        <w:t>aily</w:t>
      </w:r>
      <w:r w:rsidR="00E926B0" w:rsidRPr="00FF73C3">
        <w:rPr>
          <w:rFonts w:ascii="Times New Roman" w:eastAsia="Times New Roman" w:hAnsi="Times New Roman" w:cs="Times New Roman"/>
          <w:sz w:val="20"/>
          <w:szCs w:val="20"/>
          <w:rPrChange w:id="287" w:author="Abraham Isaac Jacob Gajardo Cortez (masterin)" w:date="2020-12-01T22:06:00Z">
            <w:rPr>
              <w:rFonts w:ascii="Times New Roman" w:eastAsia="Times New Roman" w:hAnsi="Times New Roman" w:cs="Times New Roman"/>
              <w:szCs w:val="22"/>
            </w:rPr>
          </w:rPrChange>
        </w:rPr>
        <w:t xml:space="preserve"> </w:t>
      </w:r>
      <w:r w:rsidR="00C915BA" w:rsidRPr="00FF73C3">
        <w:rPr>
          <w:rFonts w:ascii="Times New Roman" w:eastAsia="Times New Roman" w:hAnsi="Times New Roman" w:cs="Times New Roman"/>
          <w:sz w:val="20"/>
          <w:szCs w:val="20"/>
          <w:rPrChange w:id="288" w:author="Abraham Isaac Jacob Gajardo Cortez (masterin)" w:date="2020-12-01T22:06:00Z">
            <w:rPr>
              <w:rFonts w:ascii="Times New Roman" w:eastAsia="Times New Roman" w:hAnsi="Times New Roman" w:cs="Times New Roman"/>
              <w:szCs w:val="22"/>
            </w:rPr>
          </w:rPrChange>
        </w:rPr>
        <w:t xml:space="preserve">emergency admission data </w:t>
      </w:r>
      <w:r w:rsidR="00FB432A" w:rsidRPr="00FF73C3">
        <w:rPr>
          <w:rFonts w:ascii="Times New Roman" w:eastAsia="Times New Roman" w:hAnsi="Times New Roman" w:cs="Times New Roman"/>
          <w:sz w:val="20"/>
          <w:szCs w:val="20"/>
          <w:rPrChange w:id="289" w:author="Abraham Isaac Jacob Gajardo Cortez (masterin)" w:date="2020-12-01T22:06:00Z">
            <w:rPr>
              <w:rFonts w:ascii="Times New Roman" w:eastAsia="Times New Roman" w:hAnsi="Times New Roman" w:cs="Times New Roman"/>
              <w:szCs w:val="22"/>
            </w:rPr>
          </w:rPrChange>
        </w:rPr>
        <w:t xml:space="preserve">of three major public hospitals in Santiago </w:t>
      </w:r>
      <w:r w:rsidR="00C915BA" w:rsidRPr="00FF73C3">
        <w:rPr>
          <w:rFonts w:ascii="Times New Roman" w:eastAsia="Times New Roman" w:hAnsi="Times New Roman" w:cs="Times New Roman"/>
          <w:sz w:val="20"/>
          <w:szCs w:val="20"/>
          <w:rPrChange w:id="290" w:author="Abraham Isaac Jacob Gajardo Cortez (masterin)" w:date="2020-12-01T22:06:00Z">
            <w:rPr>
              <w:rFonts w:ascii="Times New Roman" w:eastAsia="Times New Roman" w:hAnsi="Times New Roman" w:cs="Times New Roman"/>
              <w:szCs w:val="22"/>
            </w:rPr>
          </w:rPrChange>
        </w:rPr>
        <w:t xml:space="preserve">was gathered from 2015 to 2019 </w:t>
      </w:r>
      <w:r w:rsidR="00FB432A" w:rsidRPr="00FF73C3">
        <w:rPr>
          <w:rFonts w:ascii="Times New Roman" w:eastAsia="Times New Roman" w:hAnsi="Times New Roman" w:cs="Times New Roman"/>
          <w:sz w:val="20"/>
          <w:szCs w:val="20"/>
          <w:rPrChange w:id="291" w:author="Abraham Isaac Jacob Gajardo Cortez (masterin)" w:date="2020-12-01T22:06:00Z">
            <w:rPr>
              <w:rFonts w:ascii="Times New Roman" w:eastAsia="Times New Roman" w:hAnsi="Times New Roman" w:cs="Times New Roman"/>
              <w:szCs w:val="22"/>
            </w:rPr>
          </w:rPrChange>
        </w:rPr>
        <w:t>for both consultations and hospitalizations</w:t>
      </w:r>
      <w:r w:rsidR="00AB746A" w:rsidRPr="00FF73C3">
        <w:rPr>
          <w:rFonts w:ascii="Times New Roman" w:eastAsia="Times New Roman" w:hAnsi="Times New Roman" w:cs="Times New Roman"/>
          <w:sz w:val="20"/>
          <w:szCs w:val="20"/>
          <w:rPrChange w:id="292" w:author="Abraham Isaac Jacob Gajardo Cortez (masterin)" w:date="2020-12-01T22:06:00Z">
            <w:rPr>
              <w:rFonts w:ascii="Times New Roman" w:eastAsia="Times New Roman" w:hAnsi="Times New Roman" w:cs="Times New Roman"/>
              <w:szCs w:val="22"/>
            </w:rPr>
          </w:rPrChange>
        </w:rPr>
        <w:t xml:space="preserve"> and aggregated into a weekly basis</w:t>
      </w:r>
      <w:r w:rsidR="00E926B0" w:rsidRPr="00FF73C3">
        <w:rPr>
          <w:rFonts w:ascii="Times New Roman" w:eastAsia="Times New Roman" w:hAnsi="Times New Roman" w:cs="Times New Roman"/>
          <w:sz w:val="20"/>
          <w:szCs w:val="20"/>
          <w:rPrChange w:id="293" w:author="Abraham Isaac Jacob Gajardo Cortez (masterin)" w:date="2020-12-01T22:06:00Z">
            <w:rPr>
              <w:rFonts w:ascii="Times New Roman" w:eastAsia="Times New Roman" w:hAnsi="Times New Roman" w:cs="Times New Roman"/>
              <w:szCs w:val="22"/>
            </w:rPr>
          </w:rPrChange>
        </w:rPr>
        <w:t>.</w:t>
      </w:r>
      <w:r w:rsidR="0049497C" w:rsidRPr="00FF73C3">
        <w:rPr>
          <w:rFonts w:ascii="Times New Roman" w:eastAsia="Times New Roman" w:hAnsi="Times New Roman" w:cs="Times New Roman"/>
          <w:sz w:val="20"/>
          <w:szCs w:val="20"/>
          <w:rPrChange w:id="294" w:author="Abraham Isaac Jacob Gajardo Cortez (masterin)" w:date="2020-12-01T22:06:00Z">
            <w:rPr>
              <w:rFonts w:ascii="Times New Roman" w:eastAsia="Times New Roman" w:hAnsi="Times New Roman" w:cs="Times New Roman"/>
              <w:szCs w:val="22"/>
            </w:rPr>
          </w:rPrChange>
        </w:rPr>
        <w:t xml:space="preserve"> </w:t>
      </w:r>
      <w:r w:rsidR="00E926B0" w:rsidRPr="00FF73C3">
        <w:rPr>
          <w:rFonts w:ascii="Times New Roman" w:eastAsia="Times New Roman" w:hAnsi="Times New Roman" w:cs="Times New Roman"/>
          <w:sz w:val="20"/>
          <w:szCs w:val="20"/>
          <w:rPrChange w:id="295" w:author="Abraham Isaac Jacob Gajardo Cortez (masterin)" w:date="2020-12-01T22:06:00Z">
            <w:rPr>
              <w:rFonts w:ascii="Times New Roman" w:eastAsia="Times New Roman" w:hAnsi="Times New Roman" w:cs="Times New Roman"/>
              <w:szCs w:val="22"/>
            </w:rPr>
          </w:rPrChange>
        </w:rPr>
        <w:t xml:space="preserve"> </w:t>
      </w:r>
      <w:r w:rsidR="0040344C" w:rsidRPr="00FF73C3">
        <w:rPr>
          <w:rFonts w:ascii="Times New Roman" w:eastAsia="Times New Roman" w:hAnsi="Times New Roman" w:cs="Times New Roman"/>
          <w:sz w:val="20"/>
          <w:szCs w:val="20"/>
          <w:rPrChange w:id="296" w:author="Abraham Isaac Jacob Gajardo Cortez (masterin)" w:date="2020-12-01T22:06:00Z">
            <w:rPr>
              <w:rFonts w:ascii="Times New Roman" w:eastAsia="Times New Roman" w:hAnsi="Times New Roman" w:cs="Times New Roman"/>
              <w:szCs w:val="22"/>
            </w:rPr>
          </w:rPrChange>
        </w:rPr>
        <w:t>T</w:t>
      </w:r>
      <w:r w:rsidR="00AC6DE6" w:rsidRPr="00FF73C3">
        <w:rPr>
          <w:rFonts w:ascii="Times New Roman" w:eastAsia="Times New Roman" w:hAnsi="Times New Roman" w:cs="Times New Roman"/>
          <w:sz w:val="20"/>
          <w:szCs w:val="20"/>
          <w:rPrChange w:id="297" w:author="Abraham Isaac Jacob Gajardo Cortez (masterin)" w:date="2020-12-01T22:06:00Z">
            <w:rPr>
              <w:rFonts w:ascii="Times New Roman" w:eastAsia="Times New Roman" w:hAnsi="Times New Roman" w:cs="Times New Roman"/>
              <w:szCs w:val="22"/>
            </w:rPr>
          </w:rPrChange>
        </w:rPr>
        <w:t>he</w:t>
      </w:r>
      <w:del w:id="298" w:author="Andrés González Santa Cruz" w:date="2020-12-05T19:59:00Z">
        <w:r w:rsidR="00AC6DE6" w:rsidRPr="00FF73C3" w:rsidDel="00E15B8C">
          <w:rPr>
            <w:rFonts w:ascii="Times New Roman" w:eastAsia="Times New Roman" w:hAnsi="Times New Roman" w:cs="Times New Roman"/>
            <w:sz w:val="20"/>
            <w:szCs w:val="20"/>
            <w:rPrChange w:id="299" w:author="Abraham Isaac Jacob Gajardo Cortez (masterin)" w:date="2020-12-01T22:06:00Z">
              <w:rPr>
                <w:rFonts w:ascii="Times New Roman" w:eastAsia="Times New Roman" w:hAnsi="Times New Roman" w:cs="Times New Roman"/>
                <w:szCs w:val="22"/>
              </w:rPr>
            </w:rPrChange>
          </w:rPr>
          <w:delText>n, t</w:delText>
        </w:r>
        <w:r w:rsidR="0040344C" w:rsidRPr="00FF73C3" w:rsidDel="00E15B8C">
          <w:rPr>
            <w:rFonts w:ascii="Times New Roman" w:eastAsia="Times New Roman" w:hAnsi="Times New Roman" w:cs="Times New Roman"/>
            <w:sz w:val="20"/>
            <w:szCs w:val="20"/>
            <w:rPrChange w:id="300" w:author="Abraham Isaac Jacob Gajardo Cortez (masterin)" w:date="2020-12-01T22:06:00Z">
              <w:rPr>
                <w:rFonts w:ascii="Times New Roman" w:eastAsia="Times New Roman" w:hAnsi="Times New Roman" w:cs="Times New Roman"/>
                <w:szCs w:val="22"/>
              </w:rPr>
            </w:rPrChange>
          </w:rPr>
          <w:delText>he data was</w:delText>
        </w:r>
      </w:del>
      <w:ins w:id="301" w:author="Andrés González Santa Cruz" w:date="2020-12-05T19:59:00Z">
        <w:r w:rsidR="00E15B8C">
          <w:rPr>
            <w:rFonts w:ascii="Times New Roman" w:eastAsia="Times New Roman" w:hAnsi="Times New Roman" w:cs="Times New Roman"/>
            <w:sz w:val="20"/>
            <w:szCs w:val="20"/>
          </w:rPr>
          <w:t xml:space="preserve"> data was then</w:t>
        </w:r>
      </w:ins>
      <w:r w:rsidR="0040344C" w:rsidRPr="00FF73C3">
        <w:rPr>
          <w:rFonts w:ascii="Times New Roman" w:eastAsia="Times New Roman" w:hAnsi="Times New Roman" w:cs="Times New Roman"/>
          <w:sz w:val="20"/>
          <w:szCs w:val="20"/>
          <w:rPrChange w:id="302" w:author="Abraham Isaac Jacob Gajardo Cortez (masterin)" w:date="2020-12-01T22:06:00Z">
            <w:rPr>
              <w:rFonts w:ascii="Times New Roman" w:eastAsia="Times New Roman" w:hAnsi="Times New Roman" w:cs="Times New Roman"/>
              <w:szCs w:val="22"/>
            </w:rPr>
          </w:rPrChange>
        </w:rPr>
        <w:t xml:space="preserve"> refined to isolate cases from ages 15-64 </w:t>
      </w:r>
      <w:r w:rsidR="00AC6DE6" w:rsidRPr="00FF73C3">
        <w:rPr>
          <w:rFonts w:ascii="Times New Roman" w:eastAsia="Times New Roman" w:hAnsi="Times New Roman" w:cs="Times New Roman"/>
          <w:sz w:val="20"/>
          <w:szCs w:val="20"/>
          <w:rPrChange w:id="303" w:author="Abraham Isaac Jacob Gajardo Cortez (masterin)" w:date="2020-12-01T22:06:00Z">
            <w:rPr>
              <w:rFonts w:ascii="Times New Roman" w:eastAsia="Times New Roman" w:hAnsi="Times New Roman" w:cs="Times New Roman"/>
              <w:szCs w:val="22"/>
            </w:rPr>
          </w:rPrChange>
        </w:rPr>
        <w:t xml:space="preserve">(because </w:t>
      </w:r>
      <w:del w:id="304" w:author="Andrés González Santa Cruz" w:date="2020-12-05T19:59:00Z">
        <w:r w:rsidR="0040344C" w:rsidRPr="00FF73C3" w:rsidDel="00E15B8C">
          <w:rPr>
            <w:rFonts w:ascii="Times New Roman" w:eastAsia="Times New Roman" w:hAnsi="Times New Roman" w:cs="Times New Roman"/>
            <w:sz w:val="20"/>
            <w:szCs w:val="20"/>
            <w:rPrChange w:id="305" w:author="Abraham Isaac Jacob Gajardo Cortez (masterin)" w:date="2020-12-01T22:06:00Z">
              <w:rPr>
                <w:rFonts w:ascii="Times New Roman" w:eastAsia="Times New Roman" w:hAnsi="Times New Roman" w:cs="Times New Roman"/>
                <w:szCs w:val="22"/>
              </w:rPr>
            </w:rPrChange>
          </w:rPr>
          <w:delText>a majority of protesto</w:delText>
        </w:r>
      </w:del>
      <w:ins w:id="306" w:author="Andrés González Santa Cruz" w:date="2020-12-05T19:59:00Z">
        <w:r w:rsidR="00E15B8C">
          <w:rPr>
            <w:rFonts w:ascii="Times New Roman" w:eastAsia="Times New Roman" w:hAnsi="Times New Roman" w:cs="Times New Roman"/>
            <w:sz w:val="20"/>
            <w:szCs w:val="20"/>
          </w:rPr>
          <w:t>most proteste</w:t>
        </w:r>
      </w:ins>
      <w:r w:rsidR="0040344C" w:rsidRPr="00FF73C3">
        <w:rPr>
          <w:rFonts w:ascii="Times New Roman" w:eastAsia="Times New Roman" w:hAnsi="Times New Roman" w:cs="Times New Roman"/>
          <w:sz w:val="20"/>
          <w:szCs w:val="20"/>
          <w:rPrChange w:id="307" w:author="Abraham Isaac Jacob Gajardo Cortez (masterin)" w:date="2020-12-01T22:06:00Z">
            <w:rPr>
              <w:rFonts w:ascii="Times New Roman" w:eastAsia="Times New Roman" w:hAnsi="Times New Roman" w:cs="Times New Roman"/>
              <w:szCs w:val="22"/>
            </w:rPr>
          </w:rPrChange>
        </w:rPr>
        <w:t>rs were within this age range</w:t>
      </w:r>
      <w:r w:rsidR="00452C2E" w:rsidRPr="00FF73C3">
        <w:rPr>
          <w:rFonts w:ascii="Times New Roman" w:eastAsia="Times New Roman" w:hAnsi="Times New Roman" w:cs="Times New Roman"/>
          <w:sz w:val="20"/>
          <w:szCs w:val="20"/>
          <w:rPrChange w:id="308" w:author="Abraham Isaac Jacob Gajardo Cortez (masterin)" w:date="2020-12-01T22:06:00Z">
            <w:rPr>
              <w:rFonts w:ascii="Times New Roman" w:eastAsia="Times New Roman" w:hAnsi="Times New Roman" w:cs="Times New Roman"/>
              <w:szCs w:val="22"/>
            </w:rPr>
          </w:rPrChange>
        </w:rPr>
        <w:t xml:space="preserve"> </w:t>
      </w:r>
      <w:ins w:id="309" w:author="Andrés González Santa Cruz" w:date="2020-12-05T20:22:00Z">
        <w:r w:rsidR="00E15B8C">
          <w:rPr>
            <w:rFonts w:ascii="Times New Roman" w:eastAsia="Times New Roman" w:hAnsi="Times New Roman" w:cs="Times New Roman"/>
            <w:sz w:val="20"/>
            <w:szCs w:val="20"/>
          </w:rPr>
          <w:fldChar w:fldCharType="begin"/>
        </w:r>
      </w:ins>
      <w:r w:rsidR="00D331D1">
        <w:rPr>
          <w:rFonts w:ascii="Times New Roman" w:eastAsia="Times New Roman" w:hAnsi="Times New Roman" w:cs="Times New Roman"/>
          <w:sz w:val="20"/>
          <w:szCs w:val="20"/>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ins w:id="310" w:author="Andrés González Santa Cruz" w:date="2020-12-05T20:22:00Z">
        <w:r w:rsidR="00E15B8C">
          <w:rPr>
            <w:rFonts w:ascii="Times New Roman" w:eastAsia="Times New Roman" w:hAnsi="Times New Roman" w:cs="Times New Roman"/>
            <w:sz w:val="20"/>
            <w:szCs w:val="20"/>
          </w:rPr>
          <w:fldChar w:fldCharType="separate"/>
        </w:r>
      </w:ins>
      <w:r w:rsidR="00D331D1">
        <w:rPr>
          <w:rFonts w:ascii="Times New Roman" w:eastAsia="Times New Roman" w:hAnsi="Times New Roman" w:cs="Times New Roman"/>
          <w:noProof/>
          <w:sz w:val="20"/>
          <w:szCs w:val="20"/>
        </w:rPr>
        <w:t>[21]</w:t>
      </w:r>
      <w:ins w:id="311" w:author="Andrés González Santa Cruz" w:date="2020-12-05T20:22:00Z">
        <w:r w:rsidR="00E15B8C">
          <w:rPr>
            <w:rFonts w:ascii="Times New Roman" w:eastAsia="Times New Roman" w:hAnsi="Times New Roman" w:cs="Times New Roman"/>
            <w:sz w:val="20"/>
            <w:szCs w:val="20"/>
          </w:rPr>
          <w:fldChar w:fldCharType="end"/>
        </w:r>
      </w:ins>
      <w:del w:id="312" w:author="Andrés González Santa Cruz" w:date="2020-12-05T20:23:00Z">
        <w:r w:rsidR="0040344C" w:rsidRPr="00FF73C3" w:rsidDel="00E15B8C">
          <w:rPr>
            <w:rFonts w:ascii="Times New Roman" w:eastAsia="Times New Roman" w:hAnsi="Times New Roman" w:cs="Times New Roman"/>
            <w:sz w:val="20"/>
            <w:szCs w:val="20"/>
            <w:highlight w:val="yellow"/>
            <w:vertAlign w:val="superscript"/>
            <w:rPrChange w:id="313" w:author="Abraham Isaac Jacob Gajardo Cortez (masterin)" w:date="2020-12-01T22:06:00Z">
              <w:rPr>
                <w:rFonts w:ascii="Times New Roman" w:eastAsia="Times New Roman" w:hAnsi="Times New Roman" w:cs="Times New Roman"/>
                <w:szCs w:val="22"/>
                <w:highlight w:val="yellow"/>
                <w:vertAlign w:val="superscript"/>
              </w:rPr>
            </w:rPrChange>
          </w:rPr>
          <w:delText>26</w:delText>
        </w:r>
      </w:del>
      <w:r w:rsidR="00AC6DE6" w:rsidRPr="00FF73C3">
        <w:rPr>
          <w:rFonts w:ascii="Times New Roman" w:eastAsia="Times New Roman" w:hAnsi="Times New Roman" w:cs="Times New Roman"/>
          <w:sz w:val="20"/>
          <w:szCs w:val="20"/>
          <w:rPrChange w:id="314" w:author="Abraham Isaac Jacob Gajardo Cortez (masterin)" w:date="2020-12-01T22:06:00Z">
            <w:rPr>
              <w:rFonts w:ascii="Times New Roman" w:eastAsia="Times New Roman" w:hAnsi="Times New Roman" w:cs="Times New Roman"/>
              <w:szCs w:val="22"/>
            </w:rPr>
          </w:rPrChange>
        </w:rPr>
        <w:t>)</w:t>
      </w:r>
      <w:ins w:id="315" w:author="Andrés González Santa Cruz" w:date="2020-12-05T19:59:00Z">
        <w:r w:rsidR="00E15B8C">
          <w:rPr>
            <w:rFonts w:ascii="Times New Roman" w:eastAsia="Times New Roman" w:hAnsi="Times New Roman" w:cs="Times New Roman"/>
            <w:sz w:val="20"/>
            <w:szCs w:val="20"/>
          </w:rPr>
          <w:t>,</w:t>
        </w:r>
      </w:ins>
      <w:r w:rsidR="00AC6DE6" w:rsidRPr="00FF73C3">
        <w:rPr>
          <w:rFonts w:ascii="Times New Roman" w:eastAsia="Times New Roman" w:hAnsi="Times New Roman" w:cs="Times New Roman"/>
          <w:sz w:val="20"/>
          <w:szCs w:val="20"/>
          <w:rPrChange w:id="316" w:author="Abraham Isaac Jacob Gajardo Cortez (masterin)" w:date="2020-12-01T22:06:00Z">
            <w:rPr>
              <w:rFonts w:ascii="Times New Roman" w:eastAsia="Times New Roman" w:hAnsi="Times New Roman" w:cs="Times New Roman"/>
              <w:szCs w:val="22"/>
            </w:rPr>
          </w:rPrChange>
        </w:rPr>
        <w:t xml:space="preserve"> and cases were defined </w:t>
      </w:r>
      <w:r w:rsidR="00EF40A8" w:rsidRPr="00FF73C3">
        <w:rPr>
          <w:rFonts w:ascii="Times New Roman" w:eastAsia="Times New Roman" w:hAnsi="Times New Roman" w:cs="Times New Roman"/>
          <w:sz w:val="20"/>
          <w:szCs w:val="20"/>
          <w:rPrChange w:id="317" w:author="Abraham Isaac Jacob Gajardo Cortez (masterin)" w:date="2020-12-01T22:06:00Z">
            <w:rPr>
              <w:rFonts w:ascii="Times New Roman" w:eastAsia="Times New Roman" w:hAnsi="Times New Roman" w:cs="Times New Roman"/>
              <w:szCs w:val="22"/>
            </w:rPr>
          </w:rPrChange>
        </w:rPr>
        <w:t>according</w:t>
      </w:r>
      <w:ins w:id="318" w:author="Andrés González Santa Cruz" w:date="2020-12-03T15:58:00Z">
        <w:r w:rsidR="00D41248">
          <w:rPr>
            <w:rFonts w:ascii="Times New Roman" w:eastAsia="Times New Roman" w:hAnsi="Times New Roman" w:cs="Times New Roman"/>
            <w:sz w:val="20"/>
            <w:szCs w:val="20"/>
          </w:rPr>
          <w:t xml:space="preserve"> to</w:t>
        </w:r>
      </w:ins>
      <w:r w:rsidR="00EF40A8" w:rsidRPr="00FF73C3">
        <w:rPr>
          <w:rFonts w:ascii="Times New Roman" w:eastAsia="Times New Roman" w:hAnsi="Times New Roman" w:cs="Times New Roman"/>
          <w:sz w:val="20"/>
          <w:szCs w:val="20"/>
          <w:rPrChange w:id="319" w:author="Abraham Isaac Jacob Gajardo Cortez (masterin)" w:date="2020-12-01T22:06:00Z">
            <w:rPr>
              <w:rFonts w:ascii="Times New Roman" w:eastAsia="Times New Roman" w:hAnsi="Times New Roman" w:cs="Times New Roman"/>
              <w:szCs w:val="22"/>
            </w:rPr>
          </w:rPrChange>
        </w:rPr>
        <w:t xml:space="preserve"> their primary cause of admission.</w:t>
      </w:r>
    </w:p>
    <w:p w14:paraId="23079C38" w14:textId="77777777" w:rsidR="00B62E52" w:rsidRPr="00FF73C3" w:rsidRDefault="00B62E52">
      <w:pPr>
        <w:spacing w:line="360" w:lineRule="auto"/>
        <w:jc w:val="both"/>
        <w:rPr>
          <w:rFonts w:ascii="Times New Roman" w:eastAsia="Times New Roman" w:hAnsi="Times New Roman" w:cs="Times New Roman"/>
          <w:sz w:val="20"/>
          <w:szCs w:val="20"/>
          <w:rPrChange w:id="320" w:author="Abraham Isaac Jacob Gajardo Cortez (masterin)" w:date="2020-12-01T22:06:00Z">
            <w:rPr>
              <w:rFonts w:ascii="Times New Roman" w:eastAsia="Times New Roman" w:hAnsi="Times New Roman" w:cs="Times New Roman"/>
              <w:szCs w:val="22"/>
            </w:rPr>
          </w:rPrChange>
        </w:rPr>
        <w:pPrChange w:id="321" w:author="Andrés González Santa Cruz" w:date="2020-12-08T09:58:00Z">
          <w:pPr>
            <w:spacing w:line="360" w:lineRule="auto"/>
            <w:ind w:firstLine="720"/>
            <w:jc w:val="both"/>
          </w:pPr>
        </w:pPrChange>
      </w:pPr>
    </w:p>
    <w:p w14:paraId="5E9E2A10" w14:textId="1A26C58E" w:rsidR="00F948B9" w:rsidRPr="00FF73C3" w:rsidRDefault="00EA31B2" w:rsidP="00F07322">
      <w:pPr>
        <w:spacing w:line="360" w:lineRule="auto"/>
        <w:ind w:firstLine="720"/>
        <w:jc w:val="both"/>
        <w:rPr>
          <w:rFonts w:ascii="Times New Roman" w:eastAsia="Times New Roman" w:hAnsi="Times New Roman" w:cs="Times New Roman"/>
          <w:sz w:val="20"/>
          <w:szCs w:val="20"/>
          <w:rPrChange w:id="322"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323" w:author="Abraham Isaac Jacob Gajardo Cortez (masterin)" w:date="2020-12-01T22:06:00Z">
            <w:rPr>
              <w:rFonts w:ascii="Times New Roman" w:eastAsia="Times New Roman" w:hAnsi="Times New Roman" w:cs="Times New Roman"/>
              <w:szCs w:val="22"/>
            </w:rPr>
          </w:rPrChange>
        </w:rPr>
        <w:t>Chile</w:t>
      </w:r>
      <w:r w:rsidR="0063337C" w:rsidRPr="00FF73C3">
        <w:rPr>
          <w:rFonts w:ascii="Times New Roman" w:eastAsia="Times New Roman" w:hAnsi="Times New Roman" w:cs="Times New Roman"/>
          <w:sz w:val="20"/>
          <w:szCs w:val="20"/>
          <w:rPrChange w:id="324" w:author="Abraham Isaac Jacob Gajardo Cortez (masterin)" w:date="2020-12-01T22:06:00Z">
            <w:rPr>
              <w:rFonts w:ascii="Times New Roman" w:eastAsia="Times New Roman" w:hAnsi="Times New Roman" w:cs="Times New Roman"/>
              <w:szCs w:val="22"/>
            </w:rPr>
          </w:rPrChange>
        </w:rPr>
        <w:t>’s capital</w:t>
      </w:r>
      <w:r w:rsidR="00AC6DE6" w:rsidRPr="00FF73C3">
        <w:rPr>
          <w:rFonts w:ascii="Times New Roman" w:eastAsia="Times New Roman" w:hAnsi="Times New Roman" w:cs="Times New Roman"/>
          <w:sz w:val="20"/>
          <w:szCs w:val="20"/>
          <w:rPrChange w:id="325" w:author="Abraham Isaac Jacob Gajardo Cortez (masterin)" w:date="2020-12-01T22:06:00Z">
            <w:rPr>
              <w:rFonts w:ascii="Times New Roman" w:eastAsia="Times New Roman" w:hAnsi="Times New Roman" w:cs="Times New Roman"/>
              <w:szCs w:val="22"/>
            </w:rPr>
          </w:rPrChange>
        </w:rPr>
        <w:t>,</w:t>
      </w:r>
      <w:r w:rsidR="0063337C" w:rsidRPr="00FF73C3">
        <w:rPr>
          <w:rFonts w:ascii="Times New Roman" w:eastAsia="Times New Roman" w:hAnsi="Times New Roman" w:cs="Times New Roman"/>
          <w:sz w:val="20"/>
          <w:szCs w:val="20"/>
          <w:rPrChange w:id="326" w:author="Abraham Isaac Jacob Gajardo Cortez (masterin)" w:date="2020-12-01T22:06:00Z">
            <w:rPr>
              <w:rFonts w:ascii="Times New Roman" w:eastAsia="Times New Roman" w:hAnsi="Times New Roman" w:cs="Times New Roman"/>
              <w:szCs w:val="22"/>
            </w:rPr>
          </w:rPrChange>
        </w:rPr>
        <w:t xml:space="preserve"> Santiago</w:t>
      </w:r>
      <w:r w:rsidR="00AC6DE6" w:rsidRPr="00FF73C3">
        <w:rPr>
          <w:rFonts w:ascii="Times New Roman" w:eastAsia="Times New Roman" w:hAnsi="Times New Roman" w:cs="Times New Roman"/>
          <w:sz w:val="20"/>
          <w:szCs w:val="20"/>
          <w:rPrChange w:id="327" w:author="Abraham Isaac Jacob Gajardo Cortez (masterin)" w:date="2020-12-01T22:06:00Z">
            <w:rPr>
              <w:rFonts w:ascii="Times New Roman" w:eastAsia="Times New Roman" w:hAnsi="Times New Roman" w:cs="Times New Roman"/>
              <w:szCs w:val="22"/>
            </w:rPr>
          </w:rPrChange>
        </w:rPr>
        <w:t>,</w:t>
      </w:r>
      <w:r w:rsidRPr="00FF73C3">
        <w:rPr>
          <w:rFonts w:ascii="Times New Roman" w:eastAsia="Times New Roman" w:hAnsi="Times New Roman" w:cs="Times New Roman"/>
          <w:sz w:val="20"/>
          <w:szCs w:val="20"/>
          <w:rPrChange w:id="328" w:author="Abraham Isaac Jacob Gajardo Cortez (masterin)" w:date="2020-12-01T22:06:00Z">
            <w:rPr>
              <w:rFonts w:ascii="Times New Roman" w:eastAsia="Times New Roman" w:hAnsi="Times New Roman" w:cs="Times New Roman"/>
              <w:szCs w:val="22"/>
            </w:rPr>
          </w:rPrChange>
        </w:rPr>
        <w:t xml:space="preserve"> was </w:t>
      </w:r>
      <w:r w:rsidR="0063337C" w:rsidRPr="00FF73C3">
        <w:rPr>
          <w:rFonts w:ascii="Times New Roman" w:eastAsia="Times New Roman" w:hAnsi="Times New Roman" w:cs="Times New Roman"/>
          <w:sz w:val="20"/>
          <w:szCs w:val="20"/>
          <w:rPrChange w:id="329" w:author="Abraham Isaac Jacob Gajardo Cortez (masterin)" w:date="2020-12-01T22:06:00Z">
            <w:rPr>
              <w:rFonts w:ascii="Times New Roman" w:eastAsia="Times New Roman" w:hAnsi="Times New Roman" w:cs="Times New Roman"/>
              <w:szCs w:val="22"/>
            </w:rPr>
          </w:rPrChange>
        </w:rPr>
        <w:t xml:space="preserve">one of the </w:t>
      </w:r>
      <w:r w:rsidR="002542F4" w:rsidRPr="00FF73C3">
        <w:rPr>
          <w:rFonts w:ascii="Times New Roman" w:eastAsia="Times New Roman" w:hAnsi="Times New Roman" w:cs="Times New Roman"/>
          <w:sz w:val="20"/>
          <w:szCs w:val="20"/>
          <w:rPrChange w:id="330" w:author="Abraham Isaac Jacob Gajardo Cortez (masterin)" w:date="2020-12-01T22:06:00Z">
            <w:rPr>
              <w:rFonts w:ascii="Times New Roman" w:eastAsia="Times New Roman" w:hAnsi="Times New Roman" w:cs="Times New Roman"/>
              <w:szCs w:val="22"/>
            </w:rPr>
          </w:rPrChange>
        </w:rPr>
        <w:t>most affected areas</w:t>
      </w:r>
      <w:r w:rsidRPr="00FF73C3">
        <w:rPr>
          <w:rFonts w:ascii="Times New Roman" w:eastAsia="Times New Roman" w:hAnsi="Times New Roman" w:cs="Times New Roman"/>
          <w:sz w:val="20"/>
          <w:szCs w:val="20"/>
          <w:rPrChange w:id="331" w:author="Abraham Isaac Jacob Gajardo Cortez (masterin)" w:date="2020-12-01T22:06:00Z">
            <w:rPr>
              <w:rFonts w:ascii="Times New Roman" w:eastAsia="Times New Roman" w:hAnsi="Times New Roman" w:cs="Times New Roman"/>
              <w:szCs w:val="22"/>
            </w:rPr>
          </w:rPrChange>
        </w:rPr>
        <w:t xml:space="preserve"> by the social </w:t>
      </w:r>
      <w:r w:rsidR="0063337C" w:rsidRPr="00FF73C3">
        <w:rPr>
          <w:rFonts w:ascii="Times New Roman" w:eastAsia="Times New Roman" w:hAnsi="Times New Roman" w:cs="Times New Roman"/>
          <w:sz w:val="20"/>
          <w:szCs w:val="20"/>
          <w:rPrChange w:id="332" w:author="Abraham Isaac Jacob Gajardo Cortez (masterin)" w:date="2020-12-01T22:06:00Z">
            <w:rPr>
              <w:rFonts w:ascii="Times New Roman" w:eastAsia="Times New Roman" w:hAnsi="Times New Roman" w:cs="Times New Roman"/>
              <w:szCs w:val="22"/>
            </w:rPr>
          </w:rPrChange>
        </w:rPr>
        <w:t>protests</w:t>
      </w:r>
      <w:r w:rsidRPr="00FF73C3">
        <w:rPr>
          <w:rFonts w:ascii="Times New Roman" w:eastAsia="Times New Roman" w:hAnsi="Times New Roman" w:cs="Times New Roman"/>
          <w:sz w:val="20"/>
          <w:szCs w:val="20"/>
          <w:rPrChange w:id="333" w:author="Abraham Isaac Jacob Gajardo Cortez (masterin)" w:date="2020-12-01T22:06:00Z">
            <w:rPr>
              <w:rFonts w:ascii="Times New Roman" w:eastAsia="Times New Roman" w:hAnsi="Times New Roman" w:cs="Times New Roman"/>
              <w:szCs w:val="22"/>
            </w:rPr>
          </w:rPrChange>
        </w:rPr>
        <w:t xml:space="preserve"> in 2019,</w:t>
      </w:r>
      <w:r w:rsidR="00106307" w:rsidRPr="00FF73C3">
        <w:rPr>
          <w:rFonts w:ascii="Times New Roman" w:eastAsia="Times New Roman" w:hAnsi="Times New Roman" w:cs="Times New Roman"/>
          <w:sz w:val="20"/>
          <w:szCs w:val="20"/>
          <w:rPrChange w:id="334" w:author="Abraham Isaac Jacob Gajardo Cortez (masterin)" w:date="2020-12-01T22:06:00Z">
            <w:rPr>
              <w:rFonts w:ascii="Times New Roman" w:eastAsia="Times New Roman" w:hAnsi="Times New Roman" w:cs="Times New Roman"/>
              <w:szCs w:val="22"/>
            </w:rPr>
          </w:rPrChange>
        </w:rPr>
        <w:t xml:space="preserve"> </w:t>
      </w:r>
      <w:r w:rsidR="0063337C" w:rsidRPr="00FF73C3">
        <w:rPr>
          <w:rFonts w:ascii="Times New Roman" w:eastAsia="Times New Roman" w:hAnsi="Times New Roman" w:cs="Times New Roman"/>
          <w:sz w:val="20"/>
          <w:szCs w:val="20"/>
          <w:rPrChange w:id="335" w:author="Abraham Isaac Jacob Gajardo Cortez (masterin)" w:date="2020-12-01T22:06:00Z">
            <w:rPr>
              <w:rFonts w:ascii="Times New Roman" w:eastAsia="Times New Roman" w:hAnsi="Times New Roman" w:cs="Times New Roman"/>
              <w:szCs w:val="22"/>
            </w:rPr>
          </w:rPrChange>
        </w:rPr>
        <w:t>particularly around t</w:t>
      </w:r>
      <w:r w:rsidRPr="00FF73C3">
        <w:rPr>
          <w:rFonts w:ascii="Times New Roman" w:eastAsia="Times New Roman" w:hAnsi="Times New Roman" w:cs="Times New Roman"/>
          <w:sz w:val="20"/>
          <w:szCs w:val="20"/>
          <w:rPrChange w:id="336" w:author="Abraham Isaac Jacob Gajardo Cortez (masterin)" w:date="2020-12-01T22:06:00Z">
            <w:rPr>
              <w:rFonts w:ascii="Times New Roman" w:eastAsia="Times New Roman" w:hAnsi="Times New Roman" w:cs="Times New Roman"/>
              <w:szCs w:val="22"/>
            </w:rPr>
          </w:rPrChange>
        </w:rPr>
        <w:t>he h</w:t>
      </w:r>
      <w:r w:rsidR="00E926B0" w:rsidRPr="00FF73C3">
        <w:rPr>
          <w:rFonts w:ascii="Times New Roman" w:eastAsia="Times New Roman" w:hAnsi="Times New Roman" w:cs="Times New Roman"/>
          <w:sz w:val="20"/>
          <w:szCs w:val="20"/>
          <w:rPrChange w:id="337" w:author="Abraham Isaac Jacob Gajardo Cortez (masterin)" w:date="2020-12-01T22:06:00Z">
            <w:rPr>
              <w:rFonts w:ascii="Times New Roman" w:eastAsia="Times New Roman" w:hAnsi="Times New Roman" w:cs="Times New Roman"/>
              <w:szCs w:val="22"/>
            </w:rPr>
          </w:rPrChange>
        </w:rPr>
        <w:t>istoric</w:t>
      </w:r>
      <w:del w:id="338" w:author="Andrés González Santa Cruz" w:date="2020-12-03T15:58:00Z">
        <w:r w:rsidR="00E926B0" w:rsidRPr="00FF73C3" w:rsidDel="00D41248">
          <w:rPr>
            <w:rFonts w:ascii="Times New Roman" w:eastAsia="Times New Roman" w:hAnsi="Times New Roman" w:cs="Times New Roman"/>
            <w:sz w:val="20"/>
            <w:szCs w:val="20"/>
            <w:rPrChange w:id="339" w:author="Abraham Isaac Jacob Gajardo Cortez (masterin)" w:date="2020-12-01T22:06:00Z">
              <w:rPr>
                <w:rFonts w:ascii="Times New Roman" w:eastAsia="Times New Roman" w:hAnsi="Times New Roman" w:cs="Times New Roman"/>
                <w:szCs w:val="22"/>
              </w:rPr>
            </w:rPrChange>
          </w:rPr>
          <w:delText>al</w:delText>
        </w:r>
      </w:del>
      <w:r w:rsidR="00E926B0" w:rsidRPr="00FF73C3">
        <w:rPr>
          <w:rFonts w:ascii="Times New Roman" w:eastAsia="Times New Roman" w:hAnsi="Times New Roman" w:cs="Times New Roman"/>
          <w:sz w:val="20"/>
          <w:szCs w:val="20"/>
          <w:rPrChange w:id="340" w:author="Abraham Isaac Jacob Gajardo Cortez (masterin)" w:date="2020-12-01T22:06:00Z">
            <w:rPr>
              <w:rFonts w:ascii="Times New Roman" w:eastAsia="Times New Roman" w:hAnsi="Times New Roman" w:cs="Times New Roman"/>
              <w:szCs w:val="22"/>
            </w:rPr>
          </w:rPrChange>
        </w:rPr>
        <w:t xml:space="preserve"> focal point of social protest </w:t>
      </w:r>
      <w:r w:rsidR="0063337C" w:rsidRPr="00FF73C3">
        <w:rPr>
          <w:rFonts w:ascii="Times New Roman" w:eastAsia="Times New Roman" w:hAnsi="Times New Roman" w:cs="Times New Roman"/>
          <w:sz w:val="20"/>
          <w:szCs w:val="20"/>
          <w:rPrChange w:id="341" w:author="Abraham Isaac Jacob Gajardo Cortez (masterin)" w:date="2020-12-01T22:06:00Z">
            <w:rPr>
              <w:rFonts w:ascii="Times New Roman" w:eastAsia="Times New Roman" w:hAnsi="Times New Roman" w:cs="Times New Roman"/>
              <w:szCs w:val="22"/>
            </w:rPr>
          </w:rPrChange>
        </w:rPr>
        <w:t xml:space="preserve">known </w:t>
      </w:r>
      <w:r w:rsidR="00106307" w:rsidRPr="00FF73C3">
        <w:rPr>
          <w:rFonts w:ascii="Times New Roman" w:eastAsia="Times New Roman" w:hAnsi="Times New Roman" w:cs="Times New Roman"/>
          <w:sz w:val="20"/>
          <w:szCs w:val="20"/>
          <w:rPrChange w:id="342" w:author="Abraham Isaac Jacob Gajardo Cortez (masterin)" w:date="2020-12-01T22:06:00Z">
            <w:rPr>
              <w:rFonts w:ascii="Times New Roman" w:eastAsia="Times New Roman" w:hAnsi="Times New Roman" w:cs="Times New Roman"/>
              <w:szCs w:val="22"/>
            </w:rPr>
          </w:rPrChange>
        </w:rPr>
        <w:t>as</w:t>
      </w:r>
      <w:r w:rsidR="00CA0A9D" w:rsidRPr="00FF73C3">
        <w:rPr>
          <w:rFonts w:ascii="Times New Roman" w:eastAsia="Times New Roman" w:hAnsi="Times New Roman" w:cs="Times New Roman"/>
          <w:sz w:val="20"/>
          <w:szCs w:val="20"/>
          <w:rPrChange w:id="343" w:author="Abraham Isaac Jacob Gajardo Cortez (masterin)" w:date="2020-12-01T22:06:00Z">
            <w:rPr>
              <w:rFonts w:ascii="Times New Roman" w:eastAsia="Times New Roman" w:hAnsi="Times New Roman" w:cs="Times New Roman"/>
              <w:szCs w:val="22"/>
            </w:rPr>
          </w:rPrChange>
        </w:rPr>
        <w:t xml:space="preserve"> </w:t>
      </w:r>
      <w:r w:rsidRPr="00FF73C3">
        <w:rPr>
          <w:rFonts w:ascii="Times New Roman" w:eastAsia="Times New Roman" w:hAnsi="Times New Roman" w:cs="Times New Roman"/>
          <w:sz w:val="20"/>
          <w:szCs w:val="20"/>
          <w:rPrChange w:id="344" w:author="Abraham Isaac Jacob Gajardo Cortez (masterin)" w:date="2020-12-01T22:06:00Z">
            <w:rPr>
              <w:rFonts w:ascii="Times New Roman" w:eastAsia="Times New Roman" w:hAnsi="Times New Roman" w:cs="Times New Roman"/>
              <w:szCs w:val="22"/>
            </w:rPr>
          </w:rPrChange>
        </w:rPr>
        <w:t>“</w:t>
      </w:r>
      <w:r w:rsidR="00E926B0" w:rsidRPr="00FF73C3">
        <w:rPr>
          <w:rFonts w:ascii="Times New Roman" w:eastAsia="Times New Roman" w:hAnsi="Times New Roman" w:cs="Times New Roman"/>
          <w:sz w:val="20"/>
          <w:szCs w:val="20"/>
          <w:rPrChange w:id="345" w:author="Abraham Isaac Jacob Gajardo Cortez (masterin)" w:date="2020-12-01T22:06:00Z">
            <w:rPr>
              <w:rFonts w:ascii="Times New Roman" w:eastAsia="Times New Roman" w:hAnsi="Times New Roman" w:cs="Times New Roman"/>
              <w:szCs w:val="22"/>
            </w:rPr>
          </w:rPrChange>
        </w:rPr>
        <w:t xml:space="preserve">Plaza </w:t>
      </w:r>
      <w:proofErr w:type="spellStart"/>
      <w:r w:rsidR="00E926B0" w:rsidRPr="00FF73C3">
        <w:rPr>
          <w:rFonts w:ascii="Times New Roman" w:eastAsia="Times New Roman" w:hAnsi="Times New Roman" w:cs="Times New Roman"/>
          <w:sz w:val="20"/>
          <w:szCs w:val="20"/>
          <w:rPrChange w:id="346" w:author="Abraham Isaac Jacob Gajardo Cortez (masterin)" w:date="2020-12-01T22:06:00Z">
            <w:rPr>
              <w:rFonts w:ascii="Times New Roman" w:eastAsia="Times New Roman" w:hAnsi="Times New Roman" w:cs="Times New Roman"/>
              <w:szCs w:val="22"/>
            </w:rPr>
          </w:rPrChange>
        </w:rPr>
        <w:t>Baquedano</w:t>
      </w:r>
      <w:proofErr w:type="spellEnd"/>
      <w:r w:rsidRPr="00FF73C3">
        <w:rPr>
          <w:rFonts w:ascii="Times New Roman" w:eastAsia="Times New Roman" w:hAnsi="Times New Roman" w:cs="Times New Roman"/>
          <w:sz w:val="20"/>
          <w:szCs w:val="20"/>
          <w:rPrChange w:id="347" w:author="Abraham Isaac Jacob Gajardo Cortez (masterin)" w:date="2020-12-01T22:06:00Z">
            <w:rPr>
              <w:rFonts w:ascii="Times New Roman" w:eastAsia="Times New Roman" w:hAnsi="Times New Roman" w:cs="Times New Roman"/>
              <w:szCs w:val="22"/>
            </w:rPr>
          </w:rPrChange>
        </w:rPr>
        <w:t>”, “Plaza Italia”</w:t>
      </w:r>
      <w:r w:rsidR="0063337C" w:rsidRPr="00FF73C3">
        <w:rPr>
          <w:rFonts w:ascii="Times New Roman" w:eastAsia="Times New Roman" w:hAnsi="Times New Roman" w:cs="Times New Roman"/>
          <w:sz w:val="20"/>
          <w:szCs w:val="20"/>
          <w:rPrChange w:id="348" w:author="Abraham Isaac Jacob Gajardo Cortez (masterin)" w:date="2020-12-01T22:06:00Z">
            <w:rPr>
              <w:rFonts w:ascii="Times New Roman" w:eastAsia="Times New Roman" w:hAnsi="Times New Roman" w:cs="Times New Roman"/>
              <w:szCs w:val="22"/>
            </w:rPr>
          </w:rPrChange>
        </w:rPr>
        <w:t>, and more recentl</w:t>
      </w:r>
      <w:del w:id="349" w:author="Andrés González Santa Cruz" w:date="2020-12-03T15:58:00Z">
        <w:r w:rsidR="0063337C" w:rsidRPr="00FF73C3" w:rsidDel="00D41248">
          <w:rPr>
            <w:rFonts w:ascii="Times New Roman" w:eastAsia="Times New Roman" w:hAnsi="Times New Roman" w:cs="Times New Roman"/>
            <w:sz w:val="20"/>
            <w:szCs w:val="20"/>
            <w:rPrChange w:id="350" w:author="Abraham Isaac Jacob Gajardo Cortez (masterin)" w:date="2020-12-01T22:06:00Z">
              <w:rPr>
                <w:rFonts w:ascii="Times New Roman" w:eastAsia="Times New Roman" w:hAnsi="Times New Roman" w:cs="Times New Roman"/>
                <w:szCs w:val="22"/>
              </w:rPr>
            </w:rPrChange>
          </w:rPr>
          <w:delText>h</w:delText>
        </w:r>
      </w:del>
      <w:r w:rsidR="0063337C" w:rsidRPr="00FF73C3">
        <w:rPr>
          <w:rFonts w:ascii="Times New Roman" w:eastAsia="Times New Roman" w:hAnsi="Times New Roman" w:cs="Times New Roman"/>
          <w:sz w:val="20"/>
          <w:szCs w:val="20"/>
          <w:rPrChange w:id="351" w:author="Abraham Isaac Jacob Gajardo Cortez (masterin)" w:date="2020-12-01T22:06:00Z">
            <w:rPr>
              <w:rFonts w:ascii="Times New Roman" w:eastAsia="Times New Roman" w:hAnsi="Times New Roman" w:cs="Times New Roman"/>
              <w:szCs w:val="22"/>
            </w:rPr>
          </w:rPrChange>
        </w:rPr>
        <w:t>y,</w:t>
      </w:r>
      <w:r w:rsidRPr="00FF73C3">
        <w:rPr>
          <w:rFonts w:ascii="Times New Roman" w:eastAsia="Times New Roman" w:hAnsi="Times New Roman" w:cs="Times New Roman"/>
          <w:sz w:val="20"/>
          <w:szCs w:val="20"/>
          <w:rPrChange w:id="352" w:author="Abraham Isaac Jacob Gajardo Cortez (masterin)" w:date="2020-12-01T22:06:00Z">
            <w:rPr>
              <w:rFonts w:ascii="Times New Roman" w:eastAsia="Times New Roman" w:hAnsi="Times New Roman" w:cs="Times New Roman"/>
              <w:szCs w:val="22"/>
            </w:rPr>
          </w:rPrChange>
        </w:rPr>
        <w:t xml:space="preserve"> “Plaza </w:t>
      </w:r>
      <w:proofErr w:type="spellStart"/>
      <w:r w:rsidRPr="00FF73C3">
        <w:rPr>
          <w:rFonts w:ascii="Times New Roman" w:eastAsia="Times New Roman" w:hAnsi="Times New Roman" w:cs="Times New Roman"/>
          <w:sz w:val="20"/>
          <w:szCs w:val="20"/>
          <w:rPrChange w:id="353" w:author="Abraham Isaac Jacob Gajardo Cortez (masterin)" w:date="2020-12-01T22:06:00Z">
            <w:rPr>
              <w:rFonts w:ascii="Times New Roman" w:eastAsia="Times New Roman" w:hAnsi="Times New Roman" w:cs="Times New Roman"/>
              <w:szCs w:val="22"/>
            </w:rPr>
          </w:rPrChange>
        </w:rPr>
        <w:t>dignidad</w:t>
      </w:r>
      <w:proofErr w:type="spellEnd"/>
      <w:r w:rsidRPr="00FF73C3">
        <w:rPr>
          <w:rFonts w:ascii="Times New Roman" w:eastAsia="Times New Roman" w:hAnsi="Times New Roman" w:cs="Times New Roman"/>
          <w:sz w:val="20"/>
          <w:szCs w:val="20"/>
          <w:rPrChange w:id="354" w:author="Abraham Isaac Jacob Gajardo Cortez (masterin)" w:date="2020-12-01T22:06:00Z">
            <w:rPr>
              <w:rFonts w:ascii="Times New Roman" w:eastAsia="Times New Roman" w:hAnsi="Times New Roman" w:cs="Times New Roman"/>
              <w:szCs w:val="22"/>
            </w:rPr>
          </w:rPrChange>
        </w:rPr>
        <w:t xml:space="preserve">”. </w:t>
      </w:r>
      <w:r w:rsidR="0063337C" w:rsidRPr="00FF73C3">
        <w:rPr>
          <w:rFonts w:ascii="Times New Roman" w:eastAsia="Times New Roman" w:hAnsi="Times New Roman" w:cs="Times New Roman"/>
          <w:sz w:val="20"/>
          <w:szCs w:val="20"/>
          <w:rPrChange w:id="355" w:author="Abraham Isaac Jacob Gajardo Cortez (masterin)" w:date="2020-12-01T22:06:00Z">
            <w:rPr>
              <w:rFonts w:ascii="Times New Roman" w:eastAsia="Times New Roman" w:hAnsi="Times New Roman" w:cs="Times New Roman"/>
              <w:szCs w:val="22"/>
            </w:rPr>
          </w:rPrChange>
        </w:rPr>
        <w:t>W</w:t>
      </w:r>
      <w:r w:rsidRPr="00FF73C3">
        <w:rPr>
          <w:rFonts w:ascii="Times New Roman" w:eastAsia="Times New Roman" w:hAnsi="Times New Roman" w:cs="Times New Roman"/>
          <w:sz w:val="20"/>
          <w:szCs w:val="20"/>
          <w:rPrChange w:id="356" w:author="Abraham Isaac Jacob Gajardo Cortez (masterin)" w:date="2020-12-01T22:06:00Z">
            <w:rPr>
              <w:rFonts w:ascii="Times New Roman" w:eastAsia="Times New Roman" w:hAnsi="Times New Roman" w:cs="Times New Roman"/>
              <w:szCs w:val="22"/>
            </w:rPr>
          </w:rPrChange>
        </w:rPr>
        <w:t xml:space="preserve">e included </w:t>
      </w:r>
      <w:r w:rsidR="00452C2E" w:rsidRPr="00FF73C3">
        <w:rPr>
          <w:rFonts w:ascii="Times New Roman" w:eastAsia="Times New Roman" w:hAnsi="Times New Roman" w:cs="Times New Roman"/>
          <w:sz w:val="20"/>
          <w:szCs w:val="20"/>
          <w:rPrChange w:id="357" w:author="Abraham Isaac Jacob Gajardo Cortez (masterin)" w:date="2020-12-01T22:06:00Z">
            <w:rPr>
              <w:rFonts w:ascii="Times New Roman" w:eastAsia="Times New Roman" w:hAnsi="Times New Roman" w:cs="Times New Roman"/>
              <w:szCs w:val="22"/>
            </w:rPr>
          </w:rPrChange>
        </w:rPr>
        <w:t xml:space="preserve">cases from </w:t>
      </w:r>
      <w:r w:rsidR="0040344C" w:rsidRPr="00FF73C3">
        <w:rPr>
          <w:rFonts w:ascii="Times New Roman" w:eastAsia="Times New Roman" w:hAnsi="Times New Roman" w:cs="Times New Roman"/>
          <w:sz w:val="20"/>
          <w:szCs w:val="20"/>
          <w:rPrChange w:id="358" w:author="Abraham Isaac Jacob Gajardo Cortez (masterin)" w:date="2020-12-01T22:06:00Z">
            <w:rPr>
              <w:rFonts w:ascii="Times New Roman" w:eastAsia="Times New Roman" w:hAnsi="Times New Roman" w:cs="Times New Roman"/>
              <w:szCs w:val="22"/>
            </w:rPr>
          </w:rPrChange>
        </w:rPr>
        <w:t xml:space="preserve">tertiary </w:t>
      </w:r>
      <w:r w:rsidRPr="00FF73C3">
        <w:rPr>
          <w:rFonts w:ascii="Times New Roman" w:eastAsia="Times New Roman" w:hAnsi="Times New Roman" w:cs="Times New Roman"/>
          <w:sz w:val="20"/>
          <w:szCs w:val="20"/>
          <w:rPrChange w:id="359" w:author="Abraham Isaac Jacob Gajardo Cortez (masterin)" w:date="2020-12-01T22:06:00Z">
            <w:rPr>
              <w:rFonts w:ascii="Times New Roman" w:eastAsia="Times New Roman" w:hAnsi="Times New Roman" w:cs="Times New Roman"/>
              <w:szCs w:val="22"/>
            </w:rPr>
          </w:rPrChange>
        </w:rPr>
        <w:t xml:space="preserve">public hospitals located </w:t>
      </w:r>
      <w:r w:rsidR="0040344C" w:rsidRPr="00FF73C3">
        <w:rPr>
          <w:rFonts w:ascii="Times New Roman" w:eastAsia="Times New Roman" w:hAnsi="Times New Roman" w:cs="Times New Roman"/>
          <w:sz w:val="20"/>
          <w:szCs w:val="20"/>
          <w:rPrChange w:id="360" w:author="Abraham Isaac Jacob Gajardo Cortez (masterin)" w:date="2020-12-01T22:06:00Z">
            <w:rPr>
              <w:rFonts w:ascii="Times New Roman" w:eastAsia="Times New Roman" w:hAnsi="Times New Roman" w:cs="Times New Roman"/>
              <w:szCs w:val="22"/>
            </w:rPr>
          </w:rPrChange>
        </w:rPr>
        <w:t xml:space="preserve">within 3 kilometers of this </w:t>
      </w:r>
      <w:r w:rsidR="0063337C" w:rsidRPr="00FF73C3">
        <w:rPr>
          <w:rFonts w:ascii="Times New Roman" w:eastAsia="Times New Roman" w:hAnsi="Times New Roman" w:cs="Times New Roman"/>
          <w:sz w:val="20"/>
          <w:szCs w:val="20"/>
          <w:rPrChange w:id="361" w:author="Abraham Isaac Jacob Gajardo Cortez (masterin)" w:date="2020-12-01T22:06:00Z">
            <w:rPr>
              <w:rFonts w:ascii="Times New Roman" w:eastAsia="Times New Roman" w:hAnsi="Times New Roman" w:cs="Times New Roman"/>
              <w:szCs w:val="22"/>
            </w:rPr>
          </w:rPrChange>
        </w:rPr>
        <w:t xml:space="preserve">focal </w:t>
      </w:r>
      <w:r w:rsidR="0040344C" w:rsidRPr="00FF73C3">
        <w:rPr>
          <w:rFonts w:ascii="Times New Roman" w:eastAsia="Times New Roman" w:hAnsi="Times New Roman" w:cs="Times New Roman"/>
          <w:sz w:val="20"/>
          <w:szCs w:val="20"/>
          <w:rPrChange w:id="362" w:author="Abraham Isaac Jacob Gajardo Cortez (masterin)" w:date="2020-12-01T22:06:00Z">
            <w:rPr>
              <w:rFonts w:ascii="Times New Roman" w:eastAsia="Times New Roman" w:hAnsi="Times New Roman" w:cs="Times New Roman"/>
              <w:szCs w:val="22"/>
            </w:rPr>
          </w:rPrChange>
        </w:rPr>
        <w:t>p</w:t>
      </w:r>
      <w:r w:rsidR="00106307" w:rsidRPr="00FF73C3">
        <w:rPr>
          <w:rFonts w:ascii="Times New Roman" w:eastAsia="Times New Roman" w:hAnsi="Times New Roman" w:cs="Times New Roman"/>
          <w:sz w:val="20"/>
          <w:szCs w:val="20"/>
          <w:rPrChange w:id="363" w:author="Abraham Isaac Jacob Gajardo Cortez (masterin)" w:date="2020-12-01T22:06:00Z">
            <w:rPr>
              <w:rFonts w:ascii="Times New Roman" w:eastAsia="Times New Roman" w:hAnsi="Times New Roman" w:cs="Times New Roman"/>
              <w:szCs w:val="22"/>
            </w:rPr>
          </w:rPrChange>
        </w:rPr>
        <w:t>oint</w:t>
      </w:r>
      <w:r w:rsidR="0040344C" w:rsidRPr="00FF73C3">
        <w:rPr>
          <w:rFonts w:ascii="Times New Roman" w:eastAsia="Times New Roman" w:hAnsi="Times New Roman" w:cs="Times New Roman"/>
          <w:sz w:val="20"/>
          <w:szCs w:val="20"/>
          <w:rPrChange w:id="364" w:author="Abraham Isaac Jacob Gajardo Cortez (masterin)" w:date="2020-12-01T22:06:00Z">
            <w:rPr>
              <w:rFonts w:ascii="Times New Roman" w:eastAsia="Times New Roman" w:hAnsi="Times New Roman" w:cs="Times New Roman"/>
              <w:szCs w:val="22"/>
            </w:rPr>
          </w:rPrChange>
        </w:rPr>
        <w:t xml:space="preserve"> (Hospital de </w:t>
      </w:r>
      <w:proofErr w:type="spellStart"/>
      <w:r w:rsidR="0040344C" w:rsidRPr="00FF73C3">
        <w:rPr>
          <w:rFonts w:ascii="Times New Roman" w:eastAsia="Times New Roman" w:hAnsi="Times New Roman" w:cs="Times New Roman"/>
          <w:sz w:val="20"/>
          <w:szCs w:val="20"/>
          <w:rPrChange w:id="365" w:author="Abraham Isaac Jacob Gajardo Cortez (masterin)" w:date="2020-12-01T22:06:00Z">
            <w:rPr>
              <w:rFonts w:ascii="Times New Roman" w:eastAsia="Times New Roman" w:hAnsi="Times New Roman" w:cs="Times New Roman"/>
              <w:szCs w:val="22"/>
            </w:rPr>
          </w:rPrChange>
        </w:rPr>
        <w:t>Urgencia</w:t>
      </w:r>
      <w:proofErr w:type="spellEnd"/>
      <w:r w:rsidR="0040344C" w:rsidRPr="00FF73C3">
        <w:rPr>
          <w:rFonts w:ascii="Times New Roman" w:eastAsia="Times New Roman" w:hAnsi="Times New Roman" w:cs="Times New Roman"/>
          <w:sz w:val="20"/>
          <w:szCs w:val="20"/>
          <w:rPrChange w:id="366"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367" w:author="Abraham Isaac Jacob Gajardo Cortez (masterin)" w:date="2020-12-01T22:06:00Z">
            <w:rPr>
              <w:rFonts w:ascii="Times New Roman" w:eastAsia="Times New Roman" w:hAnsi="Times New Roman" w:cs="Times New Roman"/>
              <w:szCs w:val="22"/>
            </w:rPr>
          </w:rPrChange>
        </w:rPr>
        <w:t>Asistencia</w:t>
      </w:r>
      <w:proofErr w:type="spellEnd"/>
      <w:r w:rsidR="0040344C" w:rsidRPr="00FF73C3">
        <w:rPr>
          <w:rFonts w:ascii="Times New Roman" w:eastAsia="Times New Roman" w:hAnsi="Times New Roman" w:cs="Times New Roman"/>
          <w:sz w:val="20"/>
          <w:szCs w:val="20"/>
          <w:rPrChange w:id="368"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369" w:author="Abraham Isaac Jacob Gajardo Cortez (masterin)" w:date="2020-12-01T22:06:00Z">
            <w:rPr>
              <w:rFonts w:ascii="Times New Roman" w:eastAsia="Times New Roman" w:hAnsi="Times New Roman" w:cs="Times New Roman"/>
              <w:szCs w:val="22"/>
            </w:rPr>
          </w:rPrChange>
        </w:rPr>
        <w:t>Pública</w:t>
      </w:r>
      <w:proofErr w:type="spellEnd"/>
      <w:r w:rsidR="0040344C" w:rsidRPr="00FF73C3">
        <w:rPr>
          <w:rFonts w:ascii="Times New Roman" w:eastAsia="Times New Roman" w:hAnsi="Times New Roman" w:cs="Times New Roman"/>
          <w:sz w:val="20"/>
          <w:szCs w:val="20"/>
          <w:rPrChange w:id="370" w:author="Abraham Isaac Jacob Gajardo Cortez (masterin)" w:date="2020-12-01T22:06:00Z">
            <w:rPr>
              <w:rFonts w:ascii="Times New Roman" w:eastAsia="Times New Roman" w:hAnsi="Times New Roman" w:cs="Times New Roman"/>
              <w:szCs w:val="22"/>
            </w:rPr>
          </w:rPrChange>
        </w:rPr>
        <w:t xml:space="preserve">, Hospital Del Salvador de Santiago, </w:t>
      </w:r>
      <w:r w:rsidR="00106307" w:rsidRPr="00FF73C3">
        <w:rPr>
          <w:rFonts w:ascii="Times New Roman" w:eastAsia="Times New Roman" w:hAnsi="Times New Roman" w:cs="Times New Roman"/>
          <w:sz w:val="20"/>
          <w:szCs w:val="20"/>
          <w:rPrChange w:id="371" w:author="Abraham Isaac Jacob Gajardo Cortez (masterin)" w:date="2020-12-01T22:06:00Z">
            <w:rPr>
              <w:rFonts w:ascii="Times New Roman" w:eastAsia="Times New Roman" w:hAnsi="Times New Roman" w:cs="Times New Roman"/>
              <w:szCs w:val="22"/>
            </w:rPr>
          </w:rPrChange>
        </w:rPr>
        <w:t xml:space="preserve">and </w:t>
      </w:r>
      <w:proofErr w:type="spellStart"/>
      <w:r w:rsidR="0040344C" w:rsidRPr="00FF73C3">
        <w:rPr>
          <w:rFonts w:ascii="Times New Roman" w:eastAsia="Times New Roman" w:hAnsi="Times New Roman" w:cs="Times New Roman"/>
          <w:sz w:val="20"/>
          <w:szCs w:val="20"/>
          <w:rPrChange w:id="372" w:author="Abraham Isaac Jacob Gajardo Cortez (masterin)" w:date="2020-12-01T22:06:00Z">
            <w:rPr>
              <w:rFonts w:ascii="Times New Roman" w:eastAsia="Times New Roman" w:hAnsi="Times New Roman" w:cs="Times New Roman"/>
              <w:szCs w:val="22"/>
            </w:rPr>
          </w:rPrChange>
        </w:rPr>
        <w:t>Complejo</w:t>
      </w:r>
      <w:proofErr w:type="spellEnd"/>
      <w:r w:rsidR="0040344C" w:rsidRPr="00FF73C3">
        <w:rPr>
          <w:rFonts w:ascii="Times New Roman" w:eastAsia="Times New Roman" w:hAnsi="Times New Roman" w:cs="Times New Roman"/>
          <w:sz w:val="20"/>
          <w:szCs w:val="20"/>
          <w:rPrChange w:id="373" w:author="Abraham Isaac Jacob Gajardo Cortez (masterin)" w:date="2020-12-01T22:06:00Z">
            <w:rPr>
              <w:rFonts w:ascii="Times New Roman" w:eastAsia="Times New Roman" w:hAnsi="Times New Roman" w:cs="Times New Roman"/>
              <w:szCs w:val="22"/>
            </w:rPr>
          </w:rPrChange>
        </w:rPr>
        <w:t xml:space="preserve"> </w:t>
      </w:r>
      <w:proofErr w:type="spellStart"/>
      <w:r w:rsidR="0040344C" w:rsidRPr="00FF73C3">
        <w:rPr>
          <w:rFonts w:ascii="Times New Roman" w:eastAsia="Times New Roman" w:hAnsi="Times New Roman" w:cs="Times New Roman"/>
          <w:sz w:val="20"/>
          <w:szCs w:val="20"/>
          <w:rPrChange w:id="374" w:author="Abraham Isaac Jacob Gajardo Cortez (masterin)" w:date="2020-12-01T22:06:00Z">
            <w:rPr>
              <w:rFonts w:ascii="Times New Roman" w:eastAsia="Times New Roman" w:hAnsi="Times New Roman" w:cs="Times New Roman"/>
              <w:szCs w:val="22"/>
            </w:rPr>
          </w:rPrChange>
        </w:rPr>
        <w:t>Hospitalario</w:t>
      </w:r>
      <w:proofErr w:type="spellEnd"/>
      <w:r w:rsidR="0040344C" w:rsidRPr="00FF73C3">
        <w:rPr>
          <w:rFonts w:ascii="Times New Roman" w:eastAsia="Times New Roman" w:hAnsi="Times New Roman" w:cs="Times New Roman"/>
          <w:sz w:val="20"/>
          <w:szCs w:val="20"/>
          <w:rPrChange w:id="375" w:author="Abraham Isaac Jacob Gajardo Cortez (masterin)" w:date="2020-12-01T22:06:00Z">
            <w:rPr>
              <w:rFonts w:ascii="Times New Roman" w:eastAsia="Times New Roman" w:hAnsi="Times New Roman" w:cs="Times New Roman"/>
              <w:szCs w:val="22"/>
            </w:rPr>
          </w:rPrChange>
        </w:rPr>
        <w:t xml:space="preserve"> San José). </w:t>
      </w:r>
      <w:r w:rsidR="00F948B9" w:rsidRPr="00FF73C3">
        <w:rPr>
          <w:rFonts w:ascii="Times New Roman" w:eastAsia="Times New Roman" w:hAnsi="Times New Roman" w:cs="Times New Roman"/>
          <w:sz w:val="20"/>
          <w:szCs w:val="20"/>
          <w:rPrChange w:id="376" w:author="Abraham Isaac Jacob Gajardo Cortez (masterin)" w:date="2020-12-01T22:06:00Z">
            <w:rPr>
              <w:rFonts w:ascii="Times New Roman" w:eastAsia="Times New Roman" w:hAnsi="Times New Roman" w:cs="Times New Roman"/>
              <w:szCs w:val="22"/>
            </w:rPr>
          </w:rPrChange>
        </w:rPr>
        <w:t xml:space="preserve">Two of these hospitals were within 1 kilometer of the </w:t>
      </w:r>
      <w:r w:rsidR="0040344C" w:rsidRPr="00FF73C3">
        <w:rPr>
          <w:rFonts w:ascii="Times New Roman" w:eastAsia="Times New Roman" w:hAnsi="Times New Roman" w:cs="Times New Roman"/>
          <w:sz w:val="20"/>
          <w:szCs w:val="20"/>
          <w:rPrChange w:id="377" w:author="Abraham Isaac Jacob Gajardo Cortez (masterin)" w:date="2020-12-01T22:06:00Z">
            <w:rPr>
              <w:rFonts w:ascii="Times New Roman" w:eastAsia="Times New Roman" w:hAnsi="Times New Roman" w:cs="Times New Roman"/>
              <w:szCs w:val="22"/>
            </w:rPr>
          </w:rPrChange>
        </w:rPr>
        <w:t>“</w:t>
      </w:r>
      <w:r w:rsidR="00F948B9" w:rsidRPr="00FF73C3">
        <w:rPr>
          <w:rFonts w:ascii="Times New Roman" w:eastAsia="Times New Roman" w:hAnsi="Times New Roman" w:cs="Times New Roman"/>
          <w:sz w:val="20"/>
          <w:szCs w:val="20"/>
          <w:rPrChange w:id="378" w:author="Abraham Isaac Jacob Gajardo Cortez (masterin)" w:date="2020-12-01T22:06:00Z">
            <w:rPr>
              <w:rFonts w:ascii="Times New Roman" w:eastAsia="Times New Roman" w:hAnsi="Times New Roman" w:cs="Times New Roman"/>
              <w:szCs w:val="22"/>
            </w:rPr>
          </w:rPrChange>
        </w:rPr>
        <w:t>Plaza</w:t>
      </w:r>
      <w:r w:rsidR="0040344C" w:rsidRPr="00FF73C3">
        <w:rPr>
          <w:rFonts w:ascii="Times New Roman" w:eastAsia="Times New Roman" w:hAnsi="Times New Roman" w:cs="Times New Roman"/>
          <w:sz w:val="20"/>
          <w:szCs w:val="20"/>
          <w:rPrChange w:id="379" w:author="Abraham Isaac Jacob Gajardo Cortez (masterin)" w:date="2020-12-01T22:06:00Z">
            <w:rPr>
              <w:rFonts w:ascii="Times New Roman" w:eastAsia="Times New Roman" w:hAnsi="Times New Roman" w:cs="Times New Roman"/>
              <w:szCs w:val="22"/>
            </w:rPr>
          </w:rPrChange>
        </w:rPr>
        <w:t xml:space="preserve">”. </w:t>
      </w:r>
    </w:p>
    <w:p w14:paraId="24D57482" w14:textId="393494C0" w:rsidR="00452C2E" w:rsidRPr="00FF73C3" w:rsidRDefault="00452C2E" w:rsidP="00F07322">
      <w:pPr>
        <w:spacing w:line="360" w:lineRule="auto"/>
        <w:jc w:val="both"/>
        <w:rPr>
          <w:rFonts w:ascii="Times New Roman" w:eastAsia="Times New Roman" w:hAnsi="Times New Roman" w:cs="Times New Roman"/>
          <w:sz w:val="20"/>
          <w:szCs w:val="20"/>
          <w:rPrChange w:id="380" w:author="Abraham Isaac Jacob Gajardo Cortez (masterin)" w:date="2020-12-01T22:06:00Z">
            <w:rPr>
              <w:rFonts w:ascii="Times New Roman" w:eastAsia="Times New Roman" w:hAnsi="Times New Roman" w:cs="Times New Roman"/>
              <w:szCs w:val="22"/>
            </w:rPr>
          </w:rPrChange>
        </w:rPr>
      </w:pPr>
    </w:p>
    <w:p w14:paraId="313B664A" w14:textId="5BA08D8C" w:rsidR="00AC6DE6" w:rsidRPr="00FF73C3" w:rsidRDefault="00AC6DE6" w:rsidP="00F07322">
      <w:pPr>
        <w:spacing w:line="360" w:lineRule="auto"/>
        <w:jc w:val="both"/>
        <w:rPr>
          <w:rFonts w:ascii="Times New Roman" w:eastAsia="Times New Roman" w:hAnsi="Times New Roman" w:cs="Times New Roman"/>
          <w:i/>
          <w:iCs/>
          <w:sz w:val="20"/>
          <w:szCs w:val="20"/>
          <w:rPrChange w:id="381" w:author="Abraham Isaac Jacob Gajardo Cortez (masterin)" w:date="2020-12-01T22:06:00Z">
            <w:rPr>
              <w:rFonts w:ascii="Times New Roman" w:eastAsia="Times New Roman" w:hAnsi="Times New Roman" w:cs="Times New Roman"/>
              <w:i/>
              <w:iCs/>
              <w:szCs w:val="22"/>
            </w:rPr>
          </w:rPrChange>
        </w:rPr>
      </w:pPr>
      <w:r w:rsidRPr="00FF73C3">
        <w:rPr>
          <w:rFonts w:ascii="Times New Roman" w:eastAsia="Times New Roman" w:hAnsi="Times New Roman" w:cs="Times New Roman"/>
          <w:i/>
          <w:iCs/>
          <w:sz w:val="20"/>
          <w:szCs w:val="20"/>
          <w:rPrChange w:id="382" w:author="Abraham Isaac Jacob Gajardo Cortez (masterin)" w:date="2020-12-01T22:06:00Z">
            <w:rPr>
              <w:rFonts w:ascii="Times New Roman" w:eastAsia="Times New Roman" w:hAnsi="Times New Roman" w:cs="Times New Roman"/>
              <w:i/>
              <w:iCs/>
              <w:szCs w:val="22"/>
            </w:rPr>
          </w:rPrChange>
        </w:rPr>
        <w:t xml:space="preserve">Data </w:t>
      </w:r>
      <w:del w:id="383" w:author="Andrés González Santa Cruz" w:date="2020-12-03T16:08:00Z">
        <w:r w:rsidRPr="00FF73C3" w:rsidDel="00D41248">
          <w:rPr>
            <w:rFonts w:ascii="Times New Roman" w:eastAsia="Times New Roman" w:hAnsi="Times New Roman" w:cs="Times New Roman"/>
            <w:i/>
            <w:iCs/>
            <w:sz w:val="20"/>
            <w:szCs w:val="20"/>
            <w:rPrChange w:id="384" w:author="Abraham Isaac Jacob Gajardo Cortez (masterin)" w:date="2020-12-01T22:06:00Z">
              <w:rPr>
                <w:rFonts w:ascii="Times New Roman" w:eastAsia="Times New Roman" w:hAnsi="Times New Roman" w:cs="Times New Roman"/>
                <w:i/>
                <w:iCs/>
                <w:szCs w:val="22"/>
              </w:rPr>
            </w:rPrChange>
          </w:rPr>
          <w:delText>adquisition</w:delText>
        </w:r>
      </w:del>
      <w:ins w:id="385" w:author="Andrés González Santa Cruz" w:date="2020-12-03T16:08:00Z">
        <w:r w:rsidR="00D41248" w:rsidRPr="00FF73C3">
          <w:rPr>
            <w:rFonts w:ascii="Times New Roman" w:eastAsia="Times New Roman" w:hAnsi="Times New Roman" w:cs="Times New Roman"/>
            <w:i/>
            <w:iCs/>
            <w:sz w:val="20"/>
            <w:szCs w:val="20"/>
            <w:rPrChange w:id="386" w:author="Abraham Isaac Jacob Gajardo Cortez (masterin)" w:date="2020-12-01T22:06:00Z">
              <w:rPr>
                <w:rFonts w:ascii="Times New Roman" w:eastAsia="Times New Roman" w:hAnsi="Times New Roman" w:cs="Times New Roman"/>
                <w:i/>
                <w:iCs/>
                <w:szCs w:val="22"/>
              </w:rPr>
            </w:rPrChange>
          </w:rPr>
          <w:t>a</w:t>
        </w:r>
        <w:r w:rsidR="00D41248">
          <w:rPr>
            <w:rFonts w:ascii="Times New Roman" w:eastAsia="Times New Roman" w:hAnsi="Times New Roman" w:cs="Times New Roman"/>
            <w:i/>
            <w:iCs/>
            <w:sz w:val="20"/>
            <w:szCs w:val="20"/>
          </w:rPr>
          <w:t>c</w:t>
        </w:r>
        <w:r w:rsidR="00D41248" w:rsidRPr="00FF73C3">
          <w:rPr>
            <w:rFonts w:ascii="Times New Roman" w:eastAsia="Times New Roman" w:hAnsi="Times New Roman" w:cs="Times New Roman"/>
            <w:i/>
            <w:iCs/>
            <w:sz w:val="20"/>
            <w:szCs w:val="20"/>
            <w:rPrChange w:id="387" w:author="Abraham Isaac Jacob Gajardo Cortez (masterin)" w:date="2020-12-01T22:06:00Z">
              <w:rPr>
                <w:rFonts w:ascii="Times New Roman" w:eastAsia="Times New Roman" w:hAnsi="Times New Roman" w:cs="Times New Roman"/>
                <w:i/>
                <w:iCs/>
                <w:szCs w:val="22"/>
              </w:rPr>
            </w:rPrChange>
          </w:rPr>
          <w:t>quisition</w:t>
        </w:r>
      </w:ins>
    </w:p>
    <w:p w14:paraId="79582E16" w14:textId="39630947" w:rsidR="00AC6DE6" w:rsidRPr="00FF73C3" w:rsidRDefault="00F07322" w:rsidP="00631755">
      <w:pPr>
        <w:spacing w:line="360" w:lineRule="auto"/>
        <w:ind w:firstLine="720"/>
        <w:jc w:val="both"/>
        <w:rPr>
          <w:rFonts w:ascii="Times New Roman" w:eastAsia="Times New Roman" w:hAnsi="Times New Roman" w:cs="Times New Roman"/>
          <w:sz w:val="20"/>
          <w:szCs w:val="20"/>
          <w:rPrChange w:id="388"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389" w:author="Abraham Isaac Jacob Gajardo Cortez (masterin)" w:date="2020-12-01T22:06:00Z">
            <w:rPr>
              <w:rFonts w:ascii="Times New Roman" w:eastAsia="Times New Roman" w:hAnsi="Times New Roman" w:cs="Times New Roman"/>
              <w:szCs w:val="22"/>
            </w:rPr>
          </w:rPrChange>
        </w:rPr>
        <w:t xml:space="preserve">The data was obtained through the Chilean Department of Health Information and Statistics, which collects daily ED consultation and hospitalization from public health centers. Information from ED medical forms </w:t>
      </w:r>
      <w:proofErr w:type="gramStart"/>
      <w:r w:rsidR="00A10F39" w:rsidRPr="00FF73C3">
        <w:rPr>
          <w:rFonts w:ascii="Times New Roman" w:eastAsia="Times New Roman" w:hAnsi="Times New Roman" w:cs="Times New Roman"/>
          <w:sz w:val="20"/>
          <w:szCs w:val="20"/>
          <w:rPrChange w:id="390" w:author="Abraham Isaac Jacob Gajardo Cortez (masterin)" w:date="2020-12-01T22:06:00Z">
            <w:rPr>
              <w:rFonts w:ascii="Times New Roman" w:eastAsia="Times New Roman" w:hAnsi="Times New Roman" w:cs="Times New Roman"/>
              <w:szCs w:val="22"/>
            </w:rPr>
          </w:rPrChange>
        </w:rPr>
        <w:t>is</w:t>
      </w:r>
      <w:proofErr w:type="gramEnd"/>
      <w:r w:rsidR="00A10F39" w:rsidRPr="00FF73C3">
        <w:rPr>
          <w:rFonts w:ascii="Times New Roman" w:eastAsia="Times New Roman" w:hAnsi="Times New Roman" w:cs="Times New Roman"/>
          <w:sz w:val="20"/>
          <w:szCs w:val="20"/>
          <w:rPrChange w:id="391" w:author="Abraham Isaac Jacob Gajardo Cortez (masterin)" w:date="2020-12-01T22:06:00Z">
            <w:rPr>
              <w:rFonts w:ascii="Times New Roman" w:eastAsia="Times New Roman" w:hAnsi="Times New Roman" w:cs="Times New Roman"/>
              <w:szCs w:val="22"/>
            </w:rPr>
          </w:rPrChange>
        </w:rPr>
        <w:t xml:space="preserve"> used to obtain the consultation date, patient’s age, ICD-10 diagnosis at ED discharge</w:t>
      </w:r>
      <w:ins w:id="392" w:author="Andrés González Santa Cruz" w:date="2020-12-03T16:08:00Z">
        <w:r w:rsidR="00D41248">
          <w:rPr>
            <w:rFonts w:ascii="Times New Roman" w:eastAsia="Times New Roman" w:hAnsi="Times New Roman" w:cs="Times New Roman"/>
            <w:sz w:val="20"/>
            <w:szCs w:val="20"/>
          </w:rPr>
          <w:t>,</w:t>
        </w:r>
      </w:ins>
      <w:r w:rsidR="00A10F39" w:rsidRPr="00FF73C3">
        <w:rPr>
          <w:rFonts w:ascii="Times New Roman" w:eastAsia="Times New Roman" w:hAnsi="Times New Roman" w:cs="Times New Roman"/>
          <w:sz w:val="20"/>
          <w:szCs w:val="20"/>
          <w:rPrChange w:id="393" w:author="Abraham Isaac Jacob Gajardo Cortez (masterin)" w:date="2020-12-01T22:06:00Z">
            <w:rPr>
              <w:rFonts w:ascii="Times New Roman" w:eastAsia="Times New Roman" w:hAnsi="Times New Roman" w:cs="Times New Roman"/>
              <w:szCs w:val="22"/>
            </w:rPr>
          </w:rPrChange>
        </w:rPr>
        <w:t xml:space="preserve"> and hospital admission needing. Data is </w:t>
      </w:r>
      <w:del w:id="394" w:author="Andrés González Santa Cruz" w:date="2020-12-03T16:08:00Z">
        <w:r w:rsidR="00A10F39" w:rsidRPr="00FF73C3" w:rsidDel="00D41248">
          <w:rPr>
            <w:rFonts w:ascii="Times New Roman" w:eastAsia="Times New Roman" w:hAnsi="Times New Roman" w:cs="Times New Roman"/>
            <w:sz w:val="20"/>
            <w:szCs w:val="20"/>
            <w:rPrChange w:id="395" w:author="Abraham Isaac Jacob Gajardo Cortez (masterin)" w:date="2020-12-01T22:06:00Z">
              <w:rPr>
                <w:rFonts w:ascii="Times New Roman" w:eastAsia="Times New Roman" w:hAnsi="Times New Roman" w:cs="Times New Roman"/>
                <w:szCs w:val="22"/>
              </w:rPr>
            </w:rPrChange>
          </w:rPr>
          <w:delText xml:space="preserve">anonimyzed </w:delText>
        </w:r>
      </w:del>
      <w:ins w:id="396" w:author="Andrés González Santa Cruz" w:date="2020-12-03T16:08:00Z">
        <w:r w:rsidR="00D41248" w:rsidRPr="00FF73C3">
          <w:rPr>
            <w:rFonts w:ascii="Times New Roman" w:eastAsia="Times New Roman" w:hAnsi="Times New Roman" w:cs="Times New Roman"/>
            <w:sz w:val="20"/>
            <w:szCs w:val="20"/>
            <w:rPrChange w:id="397" w:author="Abraham Isaac Jacob Gajardo Cortez (masterin)" w:date="2020-12-01T22:06:00Z">
              <w:rPr>
                <w:rFonts w:ascii="Times New Roman" w:eastAsia="Times New Roman" w:hAnsi="Times New Roman" w:cs="Times New Roman"/>
                <w:szCs w:val="22"/>
              </w:rPr>
            </w:rPrChange>
          </w:rPr>
          <w:t>anon</w:t>
        </w:r>
        <w:r w:rsidR="00D41248">
          <w:rPr>
            <w:rFonts w:ascii="Times New Roman" w:eastAsia="Times New Roman" w:hAnsi="Times New Roman" w:cs="Times New Roman"/>
            <w:sz w:val="20"/>
            <w:szCs w:val="20"/>
          </w:rPr>
          <w:t>ymi</w:t>
        </w:r>
        <w:r w:rsidR="00D41248" w:rsidRPr="00FF73C3">
          <w:rPr>
            <w:rFonts w:ascii="Times New Roman" w:eastAsia="Times New Roman" w:hAnsi="Times New Roman" w:cs="Times New Roman"/>
            <w:sz w:val="20"/>
            <w:szCs w:val="20"/>
            <w:rPrChange w:id="398" w:author="Abraham Isaac Jacob Gajardo Cortez (masterin)" w:date="2020-12-01T22:06:00Z">
              <w:rPr>
                <w:rFonts w:ascii="Times New Roman" w:eastAsia="Times New Roman" w:hAnsi="Times New Roman" w:cs="Times New Roman"/>
                <w:szCs w:val="22"/>
              </w:rPr>
            </w:rPrChange>
          </w:rPr>
          <w:t xml:space="preserve">zed </w:t>
        </w:r>
      </w:ins>
      <w:r w:rsidR="00A10F39" w:rsidRPr="00FF73C3">
        <w:rPr>
          <w:rFonts w:ascii="Times New Roman" w:eastAsia="Times New Roman" w:hAnsi="Times New Roman" w:cs="Times New Roman"/>
          <w:sz w:val="20"/>
          <w:szCs w:val="20"/>
          <w:rPrChange w:id="399" w:author="Abraham Isaac Jacob Gajardo Cortez (masterin)" w:date="2020-12-01T22:06:00Z">
            <w:rPr>
              <w:rFonts w:ascii="Times New Roman" w:eastAsia="Times New Roman" w:hAnsi="Times New Roman" w:cs="Times New Roman"/>
              <w:szCs w:val="22"/>
            </w:rPr>
          </w:rPrChange>
        </w:rPr>
        <w:t xml:space="preserve">and tabulated by each center and reported to </w:t>
      </w:r>
      <w:ins w:id="400" w:author="Andrés González Santa Cruz" w:date="2020-12-03T16:08:00Z">
        <w:r w:rsidR="00D41248">
          <w:rPr>
            <w:rFonts w:ascii="Times New Roman" w:eastAsia="Times New Roman" w:hAnsi="Times New Roman" w:cs="Times New Roman"/>
            <w:sz w:val="20"/>
            <w:szCs w:val="20"/>
          </w:rPr>
          <w:t xml:space="preserve">the </w:t>
        </w:r>
      </w:ins>
      <w:r w:rsidR="00A10F39" w:rsidRPr="00FF73C3">
        <w:rPr>
          <w:rFonts w:ascii="Times New Roman" w:eastAsia="Times New Roman" w:hAnsi="Times New Roman" w:cs="Times New Roman"/>
          <w:sz w:val="20"/>
          <w:szCs w:val="20"/>
          <w:rPrChange w:id="401" w:author="Abraham Isaac Jacob Gajardo Cortez (masterin)" w:date="2020-12-01T22:06:00Z">
            <w:rPr>
              <w:rFonts w:ascii="Times New Roman" w:eastAsia="Times New Roman" w:hAnsi="Times New Roman" w:cs="Times New Roman"/>
              <w:szCs w:val="22"/>
            </w:rPr>
          </w:rPrChange>
        </w:rPr>
        <w:t xml:space="preserve">Ministry of Health. The dataset is freely available on </w:t>
      </w:r>
      <w:ins w:id="402" w:author="Andrés González Santa Cruz" w:date="2020-12-03T16:08:00Z">
        <w:r w:rsidR="00D41248">
          <w:rPr>
            <w:rFonts w:ascii="Times New Roman" w:eastAsia="Times New Roman" w:hAnsi="Times New Roman" w:cs="Times New Roman"/>
            <w:sz w:val="20"/>
            <w:szCs w:val="20"/>
          </w:rPr>
          <w:t xml:space="preserve">the </w:t>
        </w:r>
      </w:ins>
      <w:r w:rsidR="00A10F39" w:rsidRPr="00FF73C3">
        <w:rPr>
          <w:rFonts w:ascii="Times New Roman" w:eastAsia="Times New Roman" w:hAnsi="Times New Roman" w:cs="Times New Roman"/>
          <w:sz w:val="20"/>
          <w:szCs w:val="20"/>
          <w:rPrChange w:id="403" w:author="Abraham Isaac Jacob Gajardo Cortez (masterin)" w:date="2020-12-01T22:06:00Z">
            <w:rPr>
              <w:rFonts w:ascii="Times New Roman" w:eastAsia="Times New Roman" w:hAnsi="Times New Roman" w:cs="Times New Roman"/>
              <w:szCs w:val="22"/>
            </w:rPr>
          </w:rPrChange>
        </w:rPr>
        <w:t>web (http://www.deis.cl).</w:t>
      </w:r>
    </w:p>
    <w:p w14:paraId="3271CFE9" w14:textId="77777777" w:rsidR="002E2795" w:rsidRPr="00FF73C3" w:rsidRDefault="002E2795" w:rsidP="00F07322">
      <w:pPr>
        <w:spacing w:line="360" w:lineRule="auto"/>
        <w:jc w:val="both"/>
        <w:rPr>
          <w:rFonts w:ascii="Times New Roman" w:eastAsia="Times New Roman" w:hAnsi="Times New Roman" w:cs="Times New Roman"/>
          <w:sz w:val="20"/>
          <w:szCs w:val="20"/>
          <w:rPrChange w:id="404" w:author="Abraham Isaac Jacob Gajardo Cortez (masterin)" w:date="2020-12-01T22:06:00Z">
            <w:rPr>
              <w:rFonts w:ascii="Times New Roman" w:eastAsia="Times New Roman" w:hAnsi="Times New Roman" w:cs="Times New Roman"/>
              <w:szCs w:val="22"/>
            </w:rPr>
          </w:rPrChange>
        </w:rPr>
      </w:pPr>
    </w:p>
    <w:p w14:paraId="4FDAEE6E" w14:textId="75860B70" w:rsidR="00452C2E" w:rsidRPr="00FF73C3" w:rsidRDefault="00452C2E" w:rsidP="00F07322">
      <w:pPr>
        <w:spacing w:line="360" w:lineRule="auto"/>
        <w:jc w:val="both"/>
        <w:rPr>
          <w:rFonts w:ascii="Times New Roman" w:eastAsia="Times New Roman" w:hAnsi="Times New Roman" w:cs="Times New Roman"/>
          <w:i/>
          <w:iCs/>
          <w:sz w:val="20"/>
          <w:szCs w:val="20"/>
          <w:rPrChange w:id="405" w:author="Abraham Isaac Jacob Gajardo Cortez (masterin)" w:date="2020-12-01T22:06:00Z">
            <w:rPr>
              <w:rFonts w:ascii="Times New Roman" w:eastAsia="Times New Roman" w:hAnsi="Times New Roman" w:cs="Times New Roman"/>
              <w:i/>
              <w:iCs/>
              <w:szCs w:val="22"/>
            </w:rPr>
          </w:rPrChange>
        </w:rPr>
      </w:pPr>
      <w:r w:rsidRPr="00FF73C3">
        <w:rPr>
          <w:rFonts w:ascii="Times New Roman" w:eastAsia="Times New Roman" w:hAnsi="Times New Roman" w:cs="Times New Roman"/>
          <w:i/>
          <w:iCs/>
          <w:sz w:val="20"/>
          <w:szCs w:val="20"/>
          <w:rPrChange w:id="406" w:author="Abraham Isaac Jacob Gajardo Cortez (masterin)" w:date="2020-12-01T22:06:00Z">
            <w:rPr>
              <w:rFonts w:ascii="Times New Roman" w:eastAsia="Times New Roman" w:hAnsi="Times New Roman" w:cs="Times New Roman"/>
              <w:i/>
              <w:iCs/>
              <w:szCs w:val="22"/>
            </w:rPr>
          </w:rPrChange>
        </w:rPr>
        <w:t>Exposure</w:t>
      </w:r>
      <w:r w:rsidR="002E2795" w:rsidRPr="00FF73C3">
        <w:rPr>
          <w:rFonts w:ascii="Times New Roman" w:eastAsia="Times New Roman" w:hAnsi="Times New Roman" w:cs="Times New Roman"/>
          <w:i/>
          <w:iCs/>
          <w:sz w:val="20"/>
          <w:szCs w:val="20"/>
          <w:rPrChange w:id="407" w:author="Abraham Isaac Jacob Gajardo Cortez (masterin)" w:date="2020-12-01T22:06:00Z">
            <w:rPr>
              <w:rFonts w:ascii="Times New Roman" w:eastAsia="Times New Roman" w:hAnsi="Times New Roman" w:cs="Times New Roman"/>
              <w:i/>
              <w:iCs/>
              <w:szCs w:val="22"/>
            </w:rPr>
          </w:rPrChange>
        </w:rPr>
        <w:t>, outcomes and covariates</w:t>
      </w:r>
    </w:p>
    <w:p w14:paraId="6591BACE" w14:textId="3FBA1352" w:rsidR="00122D50" w:rsidRPr="00FF73C3" w:rsidRDefault="00E15B8C" w:rsidP="00F07322">
      <w:pPr>
        <w:spacing w:line="360" w:lineRule="auto"/>
        <w:ind w:firstLine="720"/>
        <w:jc w:val="both"/>
        <w:rPr>
          <w:rFonts w:ascii="Times New Roman" w:eastAsia="Times New Roman" w:hAnsi="Times New Roman" w:cs="Times New Roman"/>
          <w:sz w:val="20"/>
          <w:szCs w:val="20"/>
          <w:rPrChange w:id="408" w:author="Abraham Isaac Jacob Gajardo Cortez (masterin)" w:date="2020-12-01T22:06:00Z">
            <w:rPr>
              <w:rFonts w:ascii="Times New Roman" w:eastAsia="Times New Roman" w:hAnsi="Times New Roman" w:cs="Times New Roman"/>
              <w:szCs w:val="22"/>
            </w:rPr>
          </w:rPrChange>
        </w:rPr>
      </w:pPr>
      <w:ins w:id="409" w:author="Andrés González Santa Cruz" w:date="2020-12-05T20:00:00Z">
        <w:r>
          <w:rPr>
            <w:rFonts w:ascii="Times New Roman" w:eastAsia="Times New Roman" w:hAnsi="Times New Roman" w:cs="Times New Roman"/>
            <w:sz w:val="20"/>
            <w:szCs w:val="20"/>
          </w:rPr>
          <w:t xml:space="preserve">We defined the </w:t>
        </w:r>
      </w:ins>
      <w:del w:id="410" w:author="Andrés González Santa Cruz" w:date="2020-12-05T20:00:00Z">
        <w:r w:rsidR="00452C2E" w:rsidRPr="00FF73C3" w:rsidDel="00E15B8C">
          <w:rPr>
            <w:rFonts w:ascii="Times New Roman" w:eastAsia="Times New Roman" w:hAnsi="Times New Roman" w:cs="Times New Roman"/>
            <w:sz w:val="20"/>
            <w:szCs w:val="20"/>
            <w:rPrChange w:id="411" w:author="Abraham Isaac Jacob Gajardo Cortez (masterin)" w:date="2020-12-01T22:06:00Z">
              <w:rPr>
                <w:rFonts w:ascii="Times New Roman" w:eastAsia="Times New Roman" w:hAnsi="Times New Roman" w:cs="Times New Roman"/>
                <w:szCs w:val="22"/>
              </w:rPr>
            </w:rPrChange>
          </w:rPr>
          <w:delText>T</w:delText>
        </w:r>
        <w:r w:rsidR="00283F6C" w:rsidRPr="00FF73C3" w:rsidDel="00E15B8C">
          <w:rPr>
            <w:rFonts w:ascii="Times New Roman" w:eastAsia="Times New Roman" w:hAnsi="Times New Roman" w:cs="Times New Roman"/>
            <w:sz w:val="20"/>
            <w:szCs w:val="20"/>
            <w:rPrChange w:id="412" w:author="Abraham Isaac Jacob Gajardo Cortez (masterin)" w:date="2020-12-01T22:06:00Z">
              <w:rPr>
                <w:rFonts w:ascii="Times New Roman" w:eastAsia="Times New Roman" w:hAnsi="Times New Roman" w:cs="Times New Roman"/>
                <w:szCs w:val="22"/>
              </w:rPr>
            </w:rPrChange>
          </w:rPr>
          <w:delText xml:space="preserve">he </w:delText>
        </w:r>
      </w:del>
      <w:r w:rsidR="00283F6C" w:rsidRPr="00FF73C3">
        <w:rPr>
          <w:rFonts w:ascii="Times New Roman" w:eastAsia="Times New Roman" w:hAnsi="Times New Roman" w:cs="Times New Roman"/>
          <w:sz w:val="20"/>
          <w:szCs w:val="20"/>
          <w:rPrChange w:id="413" w:author="Abraham Isaac Jacob Gajardo Cortez (masterin)" w:date="2020-12-01T22:06:00Z">
            <w:rPr>
              <w:rFonts w:ascii="Times New Roman" w:eastAsia="Times New Roman" w:hAnsi="Times New Roman" w:cs="Times New Roman"/>
              <w:szCs w:val="22"/>
            </w:rPr>
          </w:rPrChange>
        </w:rPr>
        <w:t xml:space="preserve">exposure period </w:t>
      </w:r>
      <w:del w:id="414" w:author="Andrés González Santa Cruz" w:date="2020-12-05T20:00:00Z">
        <w:r w:rsidR="00452C2E" w:rsidRPr="00FF73C3" w:rsidDel="00E15B8C">
          <w:rPr>
            <w:rFonts w:ascii="Times New Roman" w:eastAsia="Times New Roman" w:hAnsi="Times New Roman" w:cs="Times New Roman"/>
            <w:sz w:val="20"/>
            <w:szCs w:val="20"/>
            <w:rPrChange w:id="415" w:author="Abraham Isaac Jacob Gajardo Cortez (masterin)" w:date="2020-12-01T22:06:00Z">
              <w:rPr>
                <w:rFonts w:ascii="Times New Roman" w:eastAsia="Times New Roman" w:hAnsi="Times New Roman" w:cs="Times New Roman"/>
                <w:szCs w:val="22"/>
              </w:rPr>
            </w:rPrChange>
          </w:rPr>
          <w:delText xml:space="preserve">was defined </w:delText>
        </w:r>
      </w:del>
      <w:r w:rsidR="00CA0A9D" w:rsidRPr="00FF73C3">
        <w:rPr>
          <w:rFonts w:ascii="Times New Roman" w:eastAsia="Times New Roman" w:hAnsi="Times New Roman" w:cs="Times New Roman"/>
          <w:sz w:val="20"/>
          <w:szCs w:val="20"/>
          <w:rPrChange w:id="416" w:author="Abraham Isaac Jacob Gajardo Cortez (masterin)" w:date="2020-12-01T22:06:00Z">
            <w:rPr>
              <w:rFonts w:ascii="Times New Roman" w:eastAsia="Times New Roman" w:hAnsi="Times New Roman" w:cs="Times New Roman"/>
              <w:szCs w:val="22"/>
            </w:rPr>
          </w:rPrChange>
        </w:rPr>
        <w:t>as</w:t>
      </w:r>
      <w:r w:rsidR="00283F6C" w:rsidRPr="00FF73C3">
        <w:rPr>
          <w:rFonts w:ascii="Times New Roman" w:eastAsia="Times New Roman" w:hAnsi="Times New Roman" w:cs="Times New Roman"/>
          <w:sz w:val="20"/>
          <w:szCs w:val="20"/>
          <w:rPrChange w:id="417" w:author="Abraham Isaac Jacob Gajardo Cortez (masterin)" w:date="2020-12-01T22:06:00Z">
            <w:rPr>
              <w:rFonts w:ascii="Times New Roman" w:eastAsia="Times New Roman" w:hAnsi="Times New Roman" w:cs="Times New Roman"/>
              <w:szCs w:val="22"/>
            </w:rPr>
          </w:rPrChange>
        </w:rPr>
        <w:t xml:space="preserve"> the onset of social protests on October 18 </w:t>
      </w:r>
      <w:r w:rsidR="00CA0A9D" w:rsidRPr="00FF73C3">
        <w:rPr>
          <w:rFonts w:ascii="Times New Roman" w:eastAsia="Times New Roman" w:hAnsi="Times New Roman" w:cs="Times New Roman"/>
          <w:sz w:val="20"/>
          <w:szCs w:val="20"/>
          <w:rPrChange w:id="418" w:author="Abraham Isaac Jacob Gajardo Cortez (masterin)" w:date="2020-12-01T22:06:00Z">
            <w:rPr>
              <w:rFonts w:ascii="Times New Roman" w:eastAsia="Times New Roman" w:hAnsi="Times New Roman" w:cs="Times New Roman"/>
              <w:szCs w:val="22"/>
            </w:rPr>
          </w:rPrChange>
        </w:rPr>
        <w:t xml:space="preserve">to </w:t>
      </w:r>
      <w:r w:rsidR="00283F6C" w:rsidRPr="00FF73C3">
        <w:rPr>
          <w:rFonts w:ascii="Times New Roman" w:eastAsia="Times New Roman" w:hAnsi="Times New Roman" w:cs="Times New Roman"/>
          <w:sz w:val="20"/>
          <w:szCs w:val="20"/>
          <w:rPrChange w:id="419" w:author="Abraham Isaac Jacob Gajardo Cortez (masterin)" w:date="2020-12-01T22:06:00Z">
            <w:rPr>
              <w:rFonts w:ascii="Times New Roman" w:eastAsia="Times New Roman" w:hAnsi="Times New Roman" w:cs="Times New Roman"/>
              <w:szCs w:val="22"/>
            </w:rPr>
          </w:rPrChange>
        </w:rPr>
        <w:t>December 31</w:t>
      </w:r>
      <w:r w:rsidR="00631755" w:rsidRPr="00FF73C3">
        <w:rPr>
          <w:rFonts w:ascii="Times New Roman" w:eastAsia="Times New Roman" w:hAnsi="Times New Roman" w:cs="Times New Roman"/>
          <w:sz w:val="20"/>
          <w:szCs w:val="20"/>
          <w:rPrChange w:id="420" w:author="Abraham Isaac Jacob Gajardo Cortez (masterin)" w:date="2020-12-01T22:06:00Z">
            <w:rPr>
              <w:rFonts w:ascii="Times New Roman" w:eastAsia="Times New Roman" w:hAnsi="Times New Roman" w:cs="Times New Roman"/>
              <w:szCs w:val="22"/>
            </w:rPr>
          </w:rPrChange>
        </w:rPr>
        <w:t xml:space="preserve">, </w:t>
      </w:r>
      <w:r w:rsidR="00283F6C" w:rsidRPr="00FF73C3">
        <w:rPr>
          <w:rFonts w:ascii="Times New Roman" w:eastAsia="Times New Roman" w:hAnsi="Times New Roman" w:cs="Times New Roman"/>
          <w:sz w:val="20"/>
          <w:szCs w:val="20"/>
          <w:rPrChange w:id="421" w:author="Abraham Isaac Jacob Gajardo Cortez (masterin)" w:date="2020-12-01T22:06:00Z">
            <w:rPr>
              <w:rFonts w:ascii="Times New Roman" w:eastAsia="Times New Roman" w:hAnsi="Times New Roman" w:cs="Times New Roman"/>
              <w:szCs w:val="22"/>
            </w:rPr>
          </w:rPrChange>
        </w:rPr>
        <w:t xml:space="preserve">2019. </w:t>
      </w:r>
      <w:r w:rsidR="00DD58F6" w:rsidRPr="00FF73C3">
        <w:rPr>
          <w:rFonts w:ascii="Times New Roman" w:eastAsia="Times New Roman" w:hAnsi="Times New Roman" w:cs="Times New Roman"/>
          <w:sz w:val="20"/>
          <w:szCs w:val="20"/>
          <w:rPrChange w:id="422" w:author="Abraham Isaac Jacob Gajardo Cortez (masterin)" w:date="2020-12-01T22:06:00Z">
            <w:rPr>
              <w:rFonts w:ascii="Times New Roman" w:eastAsia="Times New Roman" w:hAnsi="Times New Roman" w:cs="Times New Roman"/>
              <w:szCs w:val="22"/>
            </w:rPr>
          </w:rPrChange>
        </w:rPr>
        <w:t>Because of the format of the data, we set the exposure period from October 21</w:t>
      </w:r>
      <w:r w:rsidR="00631755" w:rsidRPr="00FF73C3">
        <w:rPr>
          <w:rFonts w:ascii="Times New Roman" w:eastAsia="Times New Roman" w:hAnsi="Times New Roman" w:cs="Times New Roman"/>
          <w:sz w:val="20"/>
          <w:szCs w:val="20"/>
          <w:rPrChange w:id="423" w:author="Abraham Isaac Jacob Gajardo Cortez (masterin)" w:date="2020-12-01T22:06:00Z">
            <w:rPr>
              <w:rFonts w:ascii="Times New Roman" w:eastAsia="Times New Roman" w:hAnsi="Times New Roman" w:cs="Times New Roman"/>
              <w:szCs w:val="22"/>
            </w:rPr>
          </w:rPrChange>
        </w:rPr>
        <w:t xml:space="preserve">, </w:t>
      </w:r>
      <w:r w:rsidR="00DD58F6" w:rsidRPr="00FF73C3">
        <w:rPr>
          <w:rFonts w:ascii="Times New Roman" w:eastAsia="Times New Roman" w:hAnsi="Times New Roman" w:cs="Times New Roman"/>
          <w:sz w:val="20"/>
          <w:szCs w:val="20"/>
          <w:rPrChange w:id="424" w:author="Abraham Isaac Jacob Gajardo Cortez (masterin)" w:date="2020-12-01T22:06:00Z">
            <w:rPr>
              <w:rFonts w:ascii="Times New Roman" w:eastAsia="Times New Roman" w:hAnsi="Times New Roman" w:cs="Times New Roman"/>
              <w:szCs w:val="22"/>
            </w:rPr>
          </w:rPrChange>
        </w:rPr>
        <w:t>2019</w:t>
      </w:r>
      <w:r w:rsidR="002E2795" w:rsidRPr="00FF73C3">
        <w:rPr>
          <w:rFonts w:ascii="Times New Roman" w:eastAsia="Times New Roman" w:hAnsi="Times New Roman" w:cs="Times New Roman"/>
          <w:sz w:val="20"/>
          <w:szCs w:val="20"/>
          <w:rPrChange w:id="425" w:author="Abraham Isaac Jacob Gajardo Cortez (masterin)" w:date="2020-12-01T22:06:00Z">
            <w:rPr>
              <w:rFonts w:ascii="Times New Roman" w:eastAsia="Times New Roman" w:hAnsi="Times New Roman" w:cs="Times New Roman"/>
              <w:szCs w:val="22"/>
            </w:rPr>
          </w:rPrChange>
        </w:rPr>
        <w:t xml:space="preserve"> </w:t>
      </w:r>
      <w:r w:rsidR="00DD58F6" w:rsidRPr="00FF73C3">
        <w:rPr>
          <w:rFonts w:ascii="Times New Roman" w:eastAsia="Times New Roman" w:hAnsi="Times New Roman" w:cs="Times New Roman"/>
          <w:sz w:val="20"/>
          <w:szCs w:val="20"/>
          <w:rPrChange w:id="426" w:author="Abraham Isaac Jacob Gajardo Cortez (masterin)" w:date="2020-12-01T22:06:00Z">
            <w:rPr>
              <w:rFonts w:ascii="Times New Roman" w:eastAsia="Times New Roman" w:hAnsi="Times New Roman" w:cs="Times New Roman"/>
              <w:szCs w:val="22"/>
            </w:rPr>
          </w:rPrChange>
        </w:rPr>
        <w:t xml:space="preserve">(week number 43, </w:t>
      </w:r>
      <w:r w:rsidR="00DD58F6" w:rsidRPr="00FF73C3">
        <w:rPr>
          <w:rFonts w:ascii="Times New Roman" w:eastAsia="Times New Roman" w:hAnsi="Times New Roman" w:cs="Times New Roman"/>
          <w:sz w:val="20"/>
          <w:szCs w:val="20"/>
          <w:rPrChange w:id="427" w:author="Abraham Isaac Jacob Gajardo Cortez (masterin)" w:date="2020-12-01T22:06:00Z">
            <w:rPr>
              <w:rFonts w:ascii="Times New Roman" w:eastAsia="Times New Roman" w:hAnsi="Times New Roman" w:cs="Times New Roman"/>
              <w:szCs w:val="22"/>
            </w:rPr>
          </w:rPrChange>
        </w:rPr>
        <w:lastRenderedPageBreak/>
        <w:t xml:space="preserve">according to ISO-8601). </w:t>
      </w:r>
      <w:r w:rsidR="00283F6C" w:rsidRPr="00FF73C3">
        <w:rPr>
          <w:rFonts w:ascii="Times New Roman" w:eastAsia="Times New Roman" w:hAnsi="Times New Roman" w:cs="Times New Roman"/>
          <w:sz w:val="20"/>
          <w:szCs w:val="20"/>
          <w:rPrChange w:id="428" w:author="Abraham Isaac Jacob Gajardo Cortez (masterin)" w:date="2020-12-01T22:06:00Z">
            <w:rPr>
              <w:rFonts w:ascii="Times New Roman" w:eastAsia="Times New Roman" w:hAnsi="Times New Roman" w:cs="Times New Roman"/>
              <w:szCs w:val="22"/>
            </w:rPr>
          </w:rPrChange>
        </w:rPr>
        <w:t xml:space="preserve">The pre-exposure period was </w:t>
      </w:r>
      <w:r w:rsidR="00967B06" w:rsidRPr="00FF73C3">
        <w:rPr>
          <w:rFonts w:ascii="Times New Roman" w:eastAsia="Times New Roman" w:hAnsi="Times New Roman" w:cs="Times New Roman"/>
          <w:sz w:val="20"/>
          <w:szCs w:val="20"/>
          <w:rPrChange w:id="429" w:author="Abraham Isaac Jacob Gajardo Cortez (masterin)" w:date="2020-12-01T22:06:00Z">
            <w:rPr>
              <w:rFonts w:ascii="Times New Roman" w:eastAsia="Times New Roman" w:hAnsi="Times New Roman" w:cs="Times New Roman"/>
              <w:szCs w:val="22"/>
            </w:rPr>
          </w:rPrChange>
        </w:rPr>
        <w:t xml:space="preserve">from January 2015 to </w:t>
      </w:r>
      <w:r w:rsidR="00283F6C" w:rsidRPr="00FF73C3">
        <w:rPr>
          <w:rFonts w:ascii="Times New Roman" w:eastAsia="Times New Roman" w:hAnsi="Times New Roman" w:cs="Times New Roman"/>
          <w:sz w:val="20"/>
          <w:szCs w:val="20"/>
          <w:rPrChange w:id="430" w:author="Abraham Isaac Jacob Gajardo Cortez (masterin)" w:date="2020-12-01T22:06:00Z">
            <w:rPr>
              <w:rFonts w:ascii="Times New Roman" w:eastAsia="Times New Roman" w:hAnsi="Times New Roman" w:cs="Times New Roman"/>
              <w:szCs w:val="22"/>
            </w:rPr>
          </w:rPrChange>
        </w:rPr>
        <w:t xml:space="preserve">October </w:t>
      </w:r>
      <w:r w:rsidR="003146D9" w:rsidRPr="00FF73C3">
        <w:rPr>
          <w:rFonts w:ascii="Times New Roman" w:eastAsia="Times New Roman" w:hAnsi="Times New Roman" w:cs="Times New Roman"/>
          <w:sz w:val="20"/>
          <w:szCs w:val="20"/>
          <w:rPrChange w:id="431" w:author="Abraham Isaac Jacob Gajardo Cortez (masterin)" w:date="2020-12-01T22:06:00Z">
            <w:rPr>
              <w:rFonts w:ascii="Times New Roman" w:eastAsia="Times New Roman" w:hAnsi="Times New Roman" w:cs="Times New Roman"/>
              <w:szCs w:val="22"/>
            </w:rPr>
          </w:rPrChange>
        </w:rPr>
        <w:t>20</w:t>
      </w:r>
      <w:r w:rsidR="002E2795" w:rsidRPr="00FF73C3">
        <w:rPr>
          <w:rFonts w:ascii="Times New Roman" w:eastAsia="Times New Roman" w:hAnsi="Times New Roman" w:cs="Times New Roman"/>
          <w:sz w:val="20"/>
          <w:szCs w:val="20"/>
          <w:rPrChange w:id="432" w:author="Abraham Isaac Jacob Gajardo Cortez (masterin)" w:date="2020-12-01T22:06:00Z">
            <w:rPr>
              <w:rFonts w:ascii="Times New Roman" w:eastAsia="Times New Roman" w:hAnsi="Times New Roman" w:cs="Times New Roman"/>
              <w:szCs w:val="22"/>
            </w:rPr>
          </w:rPrChange>
        </w:rPr>
        <w:t>, 2019</w:t>
      </w:r>
      <w:r w:rsidR="00283F6C" w:rsidRPr="00FF73C3">
        <w:rPr>
          <w:rFonts w:ascii="Times New Roman" w:eastAsia="Times New Roman" w:hAnsi="Times New Roman" w:cs="Times New Roman"/>
          <w:sz w:val="20"/>
          <w:szCs w:val="20"/>
          <w:rPrChange w:id="433" w:author="Abraham Isaac Jacob Gajardo Cortez (masterin)" w:date="2020-12-01T22:06:00Z">
            <w:rPr>
              <w:rFonts w:ascii="Times New Roman" w:eastAsia="Times New Roman" w:hAnsi="Times New Roman" w:cs="Times New Roman"/>
              <w:szCs w:val="22"/>
            </w:rPr>
          </w:rPrChange>
        </w:rPr>
        <w:t xml:space="preserve">. </w:t>
      </w:r>
      <w:del w:id="434" w:author="Andrés González Santa Cruz" w:date="2020-12-05T12:48:00Z">
        <w:r w:rsidR="00452C2E" w:rsidRPr="00E15B8C" w:rsidDel="002A2497">
          <w:rPr>
            <w:rFonts w:ascii="Times New Roman" w:eastAsia="Times New Roman" w:hAnsi="Times New Roman" w:cs="Times New Roman"/>
            <w:sz w:val="20"/>
            <w:szCs w:val="20"/>
            <w:highlight w:val="yellow"/>
            <w:rPrChange w:id="435" w:author="Andrés González Santa Cruz" w:date="2020-12-05T20:01:00Z">
              <w:rPr>
                <w:rFonts w:ascii="Times New Roman" w:eastAsia="Times New Roman" w:hAnsi="Times New Roman" w:cs="Times New Roman"/>
                <w:szCs w:val="22"/>
              </w:rPr>
            </w:rPrChange>
          </w:rPr>
          <w:delText>We also</w:delText>
        </w:r>
        <w:r w:rsidR="00741EB9" w:rsidRPr="00E15B8C" w:rsidDel="002A2497">
          <w:rPr>
            <w:rFonts w:ascii="Times New Roman" w:eastAsia="Times New Roman" w:hAnsi="Times New Roman" w:cs="Times New Roman"/>
            <w:sz w:val="20"/>
            <w:szCs w:val="20"/>
            <w:highlight w:val="yellow"/>
            <w:rPrChange w:id="436" w:author="Andrés González Santa Cruz" w:date="2020-12-05T20:01:00Z">
              <w:rPr>
                <w:rFonts w:ascii="Times New Roman" w:eastAsia="Times New Roman" w:hAnsi="Times New Roman" w:cs="Times New Roman"/>
                <w:szCs w:val="22"/>
              </w:rPr>
            </w:rPrChange>
          </w:rPr>
          <w:delText xml:space="preserve"> explored</w:delText>
        </w:r>
        <w:r w:rsidR="00452C2E" w:rsidRPr="00E15B8C" w:rsidDel="002A2497">
          <w:rPr>
            <w:rFonts w:ascii="Times New Roman" w:eastAsia="Times New Roman" w:hAnsi="Times New Roman" w:cs="Times New Roman"/>
            <w:sz w:val="20"/>
            <w:szCs w:val="20"/>
            <w:highlight w:val="yellow"/>
            <w:rPrChange w:id="437" w:author="Andrés González Santa Cruz" w:date="2020-12-05T20:01:00Z">
              <w:rPr>
                <w:rFonts w:ascii="Times New Roman" w:eastAsia="Times New Roman" w:hAnsi="Times New Roman" w:cs="Times New Roman"/>
                <w:szCs w:val="22"/>
              </w:rPr>
            </w:rPrChange>
          </w:rPr>
          <w:delText xml:space="preserve"> the exposure</w:delText>
        </w:r>
        <w:r w:rsidR="00CA0A9D" w:rsidRPr="00E15B8C" w:rsidDel="002A2497">
          <w:rPr>
            <w:rFonts w:ascii="Times New Roman" w:eastAsia="Times New Roman" w:hAnsi="Times New Roman" w:cs="Times New Roman"/>
            <w:sz w:val="20"/>
            <w:szCs w:val="20"/>
            <w:highlight w:val="yellow"/>
            <w:rPrChange w:id="438" w:author="Andrés González Santa Cruz" w:date="2020-12-05T20:01:00Z">
              <w:rPr>
                <w:rFonts w:ascii="Times New Roman" w:eastAsia="Times New Roman" w:hAnsi="Times New Roman" w:cs="Times New Roman"/>
                <w:szCs w:val="22"/>
              </w:rPr>
            </w:rPrChange>
          </w:rPr>
          <w:delText xml:space="preserve"> level</w:delText>
        </w:r>
        <w:r w:rsidR="00452C2E" w:rsidRPr="00E15B8C" w:rsidDel="002A2497">
          <w:rPr>
            <w:rFonts w:ascii="Times New Roman" w:eastAsia="Times New Roman" w:hAnsi="Times New Roman" w:cs="Times New Roman"/>
            <w:sz w:val="20"/>
            <w:szCs w:val="20"/>
            <w:highlight w:val="yellow"/>
            <w:rPrChange w:id="439" w:author="Andrés González Santa Cruz" w:date="2020-12-05T20:01:00Z">
              <w:rPr>
                <w:rFonts w:ascii="Times New Roman" w:eastAsia="Times New Roman" w:hAnsi="Times New Roman" w:cs="Times New Roman"/>
                <w:szCs w:val="22"/>
              </w:rPr>
            </w:rPrChange>
          </w:rPr>
          <w:delText xml:space="preserve"> </w:delText>
        </w:r>
        <w:r w:rsidR="00CA0A9D" w:rsidRPr="00E15B8C" w:rsidDel="002A2497">
          <w:rPr>
            <w:rFonts w:ascii="Times New Roman" w:eastAsia="Times New Roman" w:hAnsi="Times New Roman" w:cs="Times New Roman"/>
            <w:sz w:val="20"/>
            <w:szCs w:val="20"/>
            <w:highlight w:val="yellow"/>
            <w:rPrChange w:id="440" w:author="Andrés González Santa Cruz" w:date="2020-12-05T20:01:00Z">
              <w:rPr>
                <w:rFonts w:ascii="Times New Roman" w:eastAsia="Times New Roman" w:hAnsi="Times New Roman" w:cs="Times New Roman"/>
                <w:szCs w:val="22"/>
              </w:rPr>
            </w:rPrChange>
          </w:rPr>
          <w:delText>of</w:delText>
        </w:r>
        <w:r w:rsidR="00452C2E" w:rsidRPr="00E15B8C" w:rsidDel="002A2497">
          <w:rPr>
            <w:rFonts w:ascii="Times New Roman" w:eastAsia="Times New Roman" w:hAnsi="Times New Roman" w:cs="Times New Roman"/>
            <w:sz w:val="20"/>
            <w:szCs w:val="20"/>
            <w:highlight w:val="yellow"/>
            <w:rPrChange w:id="441" w:author="Andrés González Santa Cruz" w:date="2020-12-05T20:01:00Z">
              <w:rPr>
                <w:rFonts w:ascii="Times New Roman" w:eastAsia="Times New Roman" w:hAnsi="Times New Roman" w:cs="Times New Roman"/>
                <w:szCs w:val="22"/>
              </w:rPr>
            </w:rPrChange>
          </w:rPr>
          <w:delText xml:space="preserve"> social protest: </w:delText>
        </w:r>
        <w:r w:rsidR="004129C6" w:rsidRPr="00E15B8C" w:rsidDel="002A2497">
          <w:rPr>
            <w:rFonts w:ascii="Times New Roman" w:eastAsia="Times New Roman" w:hAnsi="Times New Roman" w:cs="Times New Roman"/>
            <w:sz w:val="20"/>
            <w:szCs w:val="20"/>
            <w:highlight w:val="yellow"/>
            <w:rPrChange w:id="442" w:author="Andrés González Santa Cruz" w:date="2020-12-05T20:01:00Z">
              <w:rPr>
                <w:rFonts w:ascii="Times New Roman" w:eastAsia="Times New Roman" w:hAnsi="Times New Roman" w:cs="Times New Roman"/>
                <w:szCs w:val="22"/>
              </w:rPr>
            </w:rPrChange>
          </w:rPr>
          <w:delText>d</w:delText>
        </w:r>
        <w:r w:rsidR="00452C2E" w:rsidRPr="00E15B8C" w:rsidDel="002A2497">
          <w:rPr>
            <w:rFonts w:ascii="Times New Roman" w:eastAsia="Times New Roman" w:hAnsi="Times New Roman" w:cs="Times New Roman"/>
            <w:sz w:val="20"/>
            <w:szCs w:val="20"/>
            <w:highlight w:val="yellow"/>
            <w:rPrChange w:id="443" w:author="Andrés González Santa Cruz" w:date="2020-12-05T20:01:00Z">
              <w:rPr>
                <w:rFonts w:ascii="Times New Roman" w:eastAsia="Times New Roman" w:hAnsi="Times New Roman" w:cs="Times New Roman"/>
                <w:szCs w:val="22"/>
              </w:rPr>
            </w:rPrChange>
          </w:rPr>
          <w:delText>ays</w:delText>
        </w:r>
        <w:r w:rsidR="00CA0A9D" w:rsidRPr="00E15B8C" w:rsidDel="002A2497">
          <w:rPr>
            <w:rFonts w:ascii="Times New Roman" w:eastAsia="Times New Roman" w:hAnsi="Times New Roman" w:cs="Times New Roman"/>
            <w:sz w:val="20"/>
            <w:szCs w:val="20"/>
            <w:highlight w:val="yellow"/>
            <w:rPrChange w:id="444" w:author="Andrés González Santa Cruz" w:date="2020-12-05T20:01:00Z">
              <w:rPr>
                <w:rFonts w:ascii="Times New Roman" w:eastAsia="Times New Roman" w:hAnsi="Times New Roman" w:cs="Times New Roman"/>
                <w:szCs w:val="22"/>
              </w:rPr>
            </w:rPrChange>
          </w:rPr>
          <w:delText xml:space="preserve"> </w:delText>
        </w:r>
        <w:r w:rsidR="00452C2E" w:rsidRPr="00E15B8C" w:rsidDel="002A2497">
          <w:rPr>
            <w:rFonts w:ascii="Times New Roman" w:eastAsia="Times New Roman" w:hAnsi="Times New Roman" w:cs="Times New Roman"/>
            <w:sz w:val="20"/>
            <w:szCs w:val="20"/>
            <w:highlight w:val="yellow"/>
            <w:rPrChange w:id="445" w:author="Andrés González Santa Cruz" w:date="2020-12-05T20:01:00Z">
              <w:rPr>
                <w:rFonts w:ascii="Times New Roman" w:eastAsia="Times New Roman" w:hAnsi="Times New Roman" w:cs="Times New Roman"/>
                <w:szCs w:val="22"/>
              </w:rPr>
            </w:rPrChange>
          </w:rPr>
          <w:delText xml:space="preserve">with </w:delText>
        </w:r>
        <w:r w:rsidR="00CA0A9D" w:rsidRPr="00E15B8C" w:rsidDel="002A2497">
          <w:rPr>
            <w:rFonts w:ascii="Times New Roman" w:eastAsia="Times New Roman" w:hAnsi="Times New Roman" w:cs="Times New Roman"/>
            <w:sz w:val="20"/>
            <w:szCs w:val="20"/>
            <w:highlight w:val="yellow"/>
            <w:rPrChange w:id="446" w:author="Andrés González Santa Cruz" w:date="2020-12-05T20:01:00Z">
              <w:rPr>
                <w:rFonts w:ascii="Times New Roman" w:eastAsia="Times New Roman" w:hAnsi="Times New Roman" w:cs="Times New Roman"/>
                <w:szCs w:val="22"/>
              </w:rPr>
            </w:rPrChange>
          </w:rPr>
          <w:delText>larger</w:delText>
        </w:r>
        <w:r w:rsidR="00452C2E" w:rsidRPr="00E15B8C" w:rsidDel="002A2497">
          <w:rPr>
            <w:rFonts w:ascii="Times New Roman" w:eastAsia="Times New Roman" w:hAnsi="Times New Roman" w:cs="Times New Roman"/>
            <w:sz w:val="20"/>
            <w:szCs w:val="20"/>
            <w:highlight w:val="yellow"/>
            <w:rPrChange w:id="447" w:author="Andrés González Santa Cruz" w:date="2020-12-05T20:01:00Z">
              <w:rPr>
                <w:rFonts w:ascii="Times New Roman" w:eastAsia="Times New Roman" w:hAnsi="Times New Roman" w:cs="Times New Roman"/>
                <w:szCs w:val="22"/>
              </w:rPr>
            </w:rPrChange>
          </w:rPr>
          <w:delText xml:space="preserve"> social unrest </w:delText>
        </w:r>
        <w:r w:rsidR="00122D50" w:rsidRPr="00E15B8C" w:rsidDel="002A2497">
          <w:rPr>
            <w:rFonts w:ascii="Times New Roman" w:eastAsia="Times New Roman" w:hAnsi="Times New Roman" w:cs="Times New Roman"/>
            <w:sz w:val="20"/>
            <w:szCs w:val="20"/>
            <w:highlight w:val="yellow"/>
            <w:rPrChange w:id="448" w:author="Andrés González Santa Cruz" w:date="2020-12-05T20:01:00Z">
              <w:rPr>
                <w:rFonts w:ascii="Times New Roman" w:eastAsia="Times New Roman" w:hAnsi="Times New Roman" w:cs="Times New Roman"/>
                <w:szCs w:val="22"/>
              </w:rPr>
            </w:rPrChange>
          </w:rPr>
          <w:delText>were identified through media and government reports</w:delText>
        </w:r>
        <w:r w:rsidR="00767FCC" w:rsidRPr="00E15B8C" w:rsidDel="002A2497">
          <w:rPr>
            <w:rFonts w:ascii="Times New Roman" w:eastAsia="Times New Roman" w:hAnsi="Times New Roman" w:cs="Times New Roman"/>
            <w:sz w:val="20"/>
            <w:szCs w:val="20"/>
            <w:highlight w:val="yellow"/>
            <w:rPrChange w:id="449" w:author="Andrés González Santa Cruz" w:date="2020-12-05T20:01:00Z">
              <w:rPr>
                <w:rFonts w:ascii="Times New Roman" w:eastAsia="Times New Roman" w:hAnsi="Times New Roman" w:cs="Times New Roman"/>
                <w:szCs w:val="22"/>
              </w:rPr>
            </w:rPrChange>
          </w:rPr>
          <w:delText xml:space="preserve"> </w:delText>
        </w:r>
        <w:r w:rsidR="00452C2E" w:rsidRPr="00E15B8C" w:rsidDel="002A2497">
          <w:rPr>
            <w:rFonts w:ascii="Times New Roman" w:eastAsia="Times New Roman" w:hAnsi="Times New Roman" w:cs="Times New Roman"/>
            <w:sz w:val="20"/>
            <w:szCs w:val="20"/>
            <w:highlight w:val="yellow"/>
            <w:rPrChange w:id="450" w:author="Andrés González Santa Cruz" w:date="2020-12-05T20:01:00Z">
              <w:rPr>
                <w:rFonts w:ascii="Times New Roman" w:eastAsia="Times New Roman" w:hAnsi="Times New Roman" w:cs="Times New Roman"/>
                <w:szCs w:val="22"/>
              </w:rPr>
            </w:rPrChange>
          </w:rPr>
          <w:delText>(</w:delText>
        </w:r>
        <w:r w:rsidR="00283F6C" w:rsidRPr="00E15B8C" w:rsidDel="002A2497">
          <w:rPr>
            <w:rFonts w:ascii="Times New Roman" w:eastAsia="Times New Roman" w:hAnsi="Times New Roman" w:cs="Times New Roman"/>
            <w:sz w:val="20"/>
            <w:szCs w:val="20"/>
            <w:highlight w:val="yellow"/>
            <w:rPrChange w:id="451" w:author="Andrés González Santa Cruz" w:date="2020-12-05T20:01:00Z">
              <w:rPr>
                <w:rFonts w:ascii="Times New Roman" w:eastAsia="Times New Roman" w:hAnsi="Times New Roman" w:cs="Times New Roman"/>
                <w:szCs w:val="22"/>
              </w:rPr>
            </w:rPrChange>
          </w:rPr>
          <w:delText>supplemental material</w:delText>
        </w:r>
        <w:r w:rsidR="00452C2E" w:rsidRPr="00E15B8C" w:rsidDel="002A2497">
          <w:rPr>
            <w:rFonts w:ascii="Times New Roman" w:eastAsia="Times New Roman" w:hAnsi="Times New Roman" w:cs="Times New Roman"/>
            <w:sz w:val="20"/>
            <w:szCs w:val="20"/>
            <w:highlight w:val="yellow"/>
            <w:rPrChange w:id="452" w:author="Andrés González Santa Cruz" w:date="2020-12-05T20:01:00Z">
              <w:rPr>
                <w:rFonts w:ascii="Times New Roman" w:eastAsia="Times New Roman" w:hAnsi="Times New Roman" w:cs="Times New Roman"/>
                <w:szCs w:val="22"/>
              </w:rPr>
            </w:rPrChange>
          </w:rPr>
          <w:delText>) and</w:delText>
        </w:r>
        <w:r w:rsidR="00CA0A9D" w:rsidRPr="00E15B8C" w:rsidDel="002A2497">
          <w:rPr>
            <w:rFonts w:ascii="Times New Roman" w:eastAsia="Times New Roman" w:hAnsi="Times New Roman" w:cs="Times New Roman"/>
            <w:sz w:val="20"/>
            <w:szCs w:val="20"/>
            <w:highlight w:val="yellow"/>
            <w:rPrChange w:id="453" w:author="Andrés González Santa Cruz" w:date="2020-12-05T20:01:00Z">
              <w:rPr>
                <w:rFonts w:ascii="Times New Roman" w:eastAsia="Times New Roman" w:hAnsi="Times New Roman" w:cs="Times New Roman"/>
                <w:szCs w:val="22"/>
              </w:rPr>
            </w:rPrChange>
          </w:rPr>
          <w:delText xml:space="preserve"> then</w:delText>
        </w:r>
        <w:r w:rsidR="00452C2E" w:rsidRPr="00E15B8C" w:rsidDel="002A2497">
          <w:rPr>
            <w:rFonts w:ascii="Times New Roman" w:eastAsia="Times New Roman" w:hAnsi="Times New Roman" w:cs="Times New Roman"/>
            <w:sz w:val="20"/>
            <w:szCs w:val="20"/>
            <w:highlight w:val="yellow"/>
            <w:rPrChange w:id="454" w:author="Andrés González Santa Cruz" w:date="2020-12-05T20:01:00Z">
              <w:rPr>
                <w:rFonts w:ascii="Times New Roman" w:eastAsia="Times New Roman" w:hAnsi="Times New Roman" w:cs="Times New Roman"/>
                <w:szCs w:val="22"/>
              </w:rPr>
            </w:rPrChange>
          </w:rPr>
          <w:delText xml:space="preserve"> compared </w:delText>
        </w:r>
        <w:r w:rsidR="00CA0A9D" w:rsidRPr="00E15B8C" w:rsidDel="002A2497">
          <w:rPr>
            <w:rFonts w:ascii="Times New Roman" w:eastAsia="Times New Roman" w:hAnsi="Times New Roman" w:cs="Times New Roman"/>
            <w:sz w:val="20"/>
            <w:szCs w:val="20"/>
            <w:highlight w:val="yellow"/>
            <w:rPrChange w:id="455" w:author="Andrés González Santa Cruz" w:date="2020-12-05T20:01:00Z">
              <w:rPr>
                <w:rFonts w:ascii="Times New Roman" w:eastAsia="Times New Roman" w:hAnsi="Times New Roman" w:cs="Times New Roman"/>
                <w:szCs w:val="22"/>
              </w:rPr>
            </w:rPrChange>
          </w:rPr>
          <w:delText>to</w:delText>
        </w:r>
        <w:r w:rsidR="00452C2E" w:rsidRPr="00E15B8C" w:rsidDel="002A2497">
          <w:rPr>
            <w:rFonts w:ascii="Times New Roman" w:eastAsia="Times New Roman" w:hAnsi="Times New Roman" w:cs="Times New Roman"/>
            <w:sz w:val="20"/>
            <w:szCs w:val="20"/>
            <w:highlight w:val="yellow"/>
            <w:rPrChange w:id="456" w:author="Andrés González Santa Cruz" w:date="2020-12-05T20:01:00Z">
              <w:rPr>
                <w:rFonts w:ascii="Times New Roman" w:eastAsia="Times New Roman" w:hAnsi="Times New Roman" w:cs="Times New Roman"/>
                <w:szCs w:val="22"/>
              </w:rPr>
            </w:rPrChange>
          </w:rPr>
          <w:delText xml:space="preserve"> other </w:delText>
        </w:r>
        <w:commentRangeStart w:id="457"/>
        <w:r w:rsidR="00452C2E" w:rsidRPr="00E15B8C" w:rsidDel="002A2497">
          <w:rPr>
            <w:rFonts w:ascii="Times New Roman" w:eastAsia="Times New Roman" w:hAnsi="Times New Roman" w:cs="Times New Roman"/>
            <w:sz w:val="20"/>
            <w:szCs w:val="20"/>
            <w:highlight w:val="yellow"/>
            <w:rPrChange w:id="458" w:author="Andrés González Santa Cruz" w:date="2020-12-05T20:01:00Z">
              <w:rPr>
                <w:rFonts w:ascii="Times New Roman" w:eastAsia="Times New Roman" w:hAnsi="Times New Roman" w:cs="Times New Roman"/>
                <w:szCs w:val="22"/>
              </w:rPr>
            </w:rPrChange>
          </w:rPr>
          <w:delText>days</w:delText>
        </w:r>
      </w:del>
      <w:commentRangeEnd w:id="457"/>
      <w:r w:rsidR="002A2497" w:rsidRPr="00E15B8C">
        <w:rPr>
          <w:rStyle w:val="Refdecomentario"/>
          <w:highlight w:val="yellow"/>
          <w:rPrChange w:id="459" w:author="Andrés González Santa Cruz" w:date="2020-12-05T20:01:00Z">
            <w:rPr>
              <w:rStyle w:val="Refdecomentario"/>
            </w:rPr>
          </w:rPrChange>
        </w:rPr>
        <w:commentReference w:id="457"/>
      </w:r>
      <w:del w:id="460" w:author="Andrés González Santa Cruz" w:date="2020-12-05T12:48:00Z">
        <w:r w:rsidR="004129C6" w:rsidRPr="00E15B8C" w:rsidDel="002A2497">
          <w:rPr>
            <w:rFonts w:ascii="Times New Roman" w:eastAsia="Times New Roman" w:hAnsi="Times New Roman" w:cs="Times New Roman"/>
            <w:sz w:val="20"/>
            <w:szCs w:val="20"/>
            <w:highlight w:val="yellow"/>
            <w:rPrChange w:id="461" w:author="Andrés González Santa Cruz" w:date="2020-12-05T20:01:00Z">
              <w:rPr>
                <w:rFonts w:ascii="Times New Roman" w:eastAsia="Times New Roman" w:hAnsi="Times New Roman" w:cs="Times New Roman"/>
                <w:szCs w:val="22"/>
              </w:rPr>
            </w:rPrChange>
          </w:rPr>
          <w:delText>.</w:delText>
        </w:r>
      </w:del>
    </w:p>
    <w:p w14:paraId="01350249" w14:textId="77777777" w:rsidR="00452C2E" w:rsidRPr="00FF73C3" w:rsidRDefault="00452C2E" w:rsidP="00F07322">
      <w:pPr>
        <w:spacing w:before="120" w:line="360" w:lineRule="auto"/>
        <w:jc w:val="both"/>
        <w:rPr>
          <w:rFonts w:ascii="Times New Roman" w:eastAsia="Times New Roman" w:hAnsi="Times New Roman" w:cs="Times New Roman"/>
          <w:b/>
          <w:iCs/>
          <w:sz w:val="20"/>
          <w:szCs w:val="20"/>
          <w:rPrChange w:id="462" w:author="Abraham Isaac Jacob Gajardo Cortez (masterin)" w:date="2020-12-01T22:06:00Z">
            <w:rPr>
              <w:rFonts w:ascii="Times New Roman" w:eastAsia="Times New Roman" w:hAnsi="Times New Roman" w:cs="Times New Roman"/>
              <w:b/>
              <w:iCs/>
              <w:szCs w:val="22"/>
            </w:rPr>
          </w:rPrChange>
        </w:rPr>
      </w:pPr>
    </w:p>
    <w:p w14:paraId="1C4696B5" w14:textId="524B654E" w:rsidR="0039530A" w:rsidRPr="00FF73C3" w:rsidRDefault="002E2795" w:rsidP="00631755">
      <w:pPr>
        <w:spacing w:before="120" w:line="360" w:lineRule="auto"/>
        <w:ind w:firstLine="720"/>
        <w:jc w:val="both"/>
        <w:rPr>
          <w:rFonts w:ascii="Times New Roman" w:eastAsia="Times New Roman" w:hAnsi="Times New Roman" w:cs="Times New Roman"/>
          <w:sz w:val="20"/>
          <w:szCs w:val="20"/>
          <w:rPrChange w:id="463"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bCs/>
          <w:iCs/>
          <w:sz w:val="20"/>
          <w:szCs w:val="20"/>
          <w:rPrChange w:id="464" w:author="Abraham Isaac Jacob Gajardo Cortez (masterin)" w:date="2020-12-01T22:06:00Z">
            <w:rPr>
              <w:rFonts w:ascii="Times New Roman" w:eastAsia="Times New Roman" w:hAnsi="Times New Roman" w:cs="Times New Roman"/>
              <w:bCs/>
              <w:iCs/>
              <w:szCs w:val="22"/>
            </w:rPr>
          </w:rPrChange>
        </w:rPr>
        <w:t>We used two primary out</w:t>
      </w:r>
      <w:ins w:id="465" w:author="Andrés González Santa Cruz" w:date="2020-12-05T12:36:00Z">
        <w:r w:rsidR="002A2497">
          <w:rPr>
            <w:rFonts w:ascii="Times New Roman" w:eastAsia="Times New Roman" w:hAnsi="Times New Roman" w:cs="Times New Roman"/>
            <w:bCs/>
            <w:iCs/>
            <w:sz w:val="20"/>
            <w:szCs w:val="20"/>
          </w:rPr>
          <w:t>c</w:t>
        </w:r>
      </w:ins>
      <w:r w:rsidRPr="00FF73C3">
        <w:rPr>
          <w:rFonts w:ascii="Times New Roman" w:eastAsia="Times New Roman" w:hAnsi="Times New Roman" w:cs="Times New Roman"/>
          <w:bCs/>
          <w:iCs/>
          <w:sz w:val="20"/>
          <w:szCs w:val="20"/>
          <w:rPrChange w:id="466" w:author="Abraham Isaac Jacob Gajardo Cortez (masterin)" w:date="2020-12-01T22:06:00Z">
            <w:rPr>
              <w:rFonts w:ascii="Times New Roman" w:eastAsia="Times New Roman" w:hAnsi="Times New Roman" w:cs="Times New Roman"/>
              <w:bCs/>
              <w:iCs/>
              <w:szCs w:val="22"/>
            </w:rPr>
          </w:rPrChange>
        </w:rPr>
        <w:t xml:space="preserve">omes. </w:t>
      </w:r>
      <w:r w:rsidR="00967B06" w:rsidRPr="00FF73C3">
        <w:rPr>
          <w:rFonts w:ascii="Times New Roman" w:eastAsia="Times New Roman" w:hAnsi="Times New Roman" w:cs="Times New Roman"/>
          <w:sz w:val="20"/>
          <w:szCs w:val="20"/>
          <w:rPrChange w:id="467" w:author="Abraham Isaac Jacob Gajardo Cortez (masterin)" w:date="2020-12-01T22:06:00Z">
            <w:rPr>
              <w:rFonts w:ascii="Times New Roman" w:eastAsia="Times New Roman" w:hAnsi="Times New Roman" w:cs="Times New Roman"/>
              <w:szCs w:val="22"/>
            </w:rPr>
          </w:rPrChange>
        </w:rPr>
        <w:t>H</w:t>
      </w:r>
      <w:r w:rsidR="0039530A" w:rsidRPr="00FF73C3">
        <w:rPr>
          <w:rFonts w:ascii="Times New Roman" w:eastAsia="Times New Roman" w:hAnsi="Times New Roman" w:cs="Times New Roman"/>
          <w:sz w:val="20"/>
          <w:szCs w:val="20"/>
          <w:rPrChange w:id="468" w:author="Abraham Isaac Jacob Gajardo Cortez (masterin)" w:date="2020-12-01T22:06:00Z">
            <w:rPr>
              <w:rFonts w:ascii="Times New Roman" w:eastAsia="Times New Roman" w:hAnsi="Times New Roman" w:cs="Times New Roman"/>
              <w:szCs w:val="22"/>
            </w:rPr>
          </w:rPrChange>
        </w:rPr>
        <w:t>ealth services utilization</w:t>
      </w:r>
      <w:r w:rsidR="00967B06" w:rsidRPr="00FF73C3">
        <w:rPr>
          <w:rFonts w:ascii="Times New Roman" w:eastAsia="Times New Roman" w:hAnsi="Times New Roman" w:cs="Times New Roman"/>
          <w:sz w:val="20"/>
          <w:szCs w:val="20"/>
          <w:rPrChange w:id="469" w:author="Abraham Isaac Jacob Gajardo Cortez (masterin)" w:date="2020-12-01T22:06:00Z">
            <w:rPr>
              <w:rFonts w:ascii="Times New Roman" w:eastAsia="Times New Roman" w:hAnsi="Times New Roman" w:cs="Times New Roman"/>
              <w:szCs w:val="22"/>
            </w:rPr>
          </w:rPrChange>
        </w:rPr>
        <w:t xml:space="preserve"> was measured as the weekly </w:t>
      </w:r>
      <w:r w:rsidR="0039530A" w:rsidRPr="00FF73C3">
        <w:rPr>
          <w:rFonts w:ascii="Times New Roman" w:eastAsia="Times New Roman" w:hAnsi="Times New Roman" w:cs="Times New Roman"/>
          <w:sz w:val="20"/>
          <w:szCs w:val="20"/>
          <w:rPrChange w:id="470" w:author="Abraham Isaac Jacob Gajardo Cortez (masterin)" w:date="2020-12-01T22:06:00Z">
            <w:rPr>
              <w:rFonts w:ascii="Times New Roman" w:eastAsia="Times New Roman" w:hAnsi="Times New Roman" w:cs="Times New Roman"/>
              <w:szCs w:val="22"/>
            </w:rPr>
          </w:rPrChange>
        </w:rPr>
        <w:t>count</w:t>
      </w:r>
      <w:r w:rsidR="00967B06" w:rsidRPr="00FF73C3">
        <w:rPr>
          <w:rFonts w:ascii="Times New Roman" w:eastAsia="Times New Roman" w:hAnsi="Times New Roman" w:cs="Times New Roman"/>
          <w:sz w:val="20"/>
          <w:szCs w:val="20"/>
          <w:rPrChange w:id="471" w:author="Abraham Isaac Jacob Gajardo Cortez (masterin)" w:date="2020-12-01T22:06:00Z">
            <w:rPr>
              <w:rFonts w:ascii="Times New Roman" w:eastAsia="Times New Roman" w:hAnsi="Times New Roman" w:cs="Times New Roman"/>
              <w:szCs w:val="22"/>
            </w:rPr>
          </w:rPrChange>
        </w:rPr>
        <w:t xml:space="preserve">s of </w:t>
      </w:r>
      <w:r w:rsidR="0039530A" w:rsidRPr="00FF73C3">
        <w:rPr>
          <w:rFonts w:ascii="Times New Roman" w:eastAsia="Times New Roman" w:hAnsi="Times New Roman" w:cs="Times New Roman"/>
          <w:sz w:val="20"/>
          <w:szCs w:val="20"/>
          <w:rPrChange w:id="472" w:author="Abraham Isaac Jacob Gajardo Cortez (masterin)" w:date="2020-12-01T22:06:00Z">
            <w:rPr>
              <w:rFonts w:ascii="Times New Roman" w:eastAsia="Times New Roman" w:hAnsi="Times New Roman" w:cs="Times New Roman"/>
              <w:szCs w:val="22"/>
            </w:rPr>
          </w:rPrChange>
        </w:rPr>
        <w:t xml:space="preserve">ED consultations and </w:t>
      </w:r>
      <w:r w:rsidR="00CA0A9D" w:rsidRPr="00FF73C3">
        <w:rPr>
          <w:rFonts w:ascii="Times New Roman" w:eastAsia="Times New Roman" w:hAnsi="Times New Roman" w:cs="Times New Roman"/>
          <w:sz w:val="20"/>
          <w:szCs w:val="20"/>
          <w:rPrChange w:id="473" w:author="Abraham Isaac Jacob Gajardo Cortez (masterin)" w:date="2020-12-01T22:06:00Z">
            <w:rPr>
              <w:rFonts w:ascii="Times New Roman" w:eastAsia="Times New Roman" w:hAnsi="Times New Roman" w:cs="Times New Roman"/>
              <w:szCs w:val="22"/>
            </w:rPr>
          </w:rPrChange>
        </w:rPr>
        <w:t>hospitalizations</w:t>
      </w:r>
      <w:r w:rsidR="0039530A" w:rsidRPr="00FF73C3">
        <w:rPr>
          <w:rFonts w:ascii="Times New Roman" w:eastAsia="Times New Roman" w:hAnsi="Times New Roman" w:cs="Times New Roman"/>
          <w:sz w:val="20"/>
          <w:szCs w:val="20"/>
          <w:rPrChange w:id="474" w:author="Abraham Isaac Jacob Gajardo Cortez (masterin)" w:date="2020-12-01T22:06:00Z">
            <w:rPr>
              <w:rFonts w:ascii="Times New Roman" w:eastAsia="Times New Roman" w:hAnsi="Times New Roman" w:cs="Times New Roman"/>
              <w:szCs w:val="22"/>
            </w:rPr>
          </w:rPrChange>
        </w:rPr>
        <w:t xml:space="preserve"> for trauma</w:t>
      </w:r>
      <w:r w:rsidR="00967B06" w:rsidRPr="00FF73C3">
        <w:rPr>
          <w:rFonts w:ascii="Times New Roman" w:eastAsia="Times New Roman" w:hAnsi="Times New Roman" w:cs="Times New Roman"/>
          <w:sz w:val="20"/>
          <w:szCs w:val="20"/>
          <w:rPrChange w:id="475" w:author="Abraham Isaac Jacob Gajardo Cortez (masterin)" w:date="2020-12-01T22:06:00Z">
            <w:rPr>
              <w:rFonts w:ascii="Times New Roman" w:eastAsia="Times New Roman" w:hAnsi="Times New Roman" w:cs="Times New Roman"/>
              <w:szCs w:val="22"/>
            </w:rPr>
          </w:rPrChange>
        </w:rPr>
        <w:t xml:space="preserve"> and </w:t>
      </w:r>
      <w:r w:rsidR="0039530A" w:rsidRPr="00FF73C3">
        <w:rPr>
          <w:rFonts w:ascii="Times New Roman" w:eastAsia="Times New Roman" w:hAnsi="Times New Roman" w:cs="Times New Roman"/>
          <w:sz w:val="20"/>
          <w:szCs w:val="20"/>
          <w:rPrChange w:id="476" w:author="Abraham Isaac Jacob Gajardo Cortez (masterin)" w:date="2020-12-01T22:06:00Z">
            <w:rPr>
              <w:rFonts w:ascii="Times New Roman" w:eastAsia="Times New Roman" w:hAnsi="Times New Roman" w:cs="Times New Roman"/>
              <w:szCs w:val="22"/>
            </w:rPr>
          </w:rPrChange>
        </w:rPr>
        <w:t>respiratory</w:t>
      </w:r>
      <w:r w:rsidR="00967B06" w:rsidRPr="00FF73C3">
        <w:rPr>
          <w:rFonts w:ascii="Times New Roman" w:eastAsia="Times New Roman" w:hAnsi="Times New Roman" w:cs="Times New Roman"/>
          <w:sz w:val="20"/>
          <w:szCs w:val="20"/>
          <w:rPrChange w:id="477" w:author="Abraham Isaac Jacob Gajardo Cortez (masterin)" w:date="2020-12-01T22:06:00Z">
            <w:rPr>
              <w:rFonts w:ascii="Times New Roman" w:eastAsia="Times New Roman" w:hAnsi="Times New Roman" w:cs="Times New Roman"/>
              <w:szCs w:val="22"/>
            </w:rPr>
          </w:rPrChange>
        </w:rPr>
        <w:t xml:space="preserve"> causes</w:t>
      </w:r>
      <w:r w:rsidR="0039530A" w:rsidRPr="00FF73C3">
        <w:rPr>
          <w:rFonts w:ascii="Times New Roman" w:eastAsia="Times New Roman" w:hAnsi="Times New Roman" w:cs="Times New Roman"/>
          <w:sz w:val="20"/>
          <w:szCs w:val="20"/>
          <w:rPrChange w:id="478" w:author="Abraham Isaac Jacob Gajardo Cortez (masterin)" w:date="2020-12-01T22:06:00Z">
            <w:rPr>
              <w:rFonts w:ascii="Times New Roman" w:eastAsia="Times New Roman" w:hAnsi="Times New Roman" w:cs="Times New Roman"/>
              <w:szCs w:val="22"/>
            </w:rPr>
          </w:rPrChange>
        </w:rPr>
        <w:t>.</w:t>
      </w:r>
      <w:r w:rsidR="00CA0A9D" w:rsidRPr="00FF73C3">
        <w:rPr>
          <w:rFonts w:ascii="Times New Roman" w:eastAsia="Times New Roman" w:hAnsi="Times New Roman" w:cs="Times New Roman"/>
          <w:sz w:val="20"/>
          <w:szCs w:val="20"/>
          <w:rPrChange w:id="479" w:author="Abraham Isaac Jacob Gajardo Cortez (masterin)" w:date="2020-12-01T22:06:00Z">
            <w:rPr>
              <w:rFonts w:ascii="Times New Roman" w:eastAsia="Times New Roman" w:hAnsi="Times New Roman" w:cs="Times New Roman"/>
              <w:szCs w:val="22"/>
            </w:rPr>
          </w:rPrChange>
        </w:rPr>
        <w:t xml:space="preserve"> </w:t>
      </w:r>
      <w:r w:rsidR="00967B06" w:rsidRPr="00FF73C3">
        <w:rPr>
          <w:rFonts w:ascii="Times New Roman" w:eastAsia="Times New Roman" w:hAnsi="Times New Roman" w:cs="Times New Roman"/>
          <w:sz w:val="20"/>
          <w:szCs w:val="20"/>
          <w:rPrChange w:id="480" w:author="Abraham Isaac Jacob Gajardo Cortez (masterin)" w:date="2020-12-01T22:06:00Z">
            <w:rPr>
              <w:rFonts w:ascii="Times New Roman" w:eastAsia="Times New Roman" w:hAnsi="Times New Roman" w:cs="Times New Roman"/>
              <w:szCs w:val="22"/>
            </w:rPr>
          </w:rPrChange>
        </w:rPr>
        <w:t>We also looked at the rate of hospitalizations for each cause among people admitted for the same causes per 1,000.</w:t>
      </w:r>
    </w:p>
    <w:p w14:paraId="3623E4E8" w14:textId="1A116C34" w:rsidR="00D25B6B" w:rsidRPr="00FF73C3" w:rsidRDefault="00D25B6B" w:rsidP="00F07322">
      <w:pPr>
        <w:spacing w:before="120" w:line="360" w:lineRule="auto"/>
        <w:jc w:val="both"/>
        <w:rPr>
          <w:rFonts w:ascii="Times New Roman" w:eastAsia="Times New Roman" w:hAnsi="Times New Roman" w:cs="Times New Roman"/>
          <w:sz w:val="20"/>
          <w:szCs w:val="20"/>
          <w:rPrChange w:id="481" w:author="Abraham Isaac Jacob Gajardo Cortez (masterin)" w:date="2020-12-01T22:06:00Z">
            <w:rPr>
              <w:rFonts w:ascii="Times New Roman" w:eastAsia="Times New Roman" w:hAnsi="Times New Roman" w:cs="Times New Roman"/>
              <w:szCs w:val="22"/>
            </w:rPr>
          </w:rPrChange>
        </w:rPr>
      </w:pPr>
    </w:p>
    <w:p w14:paraId="457C7E68" w14:textId="0103B021" w:rsidR="003146D9" w:rsidRPr="00FF73C3" w:rsidRDefault="002E2795" w:rsidP="00631755">
      <w:pPr>
        <w:spacing w:before="120" w:line="360" w:lineRule="auto"/>
        <w:ind w:firstLine="720"/>
        <w:jc w:val="both"/>
        <w:rPr>
          <w:rFonts w:ascii="Times New Roman" w:eastAsia="Times New Roman" w:hAnsi="Times New Roman" w:cs="Times New Roman"/>
          <w:sz w:val="20"/>
          <w:szCs w:val="20"/>
          <w:rPrChange w:id="482" w:author="Abraham Isaac Jacob Gajardo Cortez (masterin)" w:date="2020-12-01T22:06:00Z">
            <w:rPr>
              <w:rFonts w:ascii="Times New Roman" w:eastAsia="Times New Roman" w:hAnsi="Times New Roman" w:cs="Times New Roman"/>
              <w:szCs w:val="22"/>
            </w:rPr>
          </w:rPrChange>
        </w:rPr>
      </w:pPr>
      <w:r w:rsidRPr="00FF73C3">
        <w:rPr>
          <w:rFonts w:ascii="Times New Roman" w:eastAsia="Times New Roman" w:hAnsi="Times New Roman" w:cs="Times New Roman"/>
          <w:sz w:val="20"/>
          <w:szCs w:val="20"/>
          <w:rPrChange w:id="483" w:author="Abraham Isaac Jacob Gajardo Cortez (masterin)" w:date="2020-12-01T22:06:00Z">
            <w:rPr>
              <w:rFonts w:ascii="Times New Roman" w:eastAsia="Times New Roman" w:hAnsi="Times New Roman" w:cs="Times New Roman"/>
              <w:szCs w:val="22"/>
            </w:rPr>
          </w:rPrChange>
        </w:rPr>
        <w:t>Also, w</w:t>
      </w:r>
      <w:r w:rsidR="00E86F15" w:rsidRPr="00FF73C3">
        <w:rPr>
          <w:rFonts w:ascii="Times New Roman" w:eastAsia="Times New Roman" w:hAnsi="Times New Roman" w:cs="Times New Roman"/>
          <w:sz w:val="20"/>
          <w:szCs w:val="20"/>
          <w:rPrChange w:id="484" w:author="Abraham Isaac Jacob Gajardo Cortez (masterin)" w:date="2020-12-01T22:06:00Z">
            <w:rPr>
              <w:rFonts w:ascii="Times New Roman" w:eastAsia="Times New Roman" w:hAnsi="Times New Roman" w:cs="Times New Roman"/>
              <w:szCs w:val="22"/>
            </w:rPr>
          </w:rPrChange>
        </w:rPr>
        <w:t>e included the circulatory system causes as a control</w:t>
      </w:r>
      <w:r w:rsidR="005E4D3F" w:rsidRPr="00FF73C3">
        <w:rPr>
          <w:rFonts w:ascii="Times New Roman" w:eastAsia="Times New Roman" w:hAnsi="Times New Roman" w:cs="Times New Roman"/>
          <w:sz w:val="20"/>
          <w:szCs w:val="20"/>
          <w:rPrChange w:id="485" w:author="Abraham Isaac Jacob Gajardo Cortez (masterin)" w:date="2020-12-01T22:06:00Z">
            <w:rPr>
              <w:rFonts w:ascii="Times New Roman" w:eastAsia="Times New Roman" w:hAnsi="Times New Roman" w:cs="Times New Roman"/>
              <w:szCs w:val="22"/>
            </w:rPr>
          </w:rPrChange>
        </w:rPr>
        <w:t xml:space="preserve"> trend</w:t>
      </w:r>
      <w:r w:rsidR="00E86F15" w:rsidRPr="00FF73C3">
        <w:rPr>
          <w:rFonts w:ascii="Times New Roman" w:eastAsia="Times New Roman" w:hAnsi="Times New Roman" w:cs="Times New Roman"/>
          <w:sz w:val="20"/>
          <w:szCs w:val="20"/>
          <w:rPrChange w:id="486" w:author="Abraham Isaac Jacob Gajardo Cortez (masterin)" w:date="2020-12-01T22:06:00Z">
            <w:rPr>
              <w:rFonts w:ascii="Times New Roman" w:eastAsia="Times New Roman" w:hAnsi="Times New Roman" w:cs="Times New Roman"/>
              <w:szCs w:val="22"/>
            </w:rPr>
          </w:rPrChange>
        </w:rPr>
        <w:t xml:space="preserve">, </w:t>
      </w:r>
      <w:r w:rsidR="005E4D3F" w:rsidRPr="00FF73C3">
        <w:rPr>
          <w:rFonts w:ascii="Times New Roman" w:eastAsia="Times New Roman" w:hAnsi="Times New Roman" w:cs="Times New Roman"/>
          <w:sz w:val="20"/>
          <w:szCs w:val="20"/>
          <w:rPrChange w:id="487" w:author="Abraham Isaac Jacob Gajardo Cortez (masterin)" w:date="2020-12-01T22:06:00Z">
            <w:rPr>
              <w:rFonts w:ascii="Times New Roman" w:eastAsia="Times New Roman" w:hAnsi="Times New Roman" w:cs="Times New Roman"/>
              <w:szCs w:val="22"/>
            </w:rPr>
          </w:rPrChange>
        </w:rPr>
        <w:t xml:space="preserve">assuming that most of these </w:t>
      </w:r>
      <w:r w:rsidR="004129C6" w:rsidRPr="00FF73C3">
        <w:rPr>
          <w:rFonts w:ascii="Times New Roman" w:eastAsia="Times New Roman" w:hAnsi="Times New Roman" w:cs="Times New Roman"/>
          <w:sz w:val="20"/>
          <w:szCs w:val="20"/>
          <w:rPrChange w:id="488" w:author="Abraham Isaac Jacob Gajardo Cortez (masterin)" w:date="2020-12-01T22:06:00Z">
            <w:rPr>
              <w:rFonts w:ascii="Times New Roman" w:eastAsia="Times New Roman" w:hAnsi="Times New Roman" w:cs="Times New Roman"/>
              <w:szCs w:val="22"/>
            </w:rPr>
          </w:rPrChange>
        </w:rPr>
        <w:t>ED admissions</w:t>
      </w:r>
      <w:r w:rsidR="005E4D3F" w:rsidRPr="00FF73C3">
        <w:rPr>
          <w:rFonts w:ascii="Times New Roman" w:eastAsia="Times New Roman" w:hAnsi="Times New Roman" w:cs="Times New Roman"/>
          <w:sz w:val="20"/>
          <w:szCs w:val="20"/>
          <w:rPrChange w:id="489" w:author="Abraham Isaac Jacob Gajardo Cortez (masterin)" w:date="2020-12-01T22:06:00Z">
            <w:rPr>
              <w:rFonts w:ascii="Times New Roman" w:eastAsia="Times New Roman" w:hAnsi="Times New Roman" w:cs="Times New Roman"/>
              <w:szCs w:val="22"/>
            </w:rPr>
          </w:rPrChange>
        </w:rPr>
        <w:t xml:space="preserve"> were not directly related to </w:t>
      </w:r>
      <w:r w:rsidR="008F199D" w:rsidRPr="00FF73C3">
        <w:rPr>
          <w:rFonts w:ascii="Times New Roman" w:eastAsia="Times New Roman" w:hAnsi="Times New Roman" w:cs="Times New Roman"/>
          <w:sz w:val="20"/>
          <w:szCs w:val="20"/>
          <w:rPrChange w:id="490" w:author="Abraham Isaac Jacob Gajardo Cortez (masterin)" w:date="2020-12-01T22:06:00Z">
            <w:rPr>
              <w:rFonts w:ascii="Times New Roman" w:eastAsia="Times New Roman" w:hAnsi="Times New Roman" w:cs="Times New Roman"/>
              <w:szCs w:val="22"/>
            </w:rPr>
          </w:rPrChange>
        </w:rPr>
        <w:t xml:space="preserve">most of the immediate consequences to health in users. This </w:t>
      </w:r>
      <w:r w:rsidRPr="00FF73C3">
        <w:rPr>
          <w:rFonts w:ascii="Times New Roman" w:eastAsia="Times New Roman" w:hAnsi="Times New Roman" w:cs="Times New Roman"/>
          <w:sz w:val="20"/>
          <w:szCs w:val="20"/>
          <w:rPrChange w:id="491" w:author="Abraham Isaac Jacob Gajardo Cortez (masterin)" w:date="2020-12-01T22:06:00Z">
            <w:rPr>
              <w:rFonts w:ascii="Times New Roman" w:eastAsia="Times New Roman" w:hAnsi="Times New Roman" w:cs="Times New Roman"/>
              <w:szCs w:val="22"/>
            </w:rPr>
          </w:rPrChange>
        </w:rPr>
        <w:t xml:space="preserve">covariate </w:t>
      </w:r>
      <w:r w:rsidR="008F199D" w:rsidRPr="00FF73C3">
        <w:rPr>
          <w:rFonts w:ascii="Times New Roman" w:eastAsia="Times New Roman" w:hAnsi="Times New Roman" w:cs="Times New Roman"/>
          <w:sz w:val="20"/>
          <w:szCs w:val="20"/>
          <w:rPrChange w:id="492" w:author="Abraham Isaac Jacob Gajardo Cortez (masterin)" w:date="2020-12-01T22:06:00Z">
            <w:rPr>
              <w:rFonts w:ascii="Times New Roman" w:eastAsia="Times New Roman" w:hAnsi="Times New Roman" w:cs="Times New Roman"/>
              <w:szCs w:val="22"/>
            </w:rPr>
          </w:rPrChange>
        </w:rPr>
        <w:t>isolate</w:t>
      </w:r>
      <w:r w:rsidRPr="00FF73C3">
        <w:rPr>
          <w:rFonts w:ascii="Times New Roman" w:eastAsia="Times New Roman" w:hAnsi="Times New Roman" w:cs="Times New Roman"/>
          <w:sz w:val="20"/>
          <w:szCs w:val="20"/>
          <w:rPrChange w:id="493" w:author="Abraham Isaac Jacob Gajardo Cortez (masterin)" w:date="2020-12-01T22:06:00Z">
            <w:rPr>
              <w:rFonts w:ascii="Times New Roman" w:eastAsia="Times New Roman" w:hAnsi="Times New Roman" w:cs="Times New Roman"/>
              <w:szCs w:val="22"/>
            </w:rPr>
          </w:rPrChange>
        </w:rPr>
        <w:t>s the</w:t>
      </w:r>
      <w:r w:rsidR="008F199D" w:rsidRPr="00FF73C3">
        <w:rPr>
          <w:rFonts w:ascii="Times New Roman" w:eastAsia="Times New Roman" w:hAnsi="Times New Roman" w:cs="Times New Roman"/>
          <w:sz w:val="20"/>
          <w:szCs w:val="20"/>
          <w:rPrChange w:id="494" w:author="Abraham Isaac Jacob Gajardo Cortez (masterin)" w:date="2020-12-01T22:06:00Z">
            <w:rPr>
              <w:rFonts w:ascii="Times New Roman" w:eastAsia="Times New Roman" w:hAnsi="Times New Roman" w:cs="Times New Roman"/>
              <w:szCs w:val="22"/>
            </w:rPr>
          </w:rPrChange>
        </w:rPr>
        <w:t xml:space="preserve"> effects related to confounding changes due to difficulties to access to health facilities.</w:t>
      </w:r>
    </w:p>
    <w:p w14:paraId="614D0F21" w14:textId="77777777" w:rsidR="0040344C" w:rsidRPr="00FF73C3" w:rsidRDefault="0040344C" w:rsidP="00F07322">
      <w:pPr>
        <w:spacing w:line="360" w:lineRule="auto"/>
        <w:jc w:val="both"/>
        <w:rPr>
          <w:rFonts w:ascii="Times New Roman" w:eastAsia="Times New Roman" w:hAnsi="Times New Roman" w:cs="Times New Roman"/>
          <w:sz w:val="20"/>
          <w:szCs w:val="20"/>
          <w:rPrChange w:id="495" w:author="Abraham Isaac Jacob Gajardo Cortez (masterin)" w:date="2020-12-01T22:06:00Z">
            <w:rPr>
              <w:rFonts w:ascii="Times New Roman" w:eastAsia="Times New Roman" w:hAnsi="Times New Roman" w:cs="Times New Roman"/>
              <w:szCs w:val="22"/>
            </w:rPr>
          </w:rPrChange>
        </w:rPr>
      </w:pPr>
    </w:p>
    <w:p w14:paraId="48507FA1" w14:textId="5D094674" w:rsidR="0042387A" w:rsidRPr="00FF73C3" w:rsidRDefault="004129C6" w:rsidP="00F07322">
      <w:pPr>
        <w:spacing w:line="360" w:lineRule="auto"/>
        <w:jc w:val="both"/>
        <w:rPr>
          <w:rFonts w:ascii="Times New Roman" w:eastAsia="Times New Roman" w:hAnsi="Times New Roman" w:cs="Times New Roman"/>
          <w:bCs/>
          <w:i/>
          <w:iCs/>
          <w:sz w:val="20"/>
          <w:szCs w:val="20"/>
          <w:rPrChange w:id="496" w:author="Abraham Isaac Jacob Gajardo Cortez (masterin)" w:date="2020-12-01T22:06:00Z">
            <w:rPr>
              <w:rFonts w:ascii="Times New Roman" w:eastAsia="Times New Roman" w:hAnsi="Times New Roman" w:cs="Times New Roman"/>
              <w:bCs/>
              <w:i/>
              <w:iCs/>
              <w:szCs w:val="22"/>
            </w:rPr>
          </w:rPrChange>
        </w:rPr>
      </w:pPr>
      <w:r w:rsidRPr="00FF73C3">
        <w:rPr>
          <w:rFonts w:ascii="Times New Roman" w:eastAsia="Times New Roman" w:hAnsi="Times New Roman" w:cs="Times New Roman"/>
          <w:bCs/>
          <w:i/>
          <w:iCs/>
          <w:sz w:val="20"/>
          <w:szCs w:val="20"/>
          <w:rPrChange w:id="497" w:author="Abraham Isaac Jacob Gajardo Cortez (masterin)" w:date="2020-12-01T22:06:00Z">
            <w:rPr>
              <w:rFonts w:ascii="Times New Roman" w:eastAsia="Times New Roman" w:hAnsi="Times New Roman" w:cs="Times New Roman"/>
              <w:bCs/>
              <w:i/>
              <w:iCs/>
              <w:szCs w:val="22"/>
            </w:rPr>
          </w:rPrChange>
        </w:rPr>
        <w:t>Statistics</w:t>
      </w:r>
    </w:p>
    <w:p w14:paraId="64A568DA" w14:textId="2FBC75B5" w:rsidR="005E4D3F" w:rsidRDefault="00410253" w:rsidP="00F07322">
      <w:pPr>
        <w:spacing w:line="360" w:lineRule="auto"/>
        <w:ind w:firstLine="720"/>
        <w:jc w:val="both"/>
        <w:rPr>
          <w:ins w:id="498" w:author="Andrés González Santa Cruz" w:date="2020-12-06T16:43:00Z"/>
          <w:rFonts w:ascii="Times New Roman" w:eastAsia="Times New Roman" w:hAnsi="Times New Roman" w:cs="Times New Roman"/>
          <w:iCs/>
          <w:sz w:val="20"/>
          <w:szCs w:val="20"/>
        </w:rPr>
      </w:pPr>
      <w:r w:rsidRPr="00E15B8C">
        <w:rPr>
          <w:rFonts w:ascii="Times New Roman" w:eastAsia="Times New Roman" w:hAnsi="Times New Roman" w:cs="Times New Roman"/>
          <w:iCs/>
          <w:sz w:val="20"/>
          <w:szCs w:val="20"/>
          <w:rPrChange w:id="499" w:author="Andrés González Santa Cruz" w:date="2020-12-05T20:38:00Z">
            <w:rPr>
              <w:rFonts w:ascii="Times New Roman" w:eastAsia="Times New Roman" w:hAnsi="Times New Roman" w:cs="Times New Roman"/>
              <w:iCs/>
              <w:szCs w:val="22"/>
            </w:rPr>
          </w:rPrChange>
        </w:rPr>
        <w:t xml:space="preserve">To evaluate the </w:t>
      </w:r>
      <w:r w:rsidR="00967B06" w:rsidRPr="00E15B8C">
        <w:rPr>
          <w:rFonts w:ascii="Times New Roman" w:eastAsia="Times New Roman" w:hAnsi="Times New Roman" w:cs="Times New Roman"/>
          <w:iCs/>
          <w:sz w:val="20"/>
          <w:szCs w:val="20"/>
          <w:rPrChange w:id="500" w:author="Andrés González Santa Cruz" w:date="2020-12-05T20:38:00Z">
            <w:rPr>
              <w:rFonts w:ascii="Times New Roman" w:eastAsia="Times New Roman" w:hAnsi="Times New Roman" w:cs="Times New Roman"/>
              <w:iCs/>
              <w:szCs w:val="22"/>
            </w:rPr>
          </w:rPrChange>
        </w:rPr>
        <w:t>effect</w:t>
      </w:r>
      <w:r w:rsidRPr="00E15B8C">
        <w:rPr>
          <w:rFonts w:ascii="Times New Roman" w:eastAsia="Times New Roman" w:hAnsi="Times New Roman" w:cs="Times New Roman"/>
          <w:iCs/>
          <w:sz w:val="20"/>
          <w:szCs w:val="20"/>
          <w:rPrChange w:id="501" w:author="Andrés González Santa Cruz" w:date="2020-12-05T20:38:00Z">
            <w:rPr>
              <w:rFonts w:ascii="Times New Roman" w:eastAsia="Times New Roman" w:hAnsi="Times New Roman" w:cs="Times New Roman"/>
              <w:iCs/>
              <w:szCs w:val="22"/>
            </w:rPr>
          </w:rPrChange>
        </w:rPr>
        <w:t xml:space="preserve"> of social protest</w:t>
      </w:r>
      <w:r w:rsidR="008F0875" w:rsidRPr="00E15B8C">
        <w:rPr>
          <w:rFonts w:ascii="Times New Roman" w:eastAsia="Times New Roman" w:hAnsi="Times New Roman" w:cs="Times New Roman"/>
          <w:iCs/>
          <w:sz w:val="20"/>
          <w:szCs w:val="20"/>
          <w:rPrChange w:id="502" w:author="Andrés González Santa Cruz" w:date="2020-12-05T20:38:00Z">
            <w:rPr>
              <w:rFonts w:ascii="Times New Roman" w:eastAsia="Times New Roman" w:hAnsi="Times New Roman" w:cs="Times New Roman"/>
              <w:iCs/>
              <w:szCs w:val="22"/>
            </w:rPr>
          </w:rPrChange>
        </w:rPr>
        <w:t>s</w:t>
      </w:r>
      <w:r w:rsidRPr="00E15B8C">
        <w:rPr>
          <w:rFonts w:ascii="Times New Roman" w:eastAsia="Times New Roman" w:hAnsi="Times New Roman" w:cs="Times New Roman"/>
          <w:iCs/>
          <w:sz w:val="20"/>
          <w:szCs w:val="20"/>
          <w:rPrChange w:id="503" w:author="Andrés González Santa Cruz" w:date="2020-12-05T20:38:00Z">
            <w:rPr>
              <w:rFonts w:ascii="Times New Roman" w:eastAsia="Times New Roman" w:hAnsi="Times New Roman" w:cs="Times New Roman"/>
              <w:iCs/>
              <w:szCs w:val="22"/>
            </w:rPr>
          </w:rPrChange>
        </w:rPr>
        <w:t xml:space="preserve"> </w:t>
      </w:r>
      <w:r w:rsidR="00967B06" w:rsidRPr="00E15B8C">
        <w:rPr>
          <w:rFonts w:ascii="Times New Roman" w:eastAsia="Times New Roman" w:hAnsi="Times New Roman" w:cs="Times New Roman"/>
          <w:iCs/>
          <w:sz w:val="20"/>
          <w:szCs w:val="20"/>
          <w:rPrChange w:id="504" w:author="Andrés González Santa Cruz" w:date="2020-12-05T20:38:00Z">
            <w:rPr>
              <w:rFonts w:ascii="Times New Roman" w:eastAsia="Times New Roman" w:hAnsi="Times New Roman" w:cs="Times New Roman"/>
              <w:iCs/>
              <w:szCs w:val="22"/>
            </w:rPr>
          </w:rPrChange>
        </w:rPr>
        <w:t>on E</w:t>
      </w:r>
      <w:r w:rsidR="004129C6" w:rsidRPr="00E15B8C">
        <w:rPr>
          <w:rFonts w:ascii="Times New Roman" w:eastAsia="Times New Roman" w:hAnsi="Times New Roman" w:cs="Times New Roman"/>
          <w:iCs/>
          <w:sz w:val="20"/>
          <w:szCs w:val="20"/>
          <w:rPrChange w:id="505" w:author="Andrés González Santa Cruz" w:date="2020-12-05T20:38:00Z">
            <w:rPr>
              <w:rFonts w:ascii="Times New Roman" w:eastAsia="Times New Roman" w:hAnsi="Times New Roman" w:cs="Times New Roman"/>
              <w:iCs/>
              <w:szCs w:val="22"/>
            </w:rPr>
          </w:rPrChange>
        </w:rPr>
        <w:t>D</w:t>
      </w:r>
      <w:r w:rsidR="00967B06" w:rsidRPr="00E15B8C">
        <w:rPr>
          <w:rFonts w:ascii="Times New Roman" w:eastAsia="Times New Roman" w:hAnsi="Times New Roman" w:cs="Times New Roman"/>
          <w:iCs/>
          <w:sz w:val="20"/>
          <w:szCs w:val="20"/>
          <w:rPrChange w:id="506" w:author="Andrés González Santa Cruz" w:date="2020-12-05T20:38:00Z">
            <w:rPr>
              <w:rFonts w:ascii="Times New Roman" w:eastAsia="Times New Roman" w:hAnsi="Times New Roman" w:cs="Times New Roman"/>
              <w:iCs/>
              <w:szCs w:val="22"/>
            </w:rPr>
          </w:rPrChange>
        </w:rPr>
        <w:t xml:space="preserve"> service utilization</w:t>
      </w:r>
      <w:ins w:id="507" w:author="Andrés González Santa Cruz" w:date="2020-12-03T15:59:00Z">
        <w:r w:rsidR="00D41248" w:rsidRPr="00E15B8C">
          <w:rPr>
            <w:rFonts w:ascii="Times New Roman" w:eastAsia="Times New Roman" w:hAnsi="Times New Roman" w:cs="Times New Roman"/>
            <w:iCs/>
            <w:sz w:val="20"/>
            <w:szCs w:val="20"/>
          </w:rPr>
          <w:t>,</w:t>
        </w:r>
      </w:ins>
      <w:r w:rsidR="00967B06" w:rsidRPr="00E15B8C">
        <w:rPr>
          <w:rFonts w:ascii="Times New Roman" w:eastAsia="Times New Roman" w:hAnsi="Times New Roman" w:cs="Times New Roman"/>
          <w:iCs/>
          <w:sz w:val="20"/>
          <w:szCs w:val="20"/>
          <w:rPrChange w:id="508" w:author="Andrés González Santa Cruz" w:date="2020-12-05T20:38:00Z">
            <w:rPr>
              <w:rFonts w:ascii="Times New Roman" w:eastAsia="Times New Roman" w:hAnsi="Times New Roman" w:cs="Times New Roman"/>
              <w:iCs/>
              <w:szCs w:val="22"/>
            </w:rPr>
          </w:rPrChange>
        </w:rPr>
        <w:t xml:space="preserve"> </w:t>
      </w:r>
      <w:r w:rsidR="00617F1F" w:rsidRPr="00E15B8C">
        <w:rPr>
          <w:rFonts w:ascii="Times New Roman" w:eastAsia="Times New Roman" w:hAnsi="Times New Roman" w:cs="Times New Roman"/>
          <w:iCs/>
          <w:sz w:val="20"/>
          <w:szCs w:val="20"/>
          <w:rPrChange w:id="509" w:author="Andrés González Santa Cruz" w:date="2020-12-05T20:38:00Z">
            <w:rPr>
              <w:rFonts w:ascii="Times New Roman" w:eastAsia="Times New Roman" w:hAnsi="Times New Roman" w:cs="Times New Roman"/>
              <w:iCs/>
              <w:szCs w:val="22"/>
            </w:rPr>
          </w:rPrChange>
        </w:rPr>
        <w:t>we used</w:t>
      </w:r>
      <w:r w:rsidR="00D131FE" w:rsidRPr="00E15B8C">
        <w:rPr>
          <w:rFonts w:ascii="Times New Roman" w:eastAsia="Times New Roman" w:hAnsi="Times New Roman" w:cs="Times New Roman"/>
          <w:iCs/>
          <w:sz w:val="20"/>
          <w:szCs w:val="20"/>
          <w:rPrChange w:id="510" w:author="Andrés González Santa Cruz" w:date="2020-12-05T20:38:00Z">
            <w:rPr>
              <w:rFonts w:ascii="Times New Roman" w:eastAsia="Times New Roman" w:hAnsi="Times New Roman" w:cs="Times New Roman"/>
              <w:iCs/>
              <w:szCs w:val="22"/>
            </w:rPr>
          </w:rPrChange>
        </w:rPr>
        <w:t xml:space="preserve"> </w:t>
      </w:r>
      <w:r w:rsidR="00C343E8" w:rsidRPr="00E15B8C">
        <w:rPr>
          <w:rFonts w:ascii="Times New Roman" w:eastAsia="Times New Roman" w:hAnsi="Times New Roman" w:cs="Times New Roman"/>
          <w:iCs/>
          <w:sz w:val="20"/>
          <w:szCs w:val="20"/>
          <w:rPrChange w:id="511" w:author="Andrés González Santa Cruz" w:date="2020-12-05T20:38:00Z">
            <w:rPr>
              <w:rFonts w:ascii="Times New Roman" w:eastAsia="Times New Roman" w:hAnsi="Times New Roman" w:cs="Times New Roman"/>
              <w:iCs/>
              <w:szCs w:val="22"/>
            </w:rPr>
          </w:rPrChange>
        </w:rPr>
        <w:t xml:space="preserve">Bayesian structural time series </w:t>
      </w:r>
      <w:r w:rsidR="000C2729" w:rsidRPr="00E15B8C">
        <w:rPr>
          <w:rFonts w:ascii="Times New Roman" w:eastAsia="Times New Roman" w:hAnsi="Times New Roman" w:cs="Times New Roman"/>
          <w:iCs/>
          <w:sz w:val="20"/>
          <w:szCs w:val="20"/>
          <w:rPrChange w:id="512" w:author="Andrés González Santa Cruz" w:date="2020-12-05T20:38:00Z">
            <w:rPr>
              <w:rFonts w:ascii="Times New Roman" w:eastAsia="Times New Roman" w:hAnsi="Times New Roman" w:cs="Times New Roman"/>
              <w:iCs/>
              <w:szCs w:val="22"/>
            </w:rPr>
          </w:rPrChange>
        </w:rPr>
        <w:t>(</w:t>
      </w:r>
      <w:r w:rsidR="000C2729" w:rsidRPr="00E15B8C">
        <w:rPr>
          <w:rFonts w:ascii="Times New Roman" w:eastAsia="Times New Roman" w:hAnsi="Times New Roman" w:cs="Times New Roman"/>
          <w:i/>
          <w:sz w:val="20"/>
          <w:szCs w:val="20"/>
          <w:rPrChange w:id="513" w:author="Andrés González Santa Cruz" w:date="2020-12-05T20:38:00Z">
            <w:rPr>
              <w:rFonts w:ascii="Times New Roman" w:eastAsia="Times New Roman" w:hAnsi="Times New Roman" w:cs="Times New Roman"/>
              <w:i/>
              <w:szCs w:val="22"/>
            </w:rPr>
          </w:rPrChange>
        </w:rPr>
        <w:t>BSTS</w:t>
      </w:r>
      <w:r w:rsidR="000C2729" w:rsidRPr="00E15B8C">
        <w:rPr>
          <w:rFonts w:ascii="Times New Roman" w:eastAsia="Times New Roman" w:hAnsi="Times New Roman" w:cs="Times New Roman"/>
          <w:iCs/>
          <w:sz w:val="20"/>
          <w:szCs w:val="20"/>
          <w:rPrChange w:id="514" w:author="Andrés González Santa Cruz" w:date="2020-12-05T20:38:00Z">
            <w:rPr>
              <w:rFonts w:ascii="Times New Roman" w:eastAsia="Times New Roman" w:hAnsi="Times New Roman" w:cs="Times New Roman"/>
              <w:iCs/>
              <w:szCs w:val="22"/>
            </w:rPr>
          </w:rPrChange>
        </w:rPr>
        <w:t xml:space="preserve">) </w:t>
      </w:r>
      <w:r w:rsidR="00EA1E94" w:rsidRPr="00E15B8C">
        <w:rPr>
          <w:rFonts w:ascii="Times New Roman" w:eastAsia="Times New Roman" w:hAnsi="Times New Roman" w:cs="Times New Roman"/>
          <w:iCs/>
          <w:sz w:val="20"/>
          <w:szCs w:val="20"/>
          <w:rPrChange w:id="515" w:author="Andrés González Santa Cruz" w:date="2020-12-05T20:38:00Z">
            <w:rPr>
              <w:rFonts w:ascii="Times New Roman" w:eastAsia="Times New Roman" w:hAnsi="Times New Roman" w:cs="Times New Roman"/>
              <w:iCs/>
              <w:szCs w:val="22"/>
            </w:rPr>
          </w:rPrChange>
        </w:rPr>
        <w:t>models</w:t>
      </w:r>
      <w:r w:rsidR="00C343E8" w:rsidRPr="00E15B8C">
        <w:rPr>
          <w:rFonts w:ascii="Times New Roman" w:eastAsia="Times New Roman" w:hAnsi="Times New Roman" w:cs="Times New Roman"/>
          <w:iCs/>
          <w:sz w:val="20"/>
          <w:szCs w:val="20"/>
          <w:rPrChange w:id="516" w:author="Andrés González Santa Cruz" w:date="2020-12-05T20:38:00Z">
            <w:rPr>
              <w:rFonts w:ascii="Times New Roman" w:eastAsia="Times New Roman" w:hAnsi="Times New Roman" w:cs="Times New Roman"/>
              <w:iCs/>
              <w:szCs w:val="22"/>
            </w:rPr>
          </w:rPrChange>
        </w:rPr>
        <w:t xml:space="preserve"> </w:t>
      </w:r>
      <w:r w:rsidR="00D51BF3" w:rsidRPr="00E15B8C">
        <w:rPr>
          <w:rFonts w:ascii="Times New Roman" w:eastAsia="Times New Roman" w:hAnsi="Times New Roman" w:cs="Times New Roman"/>
          <w:iCs/>
          <w:sz w:val="20"/>
          <w:szCs w:val="20"/>
          <w:rPrChange w:id="517" w:author="Andrés González Santa Cruz" w:date="2020-12-05T20:38:00Z">
            <w:rPr>
              <w:rFonts w:ascii="Times New Roman" w:eastAsia="Times New Roman" w:hAnsi="Times New Roman" w:cs="Times New Roman"/>
              <w:iCs/>
              <w:sz w:val="20"/>
              <w:szCs w:val="20"/>
              <w:highlight w:val="yellow"/>
            </w:rPr>
          </w:rPrChange>
        </w:rPr>
        <w:fldChar w:fldCharType="begin"/>
      </w:r>
      <w:r w:rsidR="00D331D1">
        <w:rPr>
          <w:rFonts w:ascii="Times New Roman" w:eastAsia="Times New Roman" w:hAnsi="Times New Roman" w:cs="Times New Roman"/>
          <w:iCs/>
          <w:sz w:val="20"/>
          <w:szCs w:val="20"/>
        </w:rPr>
        <w:instrText xml:space="preserve"> ADDIN EN.CITE &lt;EndNote&gt;&lt;Cite&gt;&lt;Author&gt;Scott&lt;/Author&gt;&lt;Year&gt;2014&lt;/Year&gt;&lt;RecNum&gt;7&lt;/RecNum&gt;&lt;DisplayText&gt;[31]&lt;/DisplayText&gt;&lt;record&gt;&lt;rec-number&gt;7&lt;/rec-number&gt;&lt;foreign-keys&gt;&lt;key app="EN" db-id="29zseaxacpxtd5esttl5ptxbp9ffvfp00vav" timestamp="1603288783"&gt;7&lt;/key&gt;&lt;/foreign-keys&gt;&lt;ref-type name="Journal Article"&gt;17&lt;/ref-type&gt;&lt;contributors&gt;&lt;authors&gt;&lt;author&gt;Scott, Steven L&lt;/author&gt;&lt;author&gt;Varian, Hal R&lt;/author&gt;&lt;/authors&gt;&lt;/contributors&gt;&lt;titles&gt;&lt;title&gt;Predicting the present with bayesian structural time series&lt;/title&gt;&lt;secondary-title&gt;International Journal of Mathematical Modelling and Numerical Optimisation&lt;/secondary-title&gt;&lt;/titles&gt;&lt;periodical&gt;&lt;full-title&gt;International Journal of Mathematical Modelling and Numerical Optimisation&lt;/full-title&gt;&lt;/periodical&gt;&lt;pages&gt;4-23&lt;/pages&gt;&lt;volume&gt;5&lt;/volume&gt;&lt;number&gt;1-2&lt;/number&gt;&lt;dates&gt;&lt;year&gt;2014&lt;/year&gt;&lt;/dates&gt;&lt;isbn&gt;2040-3607&lt;/isbn&gt;&lt;urls&gt;&lt;/urls&gt;&lt;/record&gt;&lt;/Cite&gt;&lt;/EndNote&gt;</w:instrText>
      </w:r>
      <w:r w:rsidR="00D51BF3" w:rsidRPr="00E15B8C">
        <w:rPr>
          <w:rFonts w:ascii="Times New Roman" w:eastAsia="Times New Roman" w:hAnsi="Times New Roman" w:cs="Times New Roman"/>
          <w:iCs/>
          <w:sz w:val="20"/>
          <w:szCs w:val="20"/>
          <w:rPrChange w:id="518" w:author="Andrés González Santa Cruz" w:date="2020-12-05T20:38:00Z">
            <w:rPr>
              <w:rFonts w:ascii="Times New Roman" w:eastAsia="Times New Roman" w:hAnsi="Times New Roman" w:cs="Times New Roman"/>
              <w:iCs/>
              <w:sz w:val="20"/>
              <w:szCs w:val="20"/>
              <w:highlight w:val="yellow"/>
            </w:rPr>
          </w:rPrChange>
        </w:rPr>
        <w:fldChar w:fldCharType="separate"/>
      </w:r>
      <w:r w:rsidR="00D331D1">
        <w:rPr>
          <w:rFonts w:ascii="Times New Roman" w:eastAsia="Times New Roman" w:hAnsi="Times New Roman" w:cs="Times New Roman"/>
          <w:iCs/>
          <w:noProof/>
          <w:sz w:val="20"/>
          <w:szCs w:val="20"/>
        </w:rPr>
        <w:t>[31]</w:t>
      </w:r>
      <w:r w:rsidR="00D51BF3" w:rsidRPr="00E15B8C">
        <w:rPr>
          <w:rFonts w:ascii="Times New Roman" w:eastAsia="Times New Roman" w:hAnsi="Times New Roman" w:cs="Times New Roman"/>
          <w:iCs/>
          <w:sz w:val="20"/>
          <w:szCs w:val="20"/>
          <w:rPrChange w:id="519" w:author="Andrés González Santa Cruz" w:date="2020-12-05T20:38:00Z">
            <w:rPr>
              <w:rFonts w:ascii="Times New Roman" w:eastAsia="Times New Roman" w:hAnsi="Times New Roman" w:cs="Times New Roman"/>
              <w:iCs/>
              <w:sz w:val="20"/>
              <w:szCs w:val="20"/>
              <w:highlight w:val="yellow"/>
            </w:rPr>
          </w:rPrChange>
        </w:rPr>
        <w:fldChar w:fldCharType="end"/>
      </w:r>
      <w:r w:rsidR="00D131FE" w:rsidRPr="00E15B8C">
        <w:rPr>
          <w:rFonts w:ascii="Times New Roman" w:eastAsia="Times New Roman" w:hAnsi="Times New Roman" w:cs="Times New Roman"/>
          <w:iCs/>
          <w:sz w:val="20"/>
          <w:szCs w:val="20"/>
          <w:rPrChange w:id="520" w:author="Andrés González Santa Cruz" w:date="2020-12-05T20:38:00Z">
            <w:rPr>
              <w:rFonts w:ascii="Times New Roman" w:eastAsia="Times New Roman" w:hAnsi="Times New Roman" w:cs="Times New Roman"/>
              <w:iCs/>
              <w:szCs w:val="22"/>
            </w:rPr>
          </w:rPrChange>
        </w:rPr>
        <w:t xml:space="preserve"> </w:t>
      </w:r>
      <w:r w:rsidR="00C343E8" w:rsidRPr="00E15B8C">
        <w:rPr>
          <w:rFonts w:ascii="Times New Roman" w:eastAsia="Times New Roman" w:hAnsi="Times New Roman" w:cs="Times New Roman"/>
          <w:iCs/>
          <w:sz w:val="20"/>
          <w:szCs w:val="20"/>
          <w:rPrChange w:id="521" w:author="Andrés González Santa Cruz" w:date="2020-12-05T20:38:00Z">
            <w:rPr>
              <w:rFonts w:ascii="Times New Roman" w:eastAsia="Times New Roman" w:hAnsi="Times New Roman" w:cs="Times New Roman"/>
              <w:iCs/>
              <w:szCs w:val="22"/>
            </w:rPr>
          </w:rPrChange>
        </w:rPr>
        <w:t xml:space="preserve">implemented using the </w:t>
      </w:r>
      <w:proofErr w:type="spellStart"/>
      <w:r w:rsidR="00C343E8" w:rsidRPr="00E15B8C">
        <w:rPr>
          <w:rFonts w:ascii="Times New Roman" w:eastAsia="Times New Roman" w:hAnsi="Times New Roman" w:cs="Times New Roman"/>
          <w:i/>
          <w:sz w:val="20"/>
          <w:szCs w:val="20"/>
          <w:rPrChange w:id="522" w:author="Andrés González Santa Cruz" w:date="2020-12-05T20:38:00Z">
            <w:rPr>
              <w:rFonts w:ascii="Times New Roman" w:eastAsia="Times New Roman" w:hAnsi="Times New Roman" w:cs="Times New Roman"/>
              <w:i/>
              <w:szCs w:val="22"/>
            </w:rPr>
          </w:rPrChange>
        </w:rPr>
        <w:t>CausalImpact</w:t>
      </w:r>
      <w:proofErr w:type="spellEnd"/>
      <w:r w:rsidR="00C343E8" w:rsidRPr="00E15B8C">
        <w:rPr>
          <w:rFonts w:ascii="Times New Roman" w:eastAsia="Times New Roman" w:hAnsi="Times New Roman" w:cs="Times New Roman"/>
          <w:i/>
          <w:sz w:val="20"/>
          <w:szCs w:val="20"/>
          <w:rPrChange w:id="523" w:author="Andrés González Santa Cruz" w:date="2020-12-05T20:38:00Z">
            <w:rPr>
              <w:rFonts w:ascii="Times New Roman" w:eastAsia="Times New Roman" w:hAnsi="Times New Roman" w:cs="Times New Roman"/>
              <w:i/>
              <w:szCs w:val="22"/>
            </w:rPr>
          </w:rPrChange>
        </w:rPr>
        <w:t xml:space="preserve"> </w:t>
      </w:r>
      <w:r w:rsidR="00C343E8" w:rsidRPr="00E15B8C">
        <w:rPr>
          <w:rFonts w:ascii="Times New Roman" w:eastAsia="Times New Roman" w:hAnsi="Times New Roman" w:cs="Times New Roman"/>
          <w:iCs/>
          <w:sz w:val="20"/>
          <w:szCs w:val="20"/>
          <w:rPrChange w:id="524" w:author="Andrés González Santa Cruz" w:date="2020-12-05T20:38:00Z">
            <w:rPr>
              <w:rFonts w:ascii="Times New Roman" w:eastAsia="Times New Roman" w:hAnsi="Times New Roman" w:cs="Times New Roman"/>
              <w:iCs/>
              <w:szCs w:val="22"/>
            </w:rPr>
          </w:rPrChange>
        </w:rPr>
        <w:t>R package</w:t>
      </w:r>
      <w:r w:rsidR="00D131FE" w:rsidRPr="00E15B8C">
        <w:rPr>
          <w:sz w:val="20"/>
          <w:szCs w:val="21"/>
          <w:rPrChange w:id="525" w:author="Andrés González Santa Cruz" w:date="2020-12-05T20:38:00Z">
            <w:rPr/>
          </w:rPrChange>
        </w:rPr>
        <w:t xml:space="preserve"> </w:t>
      </w:r>
      <w:r w:rsidR="00D51BF3" w:rsidRPr="00E15B8C">
        <w:rPr>
          <w:rFonts w:ascii="Times New Roman" w:eastAsia="Times New Roman" w:hAnsi="Times New Roman" w:cs="Times New Roman"/>
          <w:iCs/>
          <w:sz w:val="20"/>
          <w:szCs w:val="20"/>
          <w:rPrChange w:id="526" w:author="Andrés González Santa Cruz" w:date="2020-12-05T20:38:00Z">
            <w:rPr>
              <w:rFonts w:ascii="Times New Roman" w:eastAsia="Times New Roman" w:hAnsi="Times New Roman" w:cs="Times New Roman"/>
              <w:iCs/>
              <w:sz w:val="20"/>
              <w:szCs w:val="20"/>
              <w:highlight w:val="yellow"/>
            </w:rPr>
          </w:rPrChange>
        </w:rPr>
        <w:fldChar w:fldCharType="begin"/>
      </w:r>
      <w:r w:rsidR="00D331D1">
        <w:rPr>
          <w:rFonts w:ascii="Times New Roman" w:eastAsia="Times New Roman" w:hAnsi="Times New Roman" w:cs="Times New Roman"/>
          <w:iCs/>
          <w:sz w:val="20"/>
          <w:szCs w:val="20"/>
        </w:rPr>
        <w:instrText xml:space="preserve"> ADDIN EN.CITE &lt;EndNote&gt;&lt;Cite&gt;&lt;Author&gt;Brodersen&lt;/Author&gt;&lt;Year&gt;2015&lt;/Year&gt;&lt;RecNum&gt;6&lt;/RecNum&gt;&lt;DisplayText&gt;[32]&lt;/DisplayText&gt;&lt;record&gt;&lt;rec-number&gt;6&lt;/rec-number&gt;&lt;foreign-keys&gt;&lt;key app="EN" db-id="29zseaxacpxtd5esttl5ptxbp9ffvfp00vav" timestamp="1603288643"&gt;6&lt;/key&gt;&lt;/foreign-keys&gt;&lt;ref-type name="Journal Article"&gt;17&lt;/ref-type&gt;&lt;contributors&gt;&lt;authors&gt;&lt;author&gt;Brodersen, Kay H.&lt;/author&gt;&lt;author&gt;Gallusser, Fabian&lt;/author&gt;&lt;author&gt;Koehler, Jim&lt;/author&gt;&lt;author&gt;Remy, Nicolas&lt;/author&gt;&lt;author&gt;Scott, Steven L.&lt;/author&gt;&lt;/authors&gt;&lt;/contributors&gt;&lt;titles&gt;&lt;title&gt;Inferring causal impact using Bayesian structural time-series models&lt;/title&gt;&lt;secondary-title&gt;Ann. Appl. Stat.&lt;/secondary-title&gt;&lt;/titles&gt;&lt;periodical&gt;&lt;full-title&gt;Ann. Appl. Stat.&lt;/full-title&gt;&lt;/periodical&gt;&lt;pages&gt;247-274&lt;/pages&gt;&lt;volume&gt;9&lt;/volume&gt;&lt;number&gt;1&lt;/number&gt;&lt;keywords&gt;&lt;keyword&gt;Causal inference&lt;/keyword&gt;&lt;keyword&gt;counterfactual&lt;/keyword&gt;&lt;keyword&gt;synthetic control&lt;/keyword&gt;&lt;keyword&gt;observational&lt;/keyword&gt;&lt;keyword&gt;difference in differences&lt;/keyword&gt;&lt;keyword&gt;econometrics&lt;/keyword&gt;&lt;keyword&gt;advertising&lt;/keyword&gt;&lt;keyword&gt;market research&lt;/keyword&gt;&lt;/keywords&gt;&lt;dates&gt;&lt;year&gt;2015&lt;/year&gt;&lt;pub-dates&gt;&lt;date&gt;2015/03&lt;/date&gt;&lt;/pub-dates&gt;&lt;/dates&gt;&lt;publisher&gt;The Institute of Mathematical Statistics&lt;/publisher&gt;&lt;isbn&gt;1932-6157&lt;/isbn&gt;&lt;urls&gt;&lt;related-urls&gt;&lt;url&gt;https://projecteuclid.org:443/euclid.aoas/1430226092&lt;/url&gt;&lt;/related-urls&gt;&lt;/urls&gt;&lt;electronic-resource-num&gt;10.1214/14-AOAS788&lt;/electronic-resource-num&gt;&lt;language&gt;en&lt;/language&gt;&lt;/record&gt;&lt;/Cite&gt;&lt;/EndNote&gt;</w:instrText>
      </w:r>
      <w:r w:rsidR="00D51BF3" w:rsidRPr="00E15B8C">
        <w:rPr>
          <w:rFonts w:ascii="Times New Roman" w:eastAsia="Times New Roman" w:hAnsi="Times New Roman" w:cs="Times New Roman"/>
          <w:iCs/>
          <w:sz w:val="20"/>
          <w:szCs w:val="20"/>
          <w:rPrChange w:id="527" w:author="Andrés González Santa Cruz" w:date="2020-12-05T20:38:00Z">
            <w:rPr>
              <w:rFonts w:ascii="Times New Roman" w:eastAsia="Times New Roman" w:hAnsi="Times New Roman" w:cs="Times New Roman"/>
              <w:iCs/>
              <w:sz w:val="20"/>
              <w:szCs w:val="20"/>
              <w:highlight w:val="yellow"/>
            </w:rPr>
          </w:rPrChange>
        </w:rPr>
        <w:fldChar w:fldCharType="separate"/>
      </w:r>
      <w:r w:rsidR="00D331D1">
        <w:rPr>
          <w:rFonts w:ascii="Times New Roman" w:eastAsia="Times New Roman" w:hAnsi="Times New Roman" w:cs="Times New Roman"/>
          <w:iCs/>
          <w:noProof/>
          <w:sz w:val="20"/>
          <w:szCs w:val="20"/>
        </w:rPr>
        <w:t>[32]</w:t>
      </w:r>
      <w:r w:rsidR="00D51BF3" w:rsidRPr="00E15B8C">
        <w:rPr>
          <w:rFonts w:ascii="Times New Roman" w:eastAsia="Times New Roman" w:hAnsi="Times New Roman" w:cs="Times New Roman"/>
          <w:iCs/>
          <w:sz w:val="20"/>
          <w:szCs w:val="20"/>
          <w:rPrChange w:id="528" w:author="Andrés González Santa Cruz" w:date="2020-12-05T20:38:00Z">
            <w:rPr>
              <w:rFonts w:ascii="Times New Roman" w:eastAsia="Times New Roman" w:hAnsi="Times New Roman" w:cs="Times New Roman"/>
              <w:iCs/>
              <w:sz w:val="20"/>
              <w:szCs w:val="20"/>
              <w:highlight w:val="yellow"/>
            </w:rPr>
          </w:rPrChange>
        </w:rPr>
        <w:fldChar w:fldCharType="end"/>
      </w:r>
      <w:r w:rsidR="00C343E8" w:rsidRPr="00E15B8C">
        <w:rPr>
          <w:rFonts w:ascii="Times New Roman" w:eastAsia="Times New Roman" w:hAnsi="Times New Roman" w:cs="Times New Roman"/>
          <w:iCs/>
          <w:sz w:val="20"/>
          <w:szCs w:val="20"/>
          <w:rPrChange w:id="529" w:author="Andrés González Santa Cruz" w:date="2020-12-05T20:38:00Z">
            <w:rPr>
              <w:rFonts w:ascii="Times New Roman" w:eastAsia="Times New Roman" w:hAnsi="Times New Roman" w:cs="Times New Roman"/>
              <w:iCs/>
              <w:szCs w:val="22"/>
              <w:highlight w:val="yellow"/>
            </w:rPr>
          </w:rPrChange>
        </w:rPr>
        <w:t>.</w:t>
      </w:r>
      <w:r w:rsidR="00C343E8" w:rsidRPr="00E15B8C">
        <w:rPr>
          <w:rFonts w:ascii="Times New Roman" w:eastAsia="Times New Roman" w:hAnsi="Times New Roman" w:cs="Times New Roman"/>
          <w:iCs/>
          <w:sz w:val="20"/>
          <w:szCs w:val="20"/>
          <w:rPrChange w:id="530" w:author="Andrés González Santa Cruz" w:date="2020-12-05T20:38:00Z">
            <w:rPr>
              <w:rFonts w:ascii="Times New Roman" w:eastAsia="Times New Roman" w:hAnsi="Times New Roman" w:cs="Times New Roman"/>
              <w:iCs/>
              <w:szCs w:val="22"/>
            </w:rPr>
          </w:rPrChange>
        </w:rPr>
        <w:t xml:space="preserve"> </w:t>
      </w:r>
      <w:r w:rsidR="0014594A" w:rsidRPr="00E15B8C">
        <w:rPr>
          <w:rFonts w:ascii="Times New Roman" w:eastAsia="Times New Roman" w:hAnsi="Times New Roman" w:cs="Times New Roman"/>
          <w:iCs/>
          <w:sz w:val="20"/>
          <w:szCs w:val="20"/>
          <w:rPrChange w:id="531" w:author="Andrés González Santa Cruz" w:date="2020-12-05T20:38:00Z">
            <w:rPr>
              <w:rFonts w:ascii="Times New Roman" w:eastAsia="Times New Roman" w:hAnsi="Times New Roman" w:cs="Times New Roman"/>
              <w:iCs/>
              <w:szCs w:val="22"/>
            </w:rPr>
          </w:rPrChange>
        </w:rPr>
        <w:t xml:space="preserve">This </w:t>
      </w:r>
      <w:r w:rsidR="00C343E8" w:rsidRPr="00E15B8C">
        <w:rPr>
          <w:rFonts w:ascii="Times New Roman" w:eastAsia="Times New Roman" w:hAnsi="Times New Roman" w:cs="Times New Roman"/>
          <w:iCs/>
          <w:sz w:val="20"/>
          <w:szCs w:val="20"/>
          <w:rPrChange w:id="532" w:author="Andrés González Santa Cruz" w:date="2020-12-05T20:38:00Z">
            <w:rPr>
              <w:rFonts w:ascii="Times New Roman" w:eastAsia="Times New Roman" w:hAnsi="Times New Roman" w:cs="Times New Roman"/>
              <w:iCs/>
              <w:szCs w:val="22"/>
            </w:rPr>
          </w:rPrChange>
        </w:rPr>
        <w:t xml:space="preserve">approach </w:t>
      </w:r>
      <w:r w:rsidR="00967B06" w:rsidRPr="00E15B8C">
        <w:rPr>
          <w:rFonts w:ascii="Times New Roman" w:eastAsia="Times New Roman" w:hAnsi="Times New Roman" w:cs="Times New Roman"/>
          <w:iCs/>
          <w:sz w:val="20"/>
          <w:szCs w:val="20"/>
          <w:rPrChange w:id="533" w:author="Andrés González Santa Cruz" w:date="2020-12-05T20:38:00Z">
            <w:rPr>
              <w:rFonts w:ascii="Times New Roman" w:eastAsia="Times New Roman" w:hAnsi="Times New Roman" w:cs="Times New Roman"/>
              <w:iCs/>
              <w:szCs w:val="22"/>
            </w:rPr>
          </w:rPrChange>
        </w:rPr>
        <w:t>compares</w:t>
      </w:r>
      <w:r w:rsidR="0014594A" w:rsidRPr="00E15B8C">
        <w:rPr>
          <w:rFonts w:ascii="Times New Roman" w:eastAsia="Times New Roman" w:hAnsi="Times New Roman" w:cs="Times New Roman"/>
          <w:iCs/>
          <w:sz w:val="20"/>
          <w:szCs w:val="20"/>
          <w:rPrChange w:id="534" w:author="Andrés González Santa Cruz" w:date="2020-12-05T20:38:00Z">
            <w:rPr>
              <w:rFonts w:ascii="Times New Roman" w:eastAsia="Times New Roman" w:hAnsi="Times New Roman" w:cs="Times New Roman"/>
              <w:iCs/>
              <w:szCs w:val="22"/>
            </w:rPr>
          </w:rPrChange>
        </w:rPr>
        <w:t xml:space="preserve"> the </w:t>
      </w:r>
      <w:r w:rsidR="00967B06" w:rsidRPr="00E15B8C">
        <w:rPr>
          <w:rFonts w:ascii="Times New Roman" w:eastAsia="Times New Roman" w:hAnsi="Times New Roman" w:cs="Times New Roman"/>
          <w:iCs/>
          <w:sz w:val="20"/>
          <w:szCs w:val="20"/>
          <w:rPrChange w:id="535" w:author="Andrés González Santa Cruz" w:date="2020-12-05T20:38:00Z">
            <w:rPr>
              <w:rFonts w:ascii="Times New Roman" w:eastAsia="Times New Roman" w:hAnsi="Times New Roman" w:cs="Times New Roman"/>
              <w:iCs/>
              <w:szCs w:val="22"/>
            </w:rPr>
          </w:rPrChange>
        </w:rPr>
        <w:t>observed</w:t>
      </w:r>
      <w:r w:rsidR="0014594A" w:rsidRPr="00E15B8C">
        <w:rPr>
          <w:rFonts w:ascii="Times New Roman" w:eastAsia="Times New Roman" w:hAnsi="Times New Roman" w:cs="Times New Roman"/>
          <w:iCs/>
          <w:sz w:val="20"/>
          <w:szCs w:val="20"/>
          <w:rPrChange w:id="536" w:author="Andrés González Santa Cruz" w:date="2020-12-05T20:38:00Z">
            <w:rPr>
              <w:rFonts w:ascii="Times New Roman" w:eastAsia="Times New Roman" w:hAnsi="Times New Roman" w:cs="Times New Roman"/>
              <w:iCs/>
              <w:szCs w:val="22"/>
            </w:rPr>
          </w:rPrChange>
        </w:rPr>
        <w:t xml:space="preserve"> </w:t>
      </w:r>
      <w:r w:rsidR="00967B06" w:rsidRPr="00E15B8C">
        <w:rPr>
          <w:rFonts w:ascii="Times New Roman" w:eastAsia="Times New Roman" w:hAnsi="Times New Roman" w:cs="Times New Roman"/>
          <w:iCs/>
          <w:sz w:val="20"/>
          <w:szCs w:val="20"/>
          <w:rPrChange w:id="537" w:author="Andrés González Santa Cruz" w:date="2020-12-05T20:38:00Z">
            <w:rPr>
              <w:rFonts w:ascii="Times New Roman" w:eastAsia="Times New Roman" w:hAnsi="Times New Roman" w:cs="Times New Roman"/>
              <w:iCs/>
              <w:szCs w:val="22"/>
            </w:rPr>
          </w:rPrChange>
        </w:rPr>
        <w:t>trend</w:t>
      </w:r>
      <w:r w:rsidR="0014594A" w:rsidRPr="00E15B8C">
        <w:rPr>
          <w:rFonts w:ascii="Times New Roman" w:eastAsia="Times New Roman" w:hAnsi="Times New Roman" w:cs="Times New Roman"/>
          <w:iCs/>
          <w:sz w:val="20"/>
          <w:szCs w:val="20"/>
          <w:rPrChange w:id="538" w:author="Andrés González Santa Cruz" w:date="2020-12-05T20:38:00Z">
            <w:rPr>
              <w:rFonts w:ascii="Times New Roman" w:eastAsia="Times New Roman" w:hAnsi="Times New Roman" w:cs="Times New Roman"/>
              <w:iCs/>
              <w:szCs w:val="22"/>
            </w:rPr>
          </w:rPrChange>
        </w:rPr>
        <w:t xml:space="preserve"> </w:t>
      </w:r>
      <w:r w:rsidR="00F770E5" w:rsidRPr="00E15B8C">
        <w:rPr>
          <w:rFonts w:ascii="Times New Roman" w:eastAsia="Times New Roman" w:hAnsi="Times New Roman" w:cs="Times New Roman"/>
          <w:iCs/>
          <w:sz w:val="20"/>
          <w:szCs w:val="20"/>
          <w:rPrChange w:id="539" w:author="Andrés González Santa Cruz" w:date="2020-12-05T20:38:00Z">
            <w:rPr>
              <w:rFonts w:ascii="Times New Roman" w:eastAsia="Times New Roman" w:hAnsi="Times New Roman" w:cs="Times New Roman"/>
              <w:iCs/>
              <w:szCs w:val="22"/>
            </w:rPr>
          </w:rPrChange>
        </w:rPr>
        <w:t xml:space="preserve">of consultations and hospitalizations </w:t>
      </w:r>
      <w:r w:rsidR="009D02C8" w:rsidRPr="00E15B8C">
        <w:rPr>
          <w:rFonts w:ascii="Times New Roman" w:eastAsia="Times New Roman" w:hAnsi="Times New Roman" w:cs="Times New Roman"/>
          <w:iCs/>
          <w:sz w:val="20"/>
          <w:szCs w:val="20"/>
          <w:rPrChange w:id="540" w:author="Andrés González Santa Cruz" w:date="2020-12-05T20:38:00Z">
            <w:rPr>
              <w:rFonts w:ascii="Times New Roman" w:eastAsia="Times New Roman" w:hAnsi="Times New Roman" w:cs="Times New Roman"/>
              <w:iCs/>
              <w:szCs w:val="22"/>
            </w:rPr>
          </w:rPrChange>
        </w:rPr>
        <w:t xml:space="preserve">after the event, with </w:t>
      </w:r>
      <w:r w:rsidR="00967B06" w:rsidRPr="00E15B8C">
        <w:rPr>
          <w:rFonts w:ascii="Times New Roman" w:eastAsia="Times New Roman" w:hAnsi="Times New Roman" w:cs="Times New Roman"/>
          <w:iCs/>
          <w:sz w:val="20"/>
          <w:szCs w:val="20"/>
          <w:rPrChange w:id="541" w:author="Andrés González Santa Cruz" w:date="2020-12-05T20:38:00Z">
            <w:rPr>
              <w:rFonts w:ascii="Times New Roman" w:eastAsia="Times New Roman" w:hAnsi="Times New Roman" w:cs="Times New Roman"/>
              <w:iCs/>
              <w:szCs w:val="22"/>
            </w:rPr>
          </w:rPrChange>
        </w:rPr>
        <w:t>an</w:t>
      </w:r>
      <w:r w:rsidR="009D02C8" w:rsidRPr="00E15B8C">
        <w:rPr>
          <w:rFonts w:ascii="Times New Roman" w:eastAsia="Times New Roman" w:hAnsi="Times New Roman" w:cs="Times New Roman"/>
          <w:iCs/>
          <w:sz w:val="20"/>
          <w:szCs w:val="20"/>
          <w:rPrChange w:id="542" w:author="Andrés González Santa Cruz" w:date="2020-12-05T20:38:00Z">
            <w:rPr>
              <w:rFonts w:ascii="Times New Roman" w:eastAsia="Times New Roman" w:hAnsi="Times New Roman" w:cs="Times New Roman"/>
              <w:iCs/>
              <w:szCs w:val="22"/>
            </w:rPr>
          </w:rPrChange>
        </w:rPr>
        <w:t xml:space="preserve"> estimated average </w:t>
      </w:r>
      <w:r w:rsidR="00967B06" w:rsidRPr="00E15B8C">
        <w:rPr>
          <w:rFonts w:ascii="Times New Roman" w:eastAsia="Times New Roman" w:hAnsi="Times New Roman" w:cs="Times New Roman"/>
          <w:iCs/>
          <w:sz w:val="20"/>
          <w:szCs w:val="20"/>
          <w:rPrChange w:id="543" w:author="Andrés González Santa Cruz" w:date="2020-12-05T20:38:00Z">
            <w:rPr>
              <w:rFonts w:ascii="Times New Roman" w:eastAsia="Times New Roman" w:hAnsi="Times New Roman" w:cs="Times New Roman"/>
              <w:iCs/>
              <w:szCs w:val="22"/>
            </w:rPr>
          </w:rPrChange>
        </w:rPr>
        <w:t>trend under a</w:t>
      </w:r>
      <w:del w:id="544" w:author="Andrés González Santa Cruz" w:date="2020-12-08T10:05:00Z">
        <w:r w:rsidR="00967B06" w:rsidRPr="00E15B8C" w:rsidDel="00B96937">
          <w:rPr>
            <w:rFonts w:ascii="Times New Roman" w:eastAsia="Times New Roman" w:hAnsi="Times New Roman" w:cs="Times New Roman"/>
            <w:iCs/>
            <w:sz w:val="20"/>
            <w:szCs w:val="20"/>
            <w:rPrChange w:id="545" w:author="Andrés González Santa Cruz" w:date="2020-12-05T20:38:00Z">
              <w:rPr>
                <w:rFonts w:ascii="Times New Roman" w:eastAsia="Times New Roman" w:hAnsi="Times New Roman" w:cs="Times New Roman"/>
                <w:iCs/>
                <w:szCs w:val="22"/>
              </w:rPr>
            </w:rPrChange>
          </w:rPr>
          <w:delText>n</w:delText>
        </w:r>
      </w:del>
      <w:r w:rsidR="009D02C8" w:rsidRPr="00E15B8C">
        <w:rPr>
          <w:rFonts w:ascii="Times New Roman" w:eastAsia="Times New Roman" w:hAnsi="Times New Roman" w:cs="Times New Roman"/>
          <w:iCs/>
          <w:sz w:val="20"/>
          <w:szCs w:val="20"/>
          <w:rPrChange w:id="546" w:author="Andrés González Santa Cruz" w:date="2020-12-05T20:38:00Z">
            <w:rPr>
              <w:rFonts w:ascii="Times New Roman" w:eastAsia="Times New Roman" w:hAnsi="Times New Roman" w:cs="Times New Roman"/>
              <w:iCs/>
              <w:szCs w:val="22"/>
            </w:rPr>
          </w:rPrChange>
        </w:rPr>
        <w:t xml:space="preserve"> hypothetical scenario in which </w:t>
      </w:r>
      <w:r w:rsidR="00F770E5" w:rsidRPr="00E15B8C">
        <w:rPr>
          <w:rFonts w:ascii="Times New Roman" w:eastAsia="Times New Roman" w:hAnsi="Times New Roman" w:cs="Times New Roman"/>
          <w:iCs/>
          <w:sz w:val="20"/>
          <w:szCs w:val="20"/>
          <w:rPrChange w:id="547" w:author="Andrés González Santa Cruz" w:date="2020-12-05T20:38:00Z">
            <w:rPr>
              <w:rFonts w:ascii="Times New Roman" w:eastAsia="Times New Roman" w:hAnsi="Times New Roman" w:cs="Times New Roman"/>
              <w:iCs/>
              <w:szCs w:val="22"/>
            </w:rPr>
          </w:rPrChange>
        </w:rPr>
        <w:t xml:space="preserve">social protests </w:t>
      </w:r>
      <w:r w:rsidR="00C343E8" w:rsidRPr="00E15B8C">
        <w:rPr>
          <w:rFonts w:ascii="Times New Roman" w:eastAsia="Times New Roman" w:hAnsi="Times New Roman" w:cs="Times New Roman"/>
          <w:iCs/>
          <w:sz w:val="20"/>
          <w:szCs w:val="20"/>
          <w:rPrChange w:id="548" w:author="Andrés González Santa Cruz" w:date="2020-12-05T20:38:00Z">
            <w:rPr>
              <w:rFonts w:ascii="Times New Roman" w:eastAsia="Times New Roman" w:hAnsi="Times New Roman" w:cs="Times New Roman"/>
              <w:iCs/>
              <w:szCs w:val="22"/>
            </w:rPr>
          </w:rPrChange>
        </w:rPr>
        <w:t>did not occur</w:t>
      </w:r>
      <w:r w:rsidR="00452739" w:rsidRPr="00E15B8C">
        <w:rPr>
          <w:rFonts w:ascii="Times New Roman" w:eastAsia="Times New Roman" w:hAnsi="Times New Roman" w:cs="Times New Roman"/>
          <w:iCs/>
          <w:sz w:val="20"/>
          <w:szCs w:val="20"/>
          <w:rPrChange w:id="549" w:author="Andrés González Santa Cruz" w:date="2020-12-05T20:38:00Z">
            <w:rPr>
              <w:rFonts w:ascii="Times New Roman" w:eastAsia="Times New Roman" w:hAnsi="Times New Roman" w:cs="Times New Roman"/>
              <w:iCs/>
              <w:szCs w:val="22"/>
            </w:rPr>
          </w:rPrChange>
        </w:rPr>
        <w:t xml:space="preserve"> </w:t>
      </w:r>
      <w:r w:rsidR="00967B06" w:rsidRPr="00E15B8C">
        <w:rPr>
          <w:rFonts w:ascii="Times New Roman" w:eastAsia="Times New Roman" w:hAnsi="Times New Roman" w:cs="Times New Roman"/>
          <w:iCs/>
          <w:sz w:val="20"/>
          <w:szCs w:val="20"/>
          <w:rPrChange w:id="550" w:author="Andrés González Santa Cruz" w:date="2020-12-05T20:38:00Z">
            <w:rPr>
              <w:rFonts w:ascii="Times New Roman" w:eastAsia="Times New Roman" w:hAnsi="Times New Roman" w:cs="Times New Roman"/>
              <w:iCs/>
              <w:szCs w:val="22"/>
            </w:rPr>
          </w:rPrChange>
        </w:rPr>
        <w:t>(i.e., th</w:t>
      </w:r>
      <w:r w:rsidR="00452739" w:rsidRPr="00E15B8C">
        <w:rPr>
          <w:rFonts w:ascii="Times New Roman" w:eastAsia="Times New Roman" w:hAnsi="Times New Roman" w:cs="Times New Roman"/>
          <w:iCs/>
          <w:sz w:val="20"/>
          <w:szCs w:val="20"/>
          <w:rPrChange w:id="551" w:author="Andrés González Santa Cruz" w:date="2020-12-05T20:38:00Z">
            <w:rPr>
              <w:rFonts w:ascii="Times New Roman" w:eastAsia="Times New Roman" w:hAnsi="Times New Roman" w:cs="Times New Roman"/>
              <w:iCs/>
              <w:szCs w:val="22"/>
            </w:rPr>
          </w:rPrChange>
        </w:rPr>
        <w:t>e counterfactual</w:t>
      </w:r>
      <w:r w:rsidR="00967B06" w:rsidRPr="00E15B8C">
        <w:rPr>
          <w:rFonts w:ascii="Times New Roman" w:eastAsia="Times New Roman" w:hAnsi="Times New Roman" w:cs="Times New Roman"/>
          <w:iCs/>
          <w:sz w:val="20"/>
          <w:szCs w:val="20"/>
          <w:rPrChange w:id="552" w:author="Andrés González Santa Cruz" w:date="2020-12-05T20:38:00Z">
            <w:rPr>
              <w:rFonts w:ascii="Times New Roman" w:eastAsia="Times New Roman" w:hAnsi="Times New Roman" w:cs="Times New Roman"/>
              <w:iCs/>
              <w:szCs w:val="22"/>
            </w:rPr>
          </w:rPrChange>
        </w:rPr>
        <w:t>)</w:t>
      </w:r>
      <w:r w:rsidR="00BA648B" w:rsidRPr="00E15B8C">
        <w:rPr>
          <w:sz w:val="20"/>
          <w:szCs w:val="21"/>
          <w:rPrChange w:id="553" w:author="Andrés González Santa Cruz" w:date="2020-12-05T20:38:00Z">
            <w:rPr/>
          </w:rPrChange>
        </w:rPr>
        <w:t xml:space="preserve"> </w:t>
      </w:r>
      <w:r w:rsidR="00D51BF3" w:rsidRPr="00E15B8C">
        <w:rPr>
          <w:rFonts w:ascii="Times New Roman" w:eastAsia="Times New Roman" w:hAnsi="Times New Roman" w:cs="Times New Roman"/>
          <w:iCs/>
          <w:sz w:val="20"/>
          <w:szCs w:val="20"/>
          <w:rPrChange w:id="554" w:author="Andrés González Santa Cruz" w:date="2020-12-05T20:38:00Z">
            <w:rPr>
              <w:rFonts w:ascii="Times New Roman" w:eastAsia="Times New Roman" w:hAnsi="Times New Roman" w:cs="Times New Roman"/>
              <w:iCs/>
              <w:sz w:val="20"/>
              <w:szCs w:val="20"/>
              <w:highlight w:val="yellow"/>
            </w:rPr>
          </w:rPrChange>
        </w:rPr>
        <w:fldChar w:fldCharType="begin"/>
      </w:r>
      <w:r w:rsidR="00D331D1">
        <w:rPr>
          <w:rFonts w:ascii="Times New Roman" w:eastAsia="Times New Roman" w:hAnsi="Times New Roman" w:cs="Times New Roman"/>
          <w:iCs/>
          <w:sz w:val="20"/>
          <w:szCs w:val="20"/>
        </w:rPr>
        <w:instrText xml:space="preserve"> ADDIN EN.CITE &lt;EndNote&gt;&lt;Cite&gt;&lt;Author&gt;Pinilla&lt;/Author&gt;&lt;Year&gt;2018&lt;/Year&gt;&lt;RecNum&gt;4&lt;/RecNum&gt;&lt;DisplayText&gt;[33]&lt;/DisplayText&gt;&lt;record&gt;&lt;rec-number&gt;4&lt;/rec-number&gt;&lt;foreign-keys&gt;&lt;key app="EN" db-id="29zseaxacpxtd5esttl5ptxbp9ffvfp00vav" timestamp="1603288494"&gt;4&lt;/key&gt;&lt;/foreign-keys&gt;&lt;ref-type name="Journal Article"&gt;17&lt;/ref-type&gt;&lt;contributors&gt;&lt;authors&gt;&lt;author&gt;Jaime Pinilla&lt;/author&gt;&lt;author&gt;Miguel Negrín&lt;/author&gt;&lt;author&gt;Beatriz González-López-Valcárcel&lt;/author&gt;&lt;author&gt;Francisco-José Vázquez-Polo&lt;/author&gt;&lt;/authors&gt;&lt;/contributors&gt;&lt;titles&gt;&lt;title&gt;Using a Bayesian Structural Time–Series Model to Infer the Causal Impact on Cigarette Sales of Partial and Total Bans on Public Smoking&lt;/title&gt;&lt;secondary-title&gt;Jahrbücher für Nationalökonomie und Statistik&lt;/secondary-title&gt;&lt;/titles&gt;&lt;periodical&gt;&lt;full-title&gt;Jahrbücher für Nationalökonomie und Statistik&lt;/full-title&gt;&lt;/periodical&gt;&lt;pages&gt;423&lt;/pages&gt;&lt;volume&gt;238&lt;/volume&gt;&lt;number&gt;5&lt;/number&gt;&lt;dates&gt;&lt;year&gt;2018&lt;/year&gt;&lt;pub-dates&gt;&lt;date&gt;01 Sep. 2018&lt;/date&gt;&lt;/pub-dates&gt;&lt;/dates&gt;&lt;isbn&gt;0021-4027&lt;/isbn&gt;&lt;urls&gt;&lt;related-urls&gt;&lt;url&gt;https://www.degruyter.com/view/journals/jbnst/238/5/article-p423.xml&lt;/url&gt;&lt;/related-urls&gt;&lt;/urls&gt;&lt;electronic-resource-num&gt;https://doi.org/10.1515/jbnst-2017-0125&lt;/electronic-resource-num&gt;&lt;language&gt;English&lt;/language&gt;&lt;/record&gt;&lt;/Cite&gt;&lt;/EndNote&gt;</w:instrText>
      </w:r>
      <w:r w:rsidR="00D51BF3" w:rsidRPr="00E15B8C">
        <w:rPr>
          <w:rFonts w:ascii="Times New Roman" w:eastAsia="Times New Roman" w:hAnsi="Times New Roman" w:cs="Times New Roman"/>
          <w:iCs/>
          <w:sz w:val="20"/>
          <w:szCs w:val="20"/>
          <w:rPrChange w:id="555" w:author="Andrés González Santa Cruz" w:date="2020-12-05T20:38:00Z">
            <w:rPr>
              <w:rFonts w:ascii="Times New Roman" w:eastAsia="Times New Roman" w:hAnsi="Times New Roman" w:cs="Times New Roman"/>
              <w:iCs/>
              <w:sz w:val="20"/>
              <w:szCs w:val="20"/>
              <w:highlight w:val="yellow"/>
            </w:rPr>
          </w:rPrChange>
        </w:rPr>
        <w:fldChar w:fldCharType="separate"/>
      </w:r>
      <w:r w:rsidR="00D331D1">
        <w:rPr>
          <w:rFonts w:ascii="Times New Roman" w:eastAsia="Times New Roman" w:hAnsi="Times New Roman" w:cs="Times New Roman"/>
          <w:iCs/>
          <w:noProof/>
          <w:sz w:val="20"/>
          <w:szCs w:val="20"/>
        </w:rPr>
        <w:t>[33]</w:t>
      </w:r>
      <w:r w:rsidR="00D51BF3" w:rsidRPr="00E15B8C">
        <w:rPr>
          <w:rFonts w:ascii="Times New Roman" w:eastAsia="Times New Roman" w:hAnsi="Times New Roman" w:cs="Times New Roman"/>
          <w:iCs/>
          <w:sz w:val="20"/>
          <w:szCs w:val="20"/>
          <w:rPrChange w:id="556" w:author="Andrés González Santa Cruz" w:date="2020-12-05T20:38:00Z">
            <w:rPr>
              <w:rFonts w:ascii="Times New Roman" w:eastAsia="Times New Roman" w:hAnsi="Times New Roman" w:cs="Times New Roman"/>
              <w:iCs/>
              <w:sz w:val="20"/>
              <w:szCs w:val="20"/>
              <w:highlight w:val="yellow"/>
            </w:rPr>
          </w:rPrChange>
        </w:rPr>
        <w:fldChar w:fldCharType="end"/>
      </w:r>
      <w:r w:rsidR="009D02C8" w:rsidRPr="00E15B8C">
        <w:rPr>
          <w:rFonts w:ascii="Times New Roman" w:eastAsia="Times New Roman" w:hAnsi="Times New Roman" w:cs="Times New Roman"/>
          <w:iCs/>
          <w:sz w:val="20"/>
          <w:szCs w:val="20"/>
          <w:rPrChange w:id="557" w:author="Andrés González Santa Cruz" w:date="2020-12-05T20:38:00Z">
            <w:rPr>
              <w:rFonts w:ascii="Times New Roman" w:eastAsia="Times New Roman" w:hAnsi="Times New Roman" w:cs="Times New Roman"/>
              <w:iCs/>
              <w:szCs w:val="22"/>
            </w:rPr>
          </w:rPrChange>
        </w:rPr>
        <w:t>.</w:t>
      </w:r>
      <w:r w:rsidR="00452739" w:rsidRPr="00E15B8C">
        <w:rPr>
          <w:rFonts w:ascii="Times New Roman" w:eastAsia="Times New Roman" w:hAnsi="Times New Roman" w:cs="Times New Roman"/>
          <w:iCs/>
          <w:sz w:val="20"/>
          <w:szCs w:val="20"/>
          <w:rPrChange w:id="558" w:author="Andrés González Santa Cruz" w:date="2020-12-05T20:38:00Z">
            <w:rPr>
              <w:rFonts w:ascii="Times New Roman" w:eastAsia="Times New Roman" w:hAnsi="Times New Roman" w:cs="Times New Roman"/>
              <w:iCs/>
              <w:szCs w:val="22"/>
            </w:rPr>
          </w:rPrChange>
        </w:rPr>
        <w:t xml:space="preserve"> </w:t>
      </w:r>
      <w:r w:rsidR="006E272C" w:rsidRPr="00E15B8C">
        <w:rPr>
          <w:rFonts w:ascii="Times New Roman" w:eastAsia="Times New Roman" w:hAnsi="Times New Roman" w:cs="Times New Roman"/>
          <w:iCs/>
          <w:sz w:val="20"/>
          <w:szCs w:val="20"/>
          <w:rPrChange w:id="559" w:author="Andrés González Santa Cruz" w:date="2020-12-05T20:38:00Z">
            <w:rPr>
              <w:rFonts w:ascii="Times New Roman" w:eastAsia="Times New Roman" w:hAnsi="Times New Roman" w:cs="Times New Roman"/>
              <w:iCs/>
              <w:szCs w:val="22"/>
            </w:rPr>
          </w:rPrChange>
        </w:rPr>
        <w:t xml:space="preserve">The estimated effect is </w:t>
      </w:r>
      <w:r w:rsidR="00967B06" w:rsidRPr="00E15B8C">
        <w:rPr>
          <w:rFonts w:ascii="Times New Roman" w:eastAsia="Times New Roman" w:hAnsi="Times New Roman" w:cs="Times New Roman"/>
          <w:iCs/>
          <w:sz w:val="20"/>
          <w:szCs w:val="20"/>
          <w:rPrChange w:id="560" w:author="Andrés González Santa Cruz" w:date="2020-12-05T20:38:00Z">
            <w:rPr>
              <w:rFonts w:ascii="Times New Roman" w:eastAsia="Times New Roman" w:hAnsi="Times New Roman" w:cs="Times New Roman"/>
              <w:iCs/>
              <w:szCs w:val="22"/>
            </w:rPr>
          </w:rPrChange>
        </w:rPr>
        <w:t xml:space="preserve">then </w:t>
      </w:r>
      <w:r w:rsidR="006E272C" w:rsidRPr="00E15B8C">
        <w:rPr>
          <w:rFonts w:ascii="Times New Roman" w:eastAsia="Times New Roman" w:hAnsi="Times New Roman" w:cs="Times New Roman"/>
          <w:iCs/>
          <w:sz w:val="20"/>
          <w:szCs w:val="20"/>
          <w:rPrChange w:id="561" w:author="Andrés González Santa Cruz" w:date="2020-12-05T20:38:00Z">
            <w:rPr>
              <w:rFonts w:ascii="Times New Roman" w:eastAsia="Times New Roman" w:hAnsi="Times New Roman" w:cs="Times New Roman"/>
              <w:iCs/>
              <w:szCs w:val="22"/>
            </w:rPr>
          </w:rPrChange>
        </w:rPr>
        <w:t xml:space="preserve">the </w:t>
      </w:r>
      <w:r w:rsidR="00EA1E94" w:rsidRPr="00E15B8C">
        <w:rPr>
          <w:rFonts w:ascii="Times New Roman" w:eastAsia="Times New Roman" w:hAnsi="Times New Roman" w:cs="Times New Roman"/>
          <w:iCs/>
          <w:sz w:val="20"/>
          <w:szCs w:val="20"/>
          <w:rPrChange w:id="562" w:author="Andrés González Santa Cruz" w:date="2020-12-05T20:38:00Z">
            <w:rPr>
              <w:rFonts w:ascii="Times New Roman" w:eastAsia="Times New Roman" w:hAnsi="Times New Roman" w:cs="Times New Roman"/>
              <w:iCs/>
              <w:szCs w:val="22"/>
            </w:rPr>
          </w:rPrChange>
        </w:rPr>
        <w:t xml:space="preserve">difference between </w:t>
      </w:r>
      <w:r w:rsidR="006E272C" w:rsidRPr="00E15B8C">
        <w:rPr>
          <w:rFonts w:ascii="Times New Roman" w:eastAsia="Times New Roman" w:hAnsi="Times New Roman" w:cs="Times New Roman"/>
          <w:iCs/>
          <w:sz w:val="20"/>
          <w:szCs w:val="20"/>
          <w:rPrChange w:id="563" w:author="Andrés González Santa Cruz" w:date="2020-12-05T20:38:00Z">
            <w:rPr>
              <w:rFonts w:ascii="Times New Roman" w:eastAsia="Times New Roman" w:hAnsi="Times New Roman" w:cs="Times New Roman"/>
              <w:iCs/>
              <w:szCs w:val="22"/>
            </w:rPr>
          </w:rPrChange>
        </w:rPr>
        <w:t>the counterfactual and the observed number of consultations and hospitalizations after the social protest of October 18</w:t>
      </w:r>
      <w:r w:rsidR="000C2729" w:rsidRPr="00E15B8C">
        <w:rPr>
          <w:rFonts w:ascii="Times New Roman" w:eastAsia="Times New Roman" w:hAnsi="Times New Roman" w:cs="Times New Roman"/>
          <w:iCs/>
          <w:sz w:val="20"/>
          <w:szCs w:val="20"/>
          <w:rPrChange w:id="564" w:author="Andrés González Santa Cruz" w:date="2020-12-05T20:38:00Z">
            <w:rPr>
              <w:rFonts w:ascii="Times New Roman" w:eastAsia="Times New Roman" w:hAnsi="Times New Roman" w:cs="Times New Roman"/>
              <w:iCs/>
              <w:szCs w:val="22"/>
            </w:rPr>
          </w:rPrChange>
        </w:rPr>
        <w:t>, 2019</w:t>
      </w:r>
      <w:r w:rsidR="006E272C" w:rsidRPr="00E15B8C">
        <w:rPr>
          <w:rFonts w:ascii="Times New Roman" w:eastAsia="Times New Roman" w:hAnsi="Times New Roman" w:cs="Times New Roman"/>
          <w:iCs/>
          <w:sz w:val="20"/>
          <w:szCs w:val="20"/>
          <w:rPrChange w:id="565" w:author="Andrés González Santa Cruz" w:date="2020-12-05T20:38:00Z">
            <w:rPr>
              <w:rFonts w:ascii="Times New Roman" w:eastAsia="Times New Roman" w:hAnsi="Times New Roman" w:cs="Times New Roman"/>
              <w:iCs/>
              <w:szCs w:val="22"/>
            </w:rPr>
          </w:rPrChange>
        </w:rPr>
        <w:t>.</w:t>
      </w:r>
      <w:del w:id="566" w:author="Andrés González Santa Cruz" w:date="2020-12-06T16:43:00Z">
        <w:r w:rsidR="005E4D3F" w:rsidRPr="00E15B8C" w:rsidDel="00B62E52">
          <w:rPr>
            <w:rFonts w:ascii="Times New Roman" w:eastAsia="Times New Roman" w:hAnsi="Times New Roman" w:cs="Times New Roman"/>
            <w:iCs/>
            <w:sz w:val="20"/>
            <w:szCs w:val="20"/>
            <w:rPrChange w:id="567" w:author="Andrés González Santa Cruz" w:date="2020-12-05T20:38:00Z">
              <w:rPr>
                <w:rFonts w:ascii="Times New Roman" w:eastAsia="Times New Roman" w:hAnsi="Times New Roman" w:cs="Times New Roman"/>
                <w:iCs/>
                <w:szCs w:val="22"/>
              </w:rPr>
            </w:rPrChange>
          </w:rPr>
          <w:delText xml:space="preserve"> </w:delText>
        </w:r>
      </w:del>
    </w:p>
    <w:p w14:paraId="25061CE9" w14:textId="77777777" w:rsidR="00B62E52" w:rsidRPr="00E15B8C" w:rsidRDefault="00B62E52">
      <w:pPr>
        <w:spacing w:line="360" w:lineRule="auto"/>
        <w:jc w:val="both"/>
        <w:rPr>
          <w:rFonts w:ascii="Times New Roman" w:eastAsia="Times New Roman" w:hAnsi="Times New Roman" w:cs="Times New Roman"/>
          <w:iCs/>
          <w:sz w:val="20"/>
          <w:szCs w:val="20"/>
          <w:rPrChange w:id="568" w:author="Andrés González Santa Cruz" w:date="2020-12-05T20:38:00Z">
            <w:rPr>
              <w:rFonts w:ascii="Times New Roman" w:eastAsia="Times New Roman" w:hAnsi="Times New Roman" w:cs="Times New Roman"/>
              <w:iCs/>
              <w:szCs w:val="22"/>
            </w:rPr>
          </w:rPrChange>
        </w:rPr>
        <w:pPrChange w:id="569" w:author="Andrés González Santa Cruz" w:date="2020-12-08T09:58:00Z">
          <w:pPr>
            <w:spacing w:line="360" w:lineRule="auto"/>
            <w:ind w:firstLine="720"/>
            <w:jc w:val="both"/>
          </w:pPr>
        </w:pPrChange>
      </w:pPr>
    </w:p>
    <w:p w14:paraId="638623B3" w14:textId="252F42CD" w:rsidR="00E15B8C" w:rsidRDefault="00CC5CC4" w:rsidP="00F07322">
      <w:pPr>
        <w:spacing w:line="360" w:lineRule="auto"/>
        <w:ind w:firstLine="720"/>
        <w:jc w:val="both"/>
        <w:rPr>
          <w:ins w:id="570" w:author="Andrés González Santa Cruz" w:date="2020-12-06T16:43:00Z"/>
          <w:rFonts w:ascii="Times New Roman" w:eastAsia="Times New Roman" w:hAnsi="Times New Roman" w:cs="Times New Roman"/>
          <w:iCs/>
          <w:sz w:val="20"/>
          <w:szCs w:val="20"/>
        </w:rPr>
      </w:pPr>
      <w:r w:rsidRPr="00E15B8C">
        <w:rPr>
          <w:rFonts w:ascii="Times New Roman" w:eastAsia="Times New Roman" w:hAnsi="Times New Roman" w:cs="Times New Roman"/>
          <w:iCs/>
          <w:sz w:val="20"/>
          <w:szCs w:val="20"/>
          <w:rPrChange w:id="571" w:author="Andrés González Santa Cruz" w:date="2020-12-05T20:38:00Z">
            <w:rPr>
              <w:rFonts w:ascii="Times New Roman" w:eastAsia="Times New Roman" w:hAnsi="Times New Roman" w:cs="Times New Roman"/>
              <w:iCs/>
              <w:szCs w:val="22"/>
            </w:rPr>
          </w:rPrChange>
        </w:rPr>
        <w:t>T</w:t>
      </w:r>
      <w:r w:rsidR="00EA1E94" w:rsidRPr="00E15B8C">
        <w:rPr>
          <w:rFonts w:ascii="Times New Roman" w:eastAsia="Times New Roman" w:hAnsi="Times New Roman" w:cs="Times New Roman"/>
          <w:iCs/>
          <w:sz w:val="20"/>
          <w:szCs w:val="20"/>
          <w:rPrChange w:id="572" w:author="Andrés González Santa Cruz" w:date="2020-12-05T20:38:00Z">
            <w:rPr>
              <w:rFonts w:ascii="Times New Roman" w:eastAsia="Times New Roman" w:hAnsi="Times New Roman" w:cs="Times New Roman"/>
              <w:iCs/>
              <w:szCs w:val="22"/>
            </w:rPr>
          </w:rPrChange>
        </w:rPr>
        <w:t xml:space="preserve">his method </w:t>
      </w:r>
      <w:r w:rsidR="000C2729" w:rsidRPr="00E15B8C">
        <w:rPr>
          <w:rFonts w:ascii="Times New Roman" w:eastAsia="Times New Roman" w:hAnsi="Times New Roman" w:cs="Times New Roman"/>
          <w:iCs/>
          <w:sz w:val="20"/>
          <w:szCs w:val="20"/>
          <w:rPrChange w:id="573" w:author="Andrés González Santa Cruz" w:date="2020-12-05T20:38:00Z">
            <w:rPr>
              <w:rFonts w:ascii="Times New Roman" w:eastAsia="Times New Roman" w:hAnsi="Times New Roman" w:cs="Times New Roman"/>
              <w:iCs/>
              <w:szCs w:val="22"/>
            </w:rPr>
          </w:rPrChange>
        </w:rPr>
        <w:t>allows flexib</w:t>
      </w:r>
      <w:r w:rsidR="008F0875" w:rsidRPr="00E15B8C">
        <w:rPr>
          <w:rFonts w:ascii="Times New Roman" w:eastAsia="Times New Roman" w:hAnsi="Times New Roman" w:cs="Times New Roman"/>
          <w:iCs/>
          <w:sz w:val="20"/>
          <w:szCs w:val="20"/>
          <w:rPrChange w:id="574" w:author="Andrés González Santa Cruz" w:date="2020-12-05T20:38:00Z">
            <w:rPr>
              <w:rFonts w:ascii="Times New Roman" w:eastAsia="Times New Roman" w:hAnsi="Times New Roman" w:cs="Times New Roman"/>
              <w:iCs/>
              <w:szCs w:val="22"/>
            </w:rPr>
          </w:rPrChange>
        </w:rPr>
        <w:t>i</w:t>
      </w:r>
      <w:r w:rsidR="000C2729" w:rsidRPr="00E15B8C">
        <w:rPr>
          <w:rFonts w:ascii="Times New Roman" w:eastAsia="Times New Roman" w:hAnsi="Times New Roman" w:cs="Times New Roman"/>
          <w:iCs/>
          <w:sz w:val="20"/>
          <w:szCs w:val="20"/>
          <w:rPrChange w:id="575" w:author="Andrés González Santa Cruz" w:date="2020-12-05T20:38:00Z">
            <w:rPr>
              <w:rFonts w:ascii="Times New Roman" w:eastAsia="Times New Roman" w:hAnsi="Times New Roman" w:cs="Times New Roman"/>
              <w:iCs/>
              <w:szCs w:val="22"/>
            </w:rPr>
          </w:rPrChange>
        </w:rPr>
        <w:t>l</w:t>
      </w:r>
      <w:r w:rsidR="008F0875" w:rsidRPr="00E15B8C">
        <w:rPr>
          <w:rFonts w:ascii="Times New Roman" w:eastAsia="Times New Roman" w:hAnsi="Times New Roman" w:cs="Times New Roman"/>
          <w:iCs/>
          <w:sz w:val="20"/>
          <w:szCs w:val="20"/>
          <w:rPrChange w:id="576" w:author="Andrés González Santa Cruz" w:date="2020-12-05T20:38:00Z">
            <w:rPr>
              <w:rFonts w:ascii="Times New Roman" w:eastAsia="Times New Roman" w:hAnsi="Times New Roman" w:cs="Times New Roman"/>
              <w:iCs/>
              <w:szCs w:val="22"/>
            </w:rPr>
          </w:rPrChange>
        </w:rPr>
        <w:t>it</w:t>
      </w:r>
      <w:r w:rsidR="000C2729" w:rsidRPr="00E15B8C">
        <w:rPr>
          <w:rFonts w:ascii="Times New Roman" w:eastAsia="Times New Roman" w:hAnsi="Times New Roman" w:cs="Times New Roman"/>
          <w:iCs/>
          <w:sz w:val="20"/>
          <w:szCs w:val="20"/>
          <w:rPrChange w:id="577" w:author="Andrés González Santa Cruz" w:date="2020-12-05T20:38:00Z">
            <w:rPr>
              <w:rFonts w:ascii="Times New Roman" w:eastAsia="Times New Roman" w:hAnsi="Times New Roman" w:cs="Times New Roman"/>
              <w:iCs/>
              <w:szCs w:val="22"/>
            </w:rPr>
          </w:rPrChange>
        </w:rPr>
        <w:t>y</w:t>
      </w:r>
      <w:r w:rsidR="008F0875" w:rsidRPr="00E15B8C">
        <w:rPr>
          <w:rFonts w:ascii="Times New Roman" w:eastAsia="Times New Roman" w:hAnsi="Times New Roman" w:cs="Times New Roman"/>
          <w:iCs/>
          <w:sz w:val="20"/>
          <w:szCs w:val="20"/>
          <w:rPrChange w:id="578" w:author="Andrés González Santa Cruz" w:date="2020-12-05T20:38:00Z">
            <w:rPr>
              <w:rFonts w:ascii="Times New Roman" w:eastAsia="Times New Roman" w:hAnsi="Times New Roman" w:cs="Times New Roman"/>
              <w:iCs/>
              <w:szCs w:val="22"/>
            </w:rPr>
          </w:rPrChange>
        </w:rPr>
        <w:t xml:space="preserve"> in the</w:t>
      </w:r>
      <w:r w:rsidR="000C2729" w:rsidRPr="00E15B8C">
        <w:rPr>
          <w:rFonts w:ascii="Times New Roman" w:eastAsia="Times New Roman" w:hAnsi="Times New Roman" w:cs="Times New Roman"/>
          <w:iCs/>
          <w:sz w:val="20"/>
          <w:szCs w:val="20"/>
          <w:rPrChange w:id="579" w:author="Andrés González Santa Cruz" w:date="2020-12-05T20:38:00Z">
            <w:rPr>
              <w:rFonts w:ascii="Times New Roman" w:eastAsia="Times New Roman" w:hAnsi="Times New Roman" w:cs="Times New Roman"/>
              <w:iCs/>
              <w:szCs w:val="22"/>
            </w:rPr>
          </w:rPrChange>
        </w:rPr>
        <w:t xml:space="preserve"> infer</w:t>
      </w:r>
      <w:r w:rsidR="008F0875" w:rsidRPr="00E15B8C">
        <w:rPr>
          <w:rFonts w:ascii="Times New Roman" w:eastAsia="Times New Roman" w:hAnsi="Times New Roman" w:cs="Times New Roman"/>
          <w:iCs/>
          <w:sz w:val="20"/>
          <w:szCs w:val="20"/>
          <w:rPrChange w:id="580" w:author="Andrés González Santa Cruz" w:date="2020-12-05T20:38:00Z">
            <w:rPr>
              <w:rFonts w:ascii="Times New Roman" w:eastAsia="Times New Roman" w:hAnsi="Times New Roman" w:cs="Times New Roman"/>
              <w:iCs/>
              <w:szCs w:val="22"/>
            </w:rPr>
          </w:rPrChange>
        </w:rPr>
        <w:t>ence of</w:t>
      </w:r>
      <w:r w:rsidR="00EA1E94" w:rsidRPr="00E15B8C">
        <w:rPr>
          <w:rFonts w:ascii="Times New Roman" w:eastAsia="Times New Roman" w:hAnsi="Times New Roman" w:cs="Times New Roman"/>
          <w:iCs/>
          <w:sz w:val="20"/>
          <w:szCs w:val="20"/>
          <w:rPrChange w:id="581" w:author="Andrés González Santa Cruz" w:date="2020-12-05T20:38:00Z">
            <w:rPr>
              <w:rFonts w:ascii="Times New Roman" w:eastAsia="Times New Roman" w:hAnsi="Times New Roman" w:cs="Times New Roman"/>
              <w:iCs/>
              <w:szCs w:val="22"/>
            </w:rPr>
          </w:rPrChange>
        </w:rPr>
        <w:t xml:space="preserve"> </w:t>
      </w:r>
      <w:r w:rsidR="00452739" w:rsidRPr="00E15B8C">
        <w:rPr>
          <w:rFonts w:ascii="Times New Roman" w:eastAsia="Times New Roman" w:hAnsi="Times New Roman" w:cs="Times New Roman"/>
          <w:iCs/>
          <w:sz w:val="20"/>
          <w:szCs w:val="20"/>
          <w:rPrChange w:id="582" w:author="Andrés González Santa Cruz" w:date="2020-12-05T20:38:00Z">
            <w:rPr>
              <w:rFonts w:ascii="Times New Roman" w:eastAsia="Times New Roman" w:hAnsi="Times New Roman" w:cs="Times New Roman"/>
              <w:iCs/>
              <w:szCs w:val="22"/>
            </w:rPr>
          </w:rPrChange>
        </w:rPr>
        <w:t>counterfactual</w:t>
      </w:r>
      <w:r w:rsidR="000C2729" w:rsidRPr="00E15B8C">
        <w:rPr>
          <w:rFonts w:ascii="Times New Roman" w:eastAsia="Times New Roman" w:hAnsi="Times New Roman" w:cs="Times New Roman"/>
          <w:iCs/>
          <w:sz w:val="20"/>
          <w:szCs w:val="20"/>
          <w:rPrChange w:id="583" w:author="Andrés González Santa Cruz" w:date="2020-12-05T20:38:00Z">
            <w:rPr>
              <w:rFonts w:ascii="Times New Roman" w:eastAsia="Times New Roman" w:hAnsi="Times New Roman" w:cs="Times New Roman"/>
              <w:iCs/>
              <w:szCs w:val="22"/>
            </w:rPr>
          </w:rPrChange>
        </w:rPr>
        <w:t>s, temporal evolution</w:t>
      </w:r>
      <w:r w:rsidR="008F0875" w:rsidRPr="00E15B8C">
        <w:rPr>
          <w:rFonts w:ascii="Times New Roman" w:eastAsia="Times New Roman" w:hAnsi="Times New Roman" w:cs="Times New Roman"/>
          <w:iCs/>
          <w:sz w:val="20"/>
          <w:szCs w:val="20"/>
          <w:rPrChange w:id="584" w:author="Andrés González Santa Cruz" w:date="2020-12-05T20:38:00Z">
            <w:rPr>
              <w:rFonts w:ascii="Times New Roman" w:eastAsia="Times New Roman" w:hAnsi="Times New Roman" w:cs="Times New Roman"/>
              <w:iCs/>
              <w:szCs w:val="22"/>
            </w:rPr>
          </w:rPrChange>
        </w:rPr>
        <w:t>,</w:t>
      </w:r>
      <w:r w:rsidR="000C2729" w:rsidRPr="00E15B8C">
        <w:rPr>
          <w:rFonts w:ascii="Times New Roman" w:eastAsia="Times New Roman" w:hAnsi="Times New Roman" w:cs="Times New Roman"/>
          <w:iCs/>
          <w:sz w:val="20"/>
          <w:szCs w:val="20"/>
          <w:rPrChange w:id="585" w:author="Andrés González Santa Cruz" w:date="2020-12-05T20:38:00Z">
            <w:rPr>
              <w:rFonts w:ascii="Times New Roman" w:eastAsia="Times New Roman" w:hAnsi="Times New Roman" w:cs="Times New Roman"/>
              <w:iCs/>
              <w:szCs w:val="22"/>
            </w:rPr>
          </w:rPrChange>
        </w:rPr>
        <w:t xml:space="preserve"> and incremental attributable impact</w:t>
      </w:r>
      <w:del w:id="586" w:author="Andrés González Santa Cruz" w:date="2020-12-05T12:37:00Z">
        <w:r w:rsidRPr="00E15B8C" w:rsidDel="002A2497">
          <w:rPr>
            <w:rFonts w:ascii="Times New Roman" w:eastAsia="Times New Roman" w:hAnsi="Times New Roman" w:cs="Times New Roman"/>
            <w:iCs/>
            <w:sz w:val="20"/>
            <w:szCs w:val="20"/>
            <w:rPrChange w:id="587" w:author="Andrés González Santa Cruz" w:date="2020-12-05T20:38:00Z">
              <w:rPr>
                <w:rFonts w:ascii="Times New Roman" w:eastAsia="Times New Roman" w:hAnsi="Times New Roman" w:cs="Times New Roman"/>
                <w:iCs/>
                <w:szCs w:val="22"/>
              </w:rPr>
            </w:rPrChange>
          </w:rPr>
          <w:delText>, being it</w:delText>
        </w:r>
        <w:r w:rsidR="000C2729" w:rsidRPr="00E15B8C" w:rsidDel="002A2497">
          <w:rPr>
            <w:rFonts w:ascii="Times New Roman" w:eastAsia="Times New Roman" w:hAnsi="Times New Roman" w:cs="Times New Roman"/>
            <w:iCs/>
            <w:sz w:val="20"/>
            <w:szCs w:val="20"/>
            <w:rPrChange w:id="588" w:author="Andrés González Santa Cruz" w:date="2020-12-05T20:38:00Z">
              <w:rPr>
                <w:rFonts w:ascii="Times New Roman" w:eastAsia="Times New Roman" w:hAnsi="Times New Roman" w:cs="Times New Roman"/>
                <w:iCs/>
                <w:szCs w:val="22"/>
              </w:rPr>
            </w:rPrChange>
          </w:rPr>
          <w:delText>s</w:delText>
        </w:r>
        <w:r w:rsidRPr="00E15B8C" w:rsidDel="002A2497">
          <w:rPr>
            <w:rFonts w:ascii="Times New Roman" w:eastAsia="Times New Roman" w:hAnsi="Times New Roman" w:cs="Times New Roman"/>
            <w:iCs/>
            <w:sz w:val="20"/>
            <w:szCs w:val="20"/>
            <w:rPrChange w:id="589" w:author="Andrés González Santa Cruz" w:date="2020-12-05T20:38:00Z">
              <w:rPr>
                <w:rFonts w:ascii="Times New Roman" w:eastAsia="Times New Roman" w:hAnsi="Times New Roman" w:cs="Times New Roman"/>
                <w:iCs/>
                <w:szCs w:val="22"/>
              </w:rPr>
            </w:rPrChange>
          </w:rPr>
          <w:delText xml:space="preserve"> estimations</w:delText>
        </w:r>
      </w:del>
      <w:ins w:id="590" w:author="Andrés González Santa Cruz" w:date="2020-12-05T12:37:00Z">
        <w:r w:rsidR="002A2497" w:rsidRPr="00E15B8C">
          <w:rPr>
            <w:rFonts w:ascii="Times New Roman" w:eastAsia="Times New Roman" w:hAnsi="Times New Roman" w:cs="Times New Roman"/>
            <w:iCs/>
            <w:sz w:val="20"/>
            <w:szCs w:val="20"/>
          </w:rPr>
          <w:t>. Its estimations are</w:t>
        </w:r>
      </w:ins>
      <w:r w:rsidR="000C2729" w:rsidRPr="00E15B8C">
        <w:rPr>
          <w:rFonts w:ascii="Times New Roman" w:eastAsia="Times New Roman" w:hAnsi="Times New Roman" w:cs="Times New Roman"/>
          <w:iCs/>
          <w:sz w:val="20"/>
          <w:szCs w:val="20"/>
          <w:rPrChange w:id="591" w:author="Andrés González Santa Cruz" w:date="2020-12-05T20:38:00Z">
            <w:rPr>
              <w:rFonts w:ascii="Times New Roman" w:eastAsia="Times New Roman" w:hAnsi="Times New Roman" w:cs="Times New Roman"/>
              <w:iCs/>
              <w:szCs w:val="22"/>
            </w:rPr>
          </w:rPrChange>
        </w:rPr>
        <w:t xml:space="preserve"> achieved</w:t>
      </w:r>
      <w:r w:rsidR="00452739" w:rsidRPr="00E15B8C">
        <w:rPr>
          <w:rFonts w:ascii="Times New Roman" w:eastAsia="Times New Roman" w:hAnsi="Times New Roman" w:cs="Times New Roman"/>
          <w:iCs/>
          <w:sz w:val="20"/>
          <w:szCs w:val="20"/>
          <w:rPrChange w:id="592" w:author="Andrés González Santa Cruz" w:date="2020-12-05T20:38:00Z">
            <w:rPr>
              <w:rFonts w:ascii="Times New Roman" w:eastAsia="Times New Roman" w:hAnsi="Times New Roman" w:cs="Times New Roman"/>
              <w:iCs/>
              <w:szCs w:val="22"/>
            </w:rPr>
          </w:rPrChange>
        </w:rPr>
        <w:t xml:space="preserve"> </w:t>
      </w:r>
      <w:r w:rsidR="00EA1E94" w:rsidRPr="00E15B8C">
        <w:rPr>
          <w:rFonts w:ascii="Times New Roman" w:eastAsia="Times New Roman" w:hAnsi="Times New Roman" w:cs="Times New Roman"/>
          <w:iCs/>
          <w:sz w:val="20"/>
          <w:szCs w:val="20"/>
          <w:rPrChange w:id="593" w:author="Andrés González Santa Cruz" w:date="2020-12-05T20:38:00Z">
            <w:rPr>
              <w:rFonts w:ascii="Times New Roman" w:eastAsia="Times New Roman" w:hAnsi="Times New Roman" w:cs="Times New Roman"/>
              <w:iCs/>
              <w:szCs w:val="22"/>
            </w:rPr>
          </w:rPrChange>
        </w:rPr>
        <w:t xml:space="preserve">by incorporating features such as </w:t>
      </w:r>
      <w:r w:rsidR="00BA648B" w:rsidRPr="00E15B8C">
        <w:rPr>
          <w:rFonts w:ascii="Times New Roman" w:eastAsia="Times New Roman" w:hAnsi="Times New Roman" w:cs="Times New Roman"/>
          <w:iCs/>
          <w:sz w:val="20"/>
          <w:szCs w:val="20"/>
          <w:rPrChange w:id="594" w:author="Andrés González Santa Cruz" w:date="2020-12-05T20:38:00Z">
            <w:rPr>
              <w:rFonts w:ascii="Times New Roman" w:eastAsia="Times New Roman" w:hAnsi="Times New Roman" w:cs="Times New Roman"/>
              <w:iCs/>
              <w:szCs w:val="22"/>
            </w:rPr>
          </w:rPrChange>
        </w:rPr>
        <w:t xml:space="preserve">level, </w:t>
      </w:r>
      <w:r w:rsidR="00617F1F" w:rsidRPr="00E15B8C">
        <w:rPr>
          <w:rFonts w:ascii="Times New Roman" w:eastAsia="Times New Roman" w:hAnsi="Times New Roman" w:cs="Times New Roman"/>
          <w:iCs/>
          <w:sz w:val="20"/>
          <w:szCs w:val="20"/>
          <w:rPrChange w:id="595" w:author="Andrés González Santa Cruz" w:date="2020-12-05T20:38:00Z">
            <w:rPr>
              <w:rFonts w:ascii="Times New Roman" w:eastAsia="Times New Roman" w:hAnsi="Times New Roman" w:cs="Times New Roman"/>
              <w:iCs/>
              <w:szCs w:val="22"/>
            </w:rPr>
          </w:rPrChange>
        </w:rPr>
        <w:t>trend</w:t>
      </w:r>
      <w:r w:rsidR="00F770E5" w:rsidRPr="00E15B8C">
        <w:rPr>
          <w:rFonts w:ascii="Times New Roman" w:eastAsia="Times New Roman" w:hAnsi="Times New Roman" w:cs="Times New Roman"/>
          <w:iCs/>
          <w:sz w:val="20"/>
          <w:szCs w:val="20"/>
          <w:rPrChange w:id="596" w:author="Andrés González Santa Cruz" w:date="2020-12-05T20:38:00Z">
            <w:rPr>
              <w:rFonts w:ascii="Times New Roman" w:eastAsia="Times New Roman" w:hAnsi="Times New Roman" w:cs="Times New Roman"/>
              <w:iCs/>
              <w:szCs w:val="22"/>
            </w:rPr>
          </w:rPrChange>
        </w:rPr>
        <w:t>s</w:t>
      </w:r>
      <w:r w:rsidR="00617F1F" w:rsidRPr="00E15B8C">
        <w:rPr>
          <w:rFonts w:ascii="Times New Roman" w:eastAsia="Times New Roman" w:hAnsi="Times New Roman" w:cs="Times New Roman"/>
          <w:iCs/>
          <w:sz w:val="20"/>
          <w:szCs w:val="20"/>
          <w:rPrChange w:id="597" w:author="Andrés González Santa Cruz" w:date="2020-12-05T20:38:00Z">
            <w:rPr>
              <w:rFonts w:ascii="Times New Roman" w:eastAsia="Times New Roman" w:hAnsi="Times New Roman" w:cs="Times New Roman"/>
              <w:iCs/>
              <w:szCs w:val="22"/>
            </w:rPr>
          </w:rPrChange>
        </w:rPr>
        <w:t>, seasonality and regression</w:t>
      </w:r>
      <w:r w:rsidR="000C2729" w:rsidRPr="00E15B8C">
        <w:rPr>
          <w:rFonts w:ascii="Times New Roman" w:eastAsia="Times New Roman" w:hAnsi="Times New Roman" w:cs="Times New Roman"/>
          <w:iCs/>
          <w:sz w:val="20"/>
          <w:szCs w:val="20"/>
          <w:rPrChange w:id="598" w:author="Andrés González Santa Cruz" w:date="2020-12-05T20:38:00Z">
            <w:rPr>
              <w:rFonts w:ascii="Times New Roman" w:eastAsia="Times New Roman" w:hAnsi="Times New Roman" w:cs="Times New Roman"/>
              <w:iCs/>
              <w:szCs w:val="22"/>
            </w:rPr>
          </w:rPrChange>
        </w:rPr>
        <w:t xml:space="preserve"> </w:t>
      </w:r>
      <w:del w:id="599" w:author="Andrés González Santa Cruz" w:date="2020-12-05T12:37:00Z">
        <w:r w:rsidR="000C2729" w:rsidRPr="00E15B8C" w:rsidDel="002A2497">
          <w:rPr>
            <w:rFonts w:ascii="Times New Roman" w:eastAsia="Times New Roman" w:hAnsi="Times New Roman" w:cs="Times New Roman"/>
            <w:iCs/>
            <w:sz w:val="20"/>
            <w:szCs w:val="20"/>
            <w:rPrChange w:id="600" w:author="Andrés González Santa Cruz" w:date="2020-12-05T20:38:00Z">
              <w:rPr>
                <w:rFonts w:ascii="Times New Roman" w:eastAsia="Times New Roman" w:hAnsi="Times New Roman" w:cs="Times New Roman"/>
                <w:iCs/>
                <w:szCs w:val="22"/>
              </w:rPr>
            </w:rPrChange>
          </w:rPr>
          <w:delText xml:space="preserve">that </w:delText>
        </w:r>
      </w:del>
      <w:ins w:id="601" w:author="Andrés González Santa Cruz" w:date="2020-12-05T12:37:00Z">
        <w:r w:rsidR="002A2497" w:rsidRPr="00E15B8C">
          <w:rPr>
            <w:rFonts w:ascii="Times New Roman" w:eastAsia="Times New Roman" w:hAnsi="Times New Roman" w:cs="Times New Roman"/>
            <w:iCs/>
            <w:sz w:val="20"/>
            <w:szCs w:val="20"/>
          </w:rPr>
          <w:t>to</w:t>
        </w:r>
        <w:r w:rsidR="002A2497" w:rsidRPr="00E15B8C">
          <w:rPr>
            <w:rFonts w:ascii="Times New Roman" w:eastAsia="Times New Roman" w:hAnsi="Times New Roman" w:cs="Times New Roman"/>
            <w:iCs/>
            <w:sz w:val="20"/>
            <w:szCs w:val="20"/>
            <w:rPrChange w:id="602" w:author="Andrés González Santa Cruz" w:date="2020-12-05T20:38:00Z">
              <w:rPr>
                <w:rFonts w:ascii="Times New Roman" w:eastAsia="Times New Roman" w:hAnsi="Times New Roman" w:cs="Times New Roman"/>
                <w:iCs/>
                <w:szCs w:val="22"/>
              </w:rPr>
            </w:rPrChange>
          </w:rPr>
          <w:t xml:space="preserve"> </w:t>
        </w:r>
      </w:ins>
      <w:r w:rsidR="000C2729" w:rsidRPr="00E15B8C">
        <w:rPr>
          <w:rFonts w:ascii="Times New Roman" w:eastAsia="Times New Roman" w:hAnsi="Times New Roman" w:cs="Times New Roman"/>
          <w:iCs/>
          <w:sz w:val="20"/>
          <w:szCs w:val="20"/>
          <w:rPrChange w:id="603" w:author="Andrés González Santa Cruz" w:date="2020-12-05T20:38:00Z">
            <w:rPr>
              <w:rFonts w:ascii="Times New Roman" w:eastAsia="Times New Roman" w:hAnsi="Times New Roman" w:cs="Times New Roman"/>
              <w:iCs/>
              <w:szCs w:val="22"/>
            </w:rPr>
          </w:rPrChange>
        </w:rPr>
        <w:t xml:space="preserve">capture the </w:t>
      </w:r>
      <w:del w:id="604" w:author="Andrés González Santa Cruz" w:date="2020-12-05T12:37:00Z">
        <w:r w:rsidR="000C2729" w:rsidRPr="00E15B8C" w:rsidDel="002A2497">
          <w:rPr>
            <w:rFonts w:ascii="Times New Roman" w:eastAsia="Times New Roman" w:hAnsi="Times New Roman" w:cs="Times New Roman"/>
            <w:iCs/>
            <w:sz w:val="20"/>
            <w:szCs w:val="20"/>
            <w:rPrChange w:id="605" w:author="Andrés González Santa Cruz" w:date="2020-12-05T20:38:00Z">
              <w:rPr>
                <w:rFonts w:ascii="Times New Roman" w:eastAsia="Times New Roman" w:hAnsi="Times New Roman" w:cs="Times New Roman"/>
                <w:iCs/>
                <w:szCs w:val="22"/>
              </w:rPr>
            </w:rPrChange>
          </w:rPr>
          <w:delText>dynamics of the time serie</w:delText>
        </w:r>
      </w:del>
      <w:ins w:id="606" w:author="Andrés González Santa Cruz" w:date="2020-12-05T12:37:00Z">
        <w:r w:rsidR="002A2497" w:rsidRPr="00E15B8C">
          <w:rPr>
            <w:rFonts w:ascii="Times New Roman" w:eastAsia="Times New Roman" w:hAnsi="Times New Roman" w:cs="Times New Roman"/>
            <w:iCs/>
            <w:sz w:val="20"/>
            <w:szCs w:val="20"/>
          </w:rPr>
          <w:t>time series dynamic</w:t>
        </w:r>
      </w:ins>
      <w:r w:rsidR="000C2729" w:rsidRPr="00E15B8C">
        <w:rPr>
          <w:rFonts w:ascii="Times New Roman" w:eastAsia="Times New Roman" w:hAnsi="Times New Roman" w:cs="Times New Roman"/>
          <w:iCs/>
          <w:sz w:val="20"/>
          <w:szCs w:val="20"/>
          <w:rPrChange w:id="607" w:author="Andrés González Santa Cruz" w:date="2020-12-05T20:38:00Z">
            <w:rPr>
              <w:rFonts w:ascii="Times New Roman" w:eastAsia="Times New Roman" w:hAnsi="Times New Roman" w:cs="Times New Roman"/>
              <w:iCs/>
              <w:szCs w:val="22"/>
            </w:rPr>
          </w:rPrChange>
        </w:rPr>
        <w:t xml:space="preserve">s </w:t>
      </w:r>
      <w:r w:rsidR="00D51BF3" w:rsidRPr="00E15B8C">
        <w:rPr>
          <w:rFonts w:ascii="Times New Roman" w:eastAsia="Times New Roman" w:hAnsi="Times New Roman" w:cs="Times New Roman"/>
          <w:iCs/>
          <w:sz w:val="20"/>
          <w:szCs w:val="20"/>
          <w:rPrChange w:id="608" w:author="Andrés González Santa Cruz" w:date="2020-12-05T20:38:00Z">
            <w:rPr>
              <w:rFonts w:ascii="Times New Roman" w:eastAsia="Times New Roman" w:hAnsi="Times New Roman" w:cs="Times New Roman"/>
              <w:iCs/>
              <w:sz w:val="20"/>
              <w:szCs w:val="20"/>
              <w:highlight w:val="yellow"/>
            </w:rPr>
          </w:rPrChange>
        </w:rPr>
        <w:fldChar w:fldCharType="begin"/>
      </w:r>
      <w:r w:rsidR="00D331D1">
        <w:rPr>
          <w:rFonts w:ascii="Times New Roman" w:eastAsia="Times New Roman" w:hAnsi="Times New Roman" w:cs="Times New Roman"/>
          <w:iCs/>
          <w:sz w:val="20"/>
          <w:szCs w:val="20"/>
        </w:rPr>
        <w:instrText xml:space="preserve"> ADDIN EN.CITE &lt;EndNote&gt;&lt;Cite&gt;&lt;Author&gt;Harvey&lt;/Author&gt;&lt;Year&gt;2007&lt;/Year&gt;&lt;RecNum&gt;1&lt;/RecNum&gt;&lt;DisplayText&gt;[34]&lt;/DisplayText&gt;&lt;record&gt;&lt;rec-number&gt;1&lt;/rec-number&gt;&lt;foreign-keys&gt;&lt;key app="EN" db-id="29zseaxacpxtd5esttl5ptxbp9ffvfp00vav" timestamp="1603288153"&gt;1&lt;/key&gt;&lt;/foreign-keys&gt;&lt;ref-type name="Journal Article"&gt;17&lt;/ref-type&gt;&lt;contributors&gt;&lt;authors&gt;&lt;author&gt;Harvey, Andrew C.&lt;/author&gt;&lt;author&gt;Trimbur, Thomas M.&lt;/author&gt;&lt;author&gt;Van Dijk, Herman K.&lt;/author&gt;&lt;/authors&gt;&lt;/contributors&gt;&lt;titles&gt;&lt;title&gt;Trends and cycles in economic time series: A Bayesian approach&lt;/title&gt;&lt;secondary-title&gt;Journal of Econometrics&lt;/secondary-title&gt;&lt;/titles&gt;&lt;periodical&gt;&lt;full-title&gt;Journal of Econometrics&lt;/full-title&gt;&lt;/periodical&gt;&lt;pages&gt;618-649&lt;/pages&gt;&lt;volume&gt;140&lt;/volume&gt;&lt;number&gt;2&lt;/number&gt;&lt;keywords&gt;&lt;keyword&gt;Output gap&lt;/keyword&gt;&lt;keyword&gt;Kalman filter&lt;/keyword&gt;&lt;keyword&gt;Markov chain Monte Carlo&lt;/keyword&gt;&lt;keyword&gt;Real-time estimation&lt;/keyword&gt;&lt;keyword&gt;Turning points&lt;/keyword&gt;&lt;keyword&gt;Unobserved components&lt;/keyword&gt;&lt;/keywords&gt;&lt;dates&gt;&lt;year&gt;2007&lt;/year&gt;&lt;pub-dates&gt;&lt;date&gt;2007/10/01/&lt;/date&gt;&lt;/pub-dates&gt;&lt;/dates&gt;&lt;isbn&gt;0304-4076&lt;/isbn&gt;&lt;urls&gt;&lt;related-urls&gt;&lt;url&gt;http://www.sciencedirect.com/science/article/pii/S0304407606001497&lt;/url&gt;&lt;/related-urls&gt;&lt;/urls&gt;&lt;electronic-resource-num&gt;https://doi.org/10.1016/j.jeconom.2006.07.006&lt;/electronic-resource-num&gt;&lt;/record&gt;&lt;/Cite&gt;&lt;/EndNote&gt;</w:instrText>
      </w:r>
      <w:r w:rsidR="00D51BF3" w:rsidRPr="00E15B8C">
        <w:rPr>
          <w:rFonts w:ascii="Times New Roman" w:eastAsia="Times New Roman" w:hAnsi="Times New Roman" w:cs="Times New Roman"/>
          <w:iCs/>
          <w:sz w:val="20"/>
          <w:szCs w:val="20"/>
          <w:rPrChange w:id="609" w:author="Andrés González Santa Cruz" w:date="2020-12-05T20:38:00Z">
            <w:rPr>
              <w:rFonts w:ascii="Times New Roman" w:eastAsia="Times New Roman" w:hAnsi="Times New Roman" w:cs="Times New Roman"/>
              <w:iCs/>
              <w:sz w:val="20"/>
              <w:szCs w:val="20"/>
              <w:highlight w:val="yellow"/>
            </w:rPr>
          </w:rPrChange>
        </w:rPr>
        <w:fldChar w:fldCharType="separate"/>
      </w:r>
      <w:r w:rsidR="00D331D1">
        <w:rPr>
          <w:rFonts w:ascii="Times New Roman" w:eastAsia="Times New Roman" w:hAnsi="Times New Roman" w:cs="Times New Roman"/>
          <w:iCs/>
          <w:noProof/>
          <w:sz w:val="20"/>
          <w:szCs w:val="20"/>
        </w:rPr>
        <w:t>[34]</w:t>
      </w:r>
      <w:r w:rsidR="00D51BF3" w:rsidRPr="00E15B8C">
        <w:rPr>
          <w:rFonts w:ascii="Times New Roman" w:eastAsia="Times New Roman" w:hAnsi="Times New Roman" w:cs="Times New Roman"/>
          <w:iCs/>
          <w:sz w:val="20"/>
          <w:szCs w:val="20"/>
          <w:rPrChange w:id="610" w:author="Andrés González Santa Cruz" w:date="2020-12-05T20:38:00Z">
            <w:rPr>
              <w:rFonts w:ascii="Times New Roman" w:eastAsia="Times New Roman" w:hAnsi="Times New Roman" w:cs="Times New Roman"/>
              <w:iCs/>
              <w:sz w:val="20"/>
              <w:szCs w:val="20"/>
              <w:highlight w:val="yellow"/>
            </w:rPr>
          </w:rPrChange>
        </w:rPr>
        <w:fldChar w:fldCharType="end"/>
      </w:r>
      <w:r w:rsidR="00617F1F" w:rsidRPr="00E15B8C">
        <w:rPr>
          <w:rFonts w:ascii="Times New Roman" w:eastAsia="Times New Roman" w:hAnsi="Times New Roman" w:cs="Times New Roman"/>
          <w:iCs/>
          <w:sz w:val="20"/>
          <w:szCs w:val="20"/>
          <w:rPrChange w:id="611" w:author="Andrés González Santa Cruz" w:date="2020-12-05T20:38:00Z">
            <w:rPr>
              <w:rFonts w:ascii="Times New Roman" w:eastAsia="Times New Roman" w:hAnsi="Times New Roman" w:cs="Times New Roman"/>
              <w:iCs/>
              <w:szCs w:val="22"/>
            </w:rPr>
          </w:rPrChange>
        </w:rPr>
        <w:t>.</w:t>
      </w:r>
      <w:del w:id="612" w:author="Andrés González Santa Cruz" w:date="2020-12-06T16:43:00Z">
        <w:r w:rsidR="00617F1F" w:rsidRPr="00E15B8C" w:rsidDel="00B62E52">
          <w:rPr>
            <w:rFonts w:ascii="Times New Roman" w:eastAsia="Times New Roman" w:hAnsi="Times New Roman" w:cs="Times New Roman"/>
            <w:iCs/>
            <w:sz w:val="20"/>
            <w:szCs w:val="20"/>
            <w:rPrChange w:id="613" w:author="Andrés González Santa Cruz" w:date="2020-12-05T20:38:00Z">
              <w:rPr>
                <w:rFonts w:ascii="Times New Roman" w:eastAsia="Times New Roman" w:hAnsi="Times New Roman" w:cs="Times New Roman"/>
                <w:iCs/>
                <w:szCs w:val="22"/>
              </w:rPr>
            </w:rPrChange>
          </w:rPr>
          <w:delText xml:space="preserve"> </w:delText>
        </w:r>
      </w:del>
    </w:p>
    <w:p w14:paraId="212273BD" w14:textId="77777777" w:rsidR="00B62E52" w:rsidRDefault="00B62E52">
      <w:pPr>
        <w:spacing w:line="360" w:lineRule="auto"/>
        <w:jc w:val="both"/>
        <w:rPr>
          <w:ins w:id="614" w:author="Andrés González Santa Cruz" w:date="2020-12-05T20:42:00Z"/>
          <w:rFonts w:ascii="Times New Roman" w:eastAsia="Times New Roman" w:hAnsi="Times New Roman" w:cs="Times New Roman"/>
          <w:iCs/>
          <w:sz w:val="20"/>
          <w:szCs w:val="20"/>
        </w:rPr>
        <w:pPrChange w:id="615" w:author="Andrés González Santa Cruz" w:date="2020-12-08T09:58:00Z">
          <w:pPr>
            <w:spacing w:line="360" w:lineRule="auto"/>
            <w:ind w:firstLine="720"/>
            <w:jc w:val="both"/>
          </w:pPr>
        </w:pPrChange>
      </w:pPr>
    </w:p>
    <w:p w14:paraId="4932ADDA" w14:textId="63DA397D" w:rsidR="00E15B8C" w:rsidRDefault="00E15B8C" w:rsidP="00F07322">
      <w:pPr>
        <w:spacing w:line="360" w:lineRule="auto"/>
        <w:ind w:firstLine="720"/>
        <w:jc w:val="both"/>
        <w:rPr>
          <w:ins w:id="616" w:author="Andrés González Santa Cruz" w:date="2020-12-06T16:43:00Z"/>
          <w:rFonts w:ascii="Times New Roman" w:eastAsia="Times New Roman" w:hAnsi="Times New Roman" w:cs="Times New Roman"/>
          <w:iCs/>
          <w:sz w:val="20"/>
          <w:szCs w:val="20"/>
        </w:rPr>
      </w:pPr>
      <w:ins w:id="617" w:author="Andrés González Santa Cruz" w:date="2020-12-05T20:52:00Z">
        <w:r>
          <w:rPr>
            <w:rFonts w:ascii="Times New Roman" w:eastAsia="Times New Roman" w:hAnsi="Times New Roman" w:cs="Times New Roman"/>
            <w:iCs/>
            <w:sz w:val="20"/>
            <w:szCs w:val="20"/>
          </w:rPr>
          <w:t xml:space="preserve">We predefined additive monthly and yearly </w:t>
        </w:r>
      </w:ins>
      <w:ins w:id="618" w:author="Andrés González Santa Cruz" w:date="2020-12-06T21:07:00Z">
        <w:r w:rsidR="005F4533">
          <w:rPr>
            <w:rFonts w:ascii="Times New Roman" w:eastAsia="Times New Roman" w:hAnsi="Times New Roman" w:cs="Times New Roman"/>
            <w:iCs/>
            <w:sz w:val="20"/>
            <w:szCs w:val="20"/>
          </w:rPr>
          <w:t>seasonal components</w:t>
        </w:r>
      </w:ins>
      <w:ins w:id="619" w:author="Andrés González Santa Cruz" w:date="2020-12-05T20:52:00Z">
        <w:r>
          <w:rPr>
            <w:rFonts w:ascii="Times New Roman" w:eastAsia="Times New Roman" w:hAnsi="Times New Roman" w:cs="Times New Roman"/>
            <w:iCs/>
            <w:sz w:val="20"/>
            <w:szCs w:val="20"/>
          </w:rPr>
          <w:t>.</w:t>
        </w:r>
      </w:ins>
      <w:ins w:id="620" w:author="Andrés González Santa Cruz" w:date="2020-12-06T21:10:00Z">
        <w:r w:rsidR="005F4533">
          <w:rPr>
            <w:rFonts w:ascii="Times New Roman" w:eastAsia="Times New Roman" w:hAnsi="Times New Roman" w:cs="Times New Roman"/>
            <w:iCs/>
            <w:sz w:val="20"/>
            <w:szCs w:val="20"/>
          </w:rPr>
          <w:t xml:space="preserve"> </w:t>
        </w:r>
      </w:ins>
      <w:ins w:id="621" w:author="Andrés González Santa Cruz" w:date="2020-12-06T21:08:00Z">
        <w:r w:rsidR="005F4533">
          <w:rPr>
            <w:rFonts w:ascii="Times New Roman" w:eastAsia="Times New Roman" w:hAnsi="Times New Roman" w:cs="Times New Roman"/>
            <w:iCs/>
            <w:sz w:val="20"/>
            <w:szCs w:val="20"/>
          </w:rPr>
          <w:t xml:space="preserve">After estimating several models with different specifications, we selected those </w:t>
        </w:r>
      </w:ins>
      <w:ins w:id="622" w:author="Andrés González Santa Cruz" w:date="2020-12-05T20:44:00Z">
        <w:r>
          <w:rPr>
            <w:rFonts w:ascii="Times New Roman" w:eastAsia="Times New Roman" w:hAnsi="Times New Roman" w:cs="Times New Roman"/>
            <w:iCs/>
            <w:sz w:val="20"/>
            <w:szCs w:val="20"/>
          </w:rPr>
          <w:t>with lower</w:t>
        </w:r>
      </w:ins>
      <w:ins w:id="623" w:author="Andrés González Santa Cruz" w:date="2020-12-05T20:45:00Z">
        <w:r>
          <w:rPr>
            <w:rFonts w:ascii="Times New Roman" w:eastAsia="Times New Roman" w:hAnsi="Times New Roman" w:cs="Times New Roman"/>
            <w:iCs/>
            <w:sz w:val="20"/>
            <w:szCs w:val="20"/>
          </w:rPr>
          <w:t xml:space="preserve"> cumulative absolute one step ahead errors</w:t>
        </w:r>
      </w:ins>
      <w:ins w:id="624" w:author="Andrés González Santa Cruz" w:date="2020-12-06T21:08:00Z">
        <w:r w:rsidR="005F4533">
          <w:rPr>
            <w:rFonts w:ascii="Times New Roman" w:eastAsia="Times New Roman" w:hAnsi="Times New Roman" w:cs="Times New Roman"/>
            <w:iCs/>
            <w:sz w:val="20"/>
            <w:szCs w:val="20"/>
          </w:rPr>
          <w:t xml:space="preserve">. </w:t>
        </w:r>
      </w:ins>
      <w:ins w:id="625" w:author="Andrés González Santa Cruz" w:date="2020-12-06T21:10:00Z">
        <w:r w:rsidR="005F4533">
          <w:rPr>
            <w:rFonts w:ascii="Times New Roman" w:eastAsia="Times New Roman" w:hAnsi="Times New Roman" w:cs="Times New Roman"/>
            <w:iCs/>
            <w:sz w:val="20"/>
            <w:szCs w:val="20"/>
          </w:rPr>
          <w:t>T</w:t>
        </w:r>
      </w:ins>
      <w:ins w:id="626" w:author="Andrés González Santa Cruz" w:date="2020-12-06T21:08:00Z">
        <w:r w:rsidR="005F4533">
          <w:rPr>
            <w:rFonts w:ascii="Times New Roman" w:eastAsia="Times New Roman" w:hAnsi="Times New Roman" w:cs="Times New Roman"/>
            <w:iCs/>
            <w:sz w:val="20"/>
            <w:szCs w:val="20"/>
          </w:rPr>
          <w:t>he selected</w:t>
        </w:r>
      </w:ins>
      <w:ins w:id="627" w:author="Andrés González Santa Cruz" w:date="2020-12-05T20:45:00Z">
        <w:r>
          <w:rPr>
            <w:rFonts w:ascii="Times New Roman" w:eastAsia="Times New Roman" w:hAnsi="Times New Roman" w:cs="Times New Roman"/>
            <w:iCs/>
            <w:sz w:val="20"/>
            <w:szCs w:val="20"/>
          </w:rPr>
          <w:t xml:space="preserve"> </w:t>
        </w:r>
      </w:ins>
      <w:ins w:id="628" w:author="Andrés González Santa Cruz" w:date="2020-12-06T21:12:00Z">
        <w:r w:rsidR="005F4533">
          <w:rPr>
            <w:rFonts w:ascii="Times New Roman" w:eastAsia="Times New Roman" w:hAnsi="Times New Roman" w:cs="Times New Roman"/>
            <w:iCs/>
            <w:sz w:val="20"/>
            <w:szCs w:val="20"/>
          </w:rPr>
          <w:t xml:space="preserve">models </w:t>
        </w:r>
      </w:ins>
      <w:ins w:id="629" w:author="Andrés González Santa Cruz" w:date="2020-12-05T20:44:00Z">
        <w:r>
          <w:rPr>
            <w:rFonts w:ascii="Times New Roman" w:eastAsia="Times New Roman" w:hAnsi="Times New Roman" w:cs="Times New Roman"/>
            <w:iCs/>
            <w:sz w:val="20"/>
            <w:szCs w:val="20"/>
          </w:rPr>
          <w:t xml:space="preserve">assumed </w:t>
        </w:r>
      </w:ins>
      <w:ins w:id="630" w:author="Andrés González Santa Cruz" w:date="2020-12-05T20:50:00Z">
        <w:r>
          <w:rPr>
            <w:rFonts w:ascii="Times New Roman" w:eastAsia="Times New Roman" w:hAnsi="Times New Roman" w:cs="Times New Roman"/>
            <w:iCs/>
            <w:sz w:val="20"/>
            <w:szCs w:val="20"/>
          </w:rPr>
          <w:t xml:space="preserve">a </w:t>
        </w:r>
      </w:ins>
      <w:ins w:id="631" w:author="Andrés González Santa Cruz" w:date="2020-12-05T20:44:00Z">
        <w:r>
          <w:rPr>
            <w:rFonts w:ascii="Times New Roman" w:eastAsia="Times New Roman" w:hAnsi="Times New Roman" w:cs="Times New Roman"/>
            <w:iCs/>
            <w:sz w:val="20"/>
            <w:szCs w:val="20"/>
          </w:rPr>
          <w:t xml:space="preserve">studentized </w:t>
        </w:r>
      </w:ins>
      <w:ins w:id="632" w:author="Andrés González Santa Cruz" w:date="2020-12-05T20:46:00Z">
        <w:r>
          <w:rPr>
            <w:rFonts w:ascii="Times New Roman" w:eastAsia="Times New Roman" w:hAnsi="Times New Roman" w:cs="Times New Roman"/>
            <w:iCs/>
            <w:sz w:val="20"/>
            <w:szCs w:val="20"/>
          </w:rPr>
          <w:t>distributed</w:t>
        </w:r>
      </w:ins>
      <w:ins w:id="633" w:author="Andrés González Santa Cruz" w:date="2020-12-05T20:44:00Z">
        <w:r>
          <w:rPr>
            <w:rFonts w:ascii="Times New Roman" w:eastAsia="Times New Roman" w:hAnsi="Times New Roman" w:cs="Times New Roman"/>
            <w:iCs/>
            <w:sz w:val="20"/>
            <w:szCs w:val="20"/>
          </w:rPr>
          <w:t xml:space="preserve"> noise</w:t>
        </w:r>
      </w:ins>
      <w:ins w:id="634" w:author="Andrés González Santa Cruz" w:date="2020-12-08T10:05:00Z">
        <w:r w:rsidR="00B96937">
          <w:rPr>
            <w:rFonts w:ascii="Times New Roman" w:eastAsia="Times New Roman" w:hAnsi="Times New Roman" w:cs="Times New Roman"/>
            <w:iCs/>
            <w:sz w:val="20"/>
            <w:szCs w:val="20"/>
          </w:rPr>
          <w:t xml:space="preserve">, </w:t>
        </w:r>
      </w:ins>
      <w:ins w:id="635" w:author="Andrés González Santa Cruz" w:date="2020-12-08T10:01:00Z">
        <w:r w:rsidR="00E269F9">
          <w:rPr>
            <w:rFonts w:ascii="Times New Roman" w:eastAsia="Times New Roman" w:hAnsi="Times New Roman" w:cs="Times New Roman"/>
            <w:iCs/>
            <w:sz w:val="20"/>
            <w:szCs w:val="20"/>
          </w:rPr>
          <w:t xml:space="preserve">robust against outliers and shocks, </w:t>
        </w:r>
      </w:ins>
      <w:ins w:id="636" w:author="Andrés González Santa Cruz" w:date="2020-12-08T10:02:00Z">
        <w:r w:rsidR="00E269F9">
          <w:rPr>
            <w:rFonts w:ascii="Times New Roman" w:eastAsia="Times New Roman" w:hAnsi="Times New Roman" w:cs="Times New Roman"/>
            <w:iCs/>
            <w:sz w:val="20"/>
            <w:szCs w:val="20"/>
          </w:rPr>
          <w:t xml:space="preserve">plus </w:t>
        </w:r>
      </w:ins>
      <w:ins w:id="637" w:author="Andrés González Santa Cruz" w:date="2020-12-05T20:53:00Z">
        <w:r>
          <w:rPr>
            <w:rFonts w:ascii="Times New Roman" w:eastAsia="Times New Roman" w:hAnsi="Times New Roman" w:cs="Times New Roman"/>
            <w:iCs/>
            <w:sz w:val="20"/>
            <w:szCs w:val="20"/>
          </w:rPr>
          <w:t xml:space="preserve">a random-walk </w:t>
        </w:r>
      </w:ins>
      <w:ins w:id="638" w:author="Andrés González Santa Cruz" w:date="2020-12-06T21:10:00Z">
        <w:r w:rsidR="005F4533">
          <w:rPr>
            <w:rFonts w:ascii="Times New Roman" w:eastAsia="Times New Roman" w:hAnsi="Times New Roman" w:cs="Times New Roman"/>
            <w:iCs/>
            <w:sz w:val="20"/>
            <w:szCs w:val="20"/>
          </w:rPr>
          <w:t>that</w:t>
        </w:r>
      </w:ins>
      <w:ins w:id="639" w:author="Andrés González Santa Cruz" w:date="2020-12-05T20:55:00Z">
        <w:r>
          <w:rPr>
            <w:rFonts w:ascii="Times New Roman" w:eastAsia="Times New Roman" w:hAnsi="Times New Roman" w:cs="Times New Roman"/>
            <w:iCs/>
            <w:sz w:val="20"/>
            <w:szCs w:val="20"/>
          </w:rPr>
          <w:t xml:space="preserve"> </w:t>
        </w:r>
      </w:ins>
      <w:ins w:id="640" w:author="Andrés González Santa Cruz" w:date="2020-12-06T21:12:00Z">
        <w:r w:rsidR="005F4533">
          <w:rPr>
            <w:rFonts w:ascii="Times New Roman" w:eastAsia="Times New Roman" w:hAnsi="Times New Roman" w:cs="Times New Roman"/>
            <w:iCs/>
            <w:sz w:val="20"/>
            <w:szCs w:val="20"/>
          </w:rPr>
          <w:t xml:space="preserve">does </w:t>
        </w:r>
      </w:ins>
      <w:ins w:id="641" w:author="Andrés González Santa Cruz" w:date="2020-12-05T20:55:00Z">
        <w:r>
          <w:rPr>
            <w:rFonts w:ascii="Times New Roman" w:eastAsia="Times New Roman" w:hAnsi="Times New Roman" w:cs="Times New Roman"/>
            <w:iCs/>
            <w:sz w:val="20"/>
            <w:szCs w:val="20"/>
          </w:rPr>
          <w:t xml:space="preserve">not </w:t>
        </w:r>
      </w:ins>
      <w:ins w:id="642" w:author="Andrés González Santa Cruz" w:date="2020-12-06T21:12:00Z">
        <w:r w:rsidR="005F4533">
          <w:rPr>
            <w:rFonts w:ascii="Times New Roman" w:eastAsia="Times New Roman" w:hAnsi="Times New Roman" w:cs="Times New Roman"/>
            <w:iCs/>
            <w:sz w:val="20"/>
            <w:szCs w:val="20"/>
          </w:rPr>
          <w:t xml:space="preserve">rely on </w:t>
        </w:r>
      </w:ins>
      <w:ins w:id="643" w:author="Andrés González Santa Cruz" w:date="2020-12-05T20:55:00Z">
        <w:r>
          <w:rPr>
            <w:rFonts w:ascii="Times New Roman" w:eastAsia="Times New Roman" w:hAnsi="Times New Roman" w:cs="Times New Roman"/>
            <w:iCs/>
            <w:sz w:val="20"/>
            <w:szCs w:val="20"/>
          </w:rPr>
          <w:t xml:space="preserve">an observable pattern or </w:t>
        </w:r>
      </w:ins>
      <w:ins w:id="644" w:author="Andrés González Santa Cruz" w:date="2020-12-05T20:53:00Z">
        <w:r>
          <w:rPr>
            <w:rFonts w:ascii="Times New Roman" w:eastAsia="Times New Roman" w:hAnsi="Times New Roman" w:cs="Times New Roman"/>
            <w:iCs/>
            <w:sz w:val="20"/>
            <w:szCs w:val="20"/>
          </w:rPr>
          <w:t>trend drift</w:t>
        </w:r>
      </w:ins>
      <w:ins w:id="645" w:author="Andrés González Santa Cruz" w:date="2020-12-08T10:06:00Z">
        <w:r w:rsidR="00B96937">
          <w:rPr>
            <w:rFonts w:ascii="Times New Roman" w:eastAsia="Times New Roman" w:hAnsi="Times New Roman" w:cs="Times New Roman"/>
            <w:iCs/>
            <w:sz w:val="20"/>
            <w:szCs w:val="20"/>
          </w:rPr>
          <w:t xml:space="preserve"> and adapts to local variation</w:t>
        </w:r>
      </w:ins>
      <w:ins w:id="646" w:author="Andrés González Santa Cruz" w:date="2020-12-08T10:04:00Z">
        <w:r w:rsidR="00E269F9">
          <w:rPr>
            <w:rFonts w:ascii="Times New Roman" w:eastAsia="Times New Roman" w:hAnsi="Times New Roman" w:cs="Times New Roman"/>
            <w:iCs/>
            <w:sz w:val="20"/>
            <w:szCs w:val="20"/>
          </w:rPr>
          <w:t>,</w:t>
        </w:r>
      </w:ins>
      <w:ins w:id="647" w:author="Andrés González Santa Cruz" w:date="2020-12-08T10:02:00Z">
        <w:r w:rsidR="00E269F9">
          <w:rPr>
            <w:rFonts w:ascii="Times New Roman" w:eastAsia="Times New Roman" w:hAnsi="Times New Roman" w:cs="Times New Roman"/>
            <w:iCs/>
            <w:sz w:val="20"/>
            <w:szCs w:val="20"/>
          </w:rPr>
          <w:t xml:space="preserve"> </w:t>
        </w:r>
      </w:ins>
      <w:ins w:id="648" w:author="Andrés González Santa Cruz" w:date="2020-12-08T10:03:00Z">
        <w:r w:rsidR="00E269F9">
          <w:rPr>
            <w:rFonts w:ascii="Times New Roman" w:eastAsia="Times New Roman" w:hAnsi="Times New Roman" w:cs="Times New Roman"/>
            <w:iCs/>
            <w:sz w:val="20"/>
            <w:szCs w:val="20"/>
          </w:rPr>
          <w:t xml:space="preserve">making it </w:t>
        </w:r>
      </w:ins>
      <w:ins w:id="649" w:author="Andrés González Santa Cruz" w:date="2020-12-08T10:02:00Z">
        <w:r w:rsidR="00E269F9" w:rsidRPr="00A9127E">
          <w:rPr>
            <w:rFonts w:ascii="Times New Roman" w:eastAsia="Times New Roman" w:hAnsi="Times New Roman" w:cs="Times New Roman"/>
            <w:iCs/>
            <w:sz w:val="20"/>
            <w:szCs w:val="20"/>
          </w:rPr>
          <w:t xml:space="preserve">desirable when </w:t>
        </w:r>
      </w:ins>
      <w:ins w:id="650" w:author="Andrés González Santa Cruz" w:date="2020-12-08T10:03:00Z">
        <w:r w:rsidR="00E269F9">
          <w:rPr>
            <w:rFonts w:ascii="Times New Roman" w:eastAsia="Times New Roman" w:hAnsi="Times New Roman" w:cs="Times New Roman"/>
            <w:iCs/>
            <w:sz w:val="20"/>
            <w:szCs w:val="20"/>
          </w:rPr>
          <w:t>constructing</w:t>
        </w:r>
      </w:ins>
      <w:ins w:id="651" w:author="Andrés González Santa Cruz" w:date="2020-12-08T10:02:00Z">
        <w:r w:rsidR="00E269F9" w:rsidRPr="00A9127E">
          <w:rPr>
            <w:rFonts w:ascii="Times New Roman" w:eastAsia="Times New Roman" w:hAnsi="Times New Roman" w:cs="Times New Roman"/>
            <w:iCs/>
            <w:sz w:val="20"/>
            <w:szCs w:val="20"/>
          </w:rPr>
          <w:t xml:space="preserve"> short-term predictions</w:t>
        </w:r>
      </w:ins>
      <w:ins w:id="652" w:author="Andrés González Santa Cruz" w:date="2020-12-05T20:49:00Z">
        <w:r>
          <w:rPr>
            <w:rFonts w:ascii="Times New Roman" w:eastAsia="Times New Roman" w:hAnsi="Times New Roman" w:cs="Times New Roman"/>
            <w:iCs/>
            <w:sz w:val="20"/>
            <w:szCs w:val="20"/>
          </w:rPr>
          <w:t xml:space="preserve"> </w:t>
        </w:r>
      </w:ins>
      <w:ins w:id="653" w:author="Andrés González Santa Cruz" w:date="2020-12-05T20:45:00Z">
        <w:r w:rsidRPr="00C72369">
          <w:rPr>
            <w:rFonts w:ascii="Times New Roman" w:eastAsia="Times New Roman" w:hAnsi="Times New Roman" w:cs="Times New Roman"/>
            <w:iCs/>
            <w:sz w:val="20"/>
            <w:szCs w:val="20"/>
          </w:rPr>
          <w:fldChar w:fldCharType="begin"/>
        </w:r>
      </w:ins>
      <w:r w:rsidR="00D331D1">
        <w:rPr>
          <w:rFonts w:ascii="Times New Roman" w:eastAsia="Times New Roman" w:hAnsi="Times New Roman" w:cs="Times New Roman"/>
          <w:iCs/>
          <w:sz w:val="20"/>
          <w:szCs w:val="20"/>
        </w:rPr>
        <w:instrText xml:space="preserve"> ADDIN EN.CITE &lt;EndNote&gt;&lt;Cite&gt;&lt;Author&gt;Koopman&lt;/Author&gt;&lt;Year&gt;2000&lt;/Year&gt;&lt;RecNum&gt;15&lt;/RecNum&gt;&lt;DisplayText&gt;[35]&lt;/DisplayText&gt;&lt;record&gt;&lt;rec-number&gt;15&lt;/rec-number&gt;&lt;foreign-keys&gt;&lt;key app="EN" db-id="29zseaxacpxtd5esttl5ptxbp9ffvfp00vav" timestamp="1604340123"&gt;15&lt;/key&gt;&lt;/foreign-keys&gt;&lt;ref-type name="Journal Article"&gt;17&lt;/ref-type&gt;&lt;contributors&gt;&lt;authors&gt;&lt;author&gt;Koopman, Siem Jan&lt;/author&gt;&lt;author&gt;Durbin, J.&lt;/author&gt;&lt;/authors&gt;&lt;/contributors&gt;&lt;titles&gt;&lt;title&gt;Time series analysis of non-Gaussian observations based on state space models from both classical and Bayesian perspectives. (With discussion)&lt;/title&gt;&lt;secondary-title&gt;Journal of the Royal Statistical Society Series B&lt;/secondary-title&gt;&lt;/titles&gt;&lt;periodical&gt;&lt;full-title&gt;Journal of the Royal Statistical Society Series B&lt;/full-title&gt;&lt;/periodical&gt;&lt;pages&gt;3-56&lt;/pages&gt;&lt;volume&gt;62&lt;/volume&gt;&lt;dates&gt;&lt;year&gt;2000&lt;/year&gt;&lt;pub-dates&gt;&lt;date&gt;02/01&lt;/date&gt;&lt;/pub-dates&gt;&lt;/dates&gt;&lt;urls&gt;&lt;/urls&gt;&lt;electronic-resource-num&gt;10.1111/1467-9868.00218&lt;/electronic-resource-num&gt;&lt;/record&gt;&lt;/Cite&gt;&lt;/EndNote&gt;</w:instrText>
      </w:r>
      <w:ins w:id="654" w:author="Andrés González Santa Cruz" w:date="2020-12-05T20:45:00Z">
        <w:r w:rsidRPr="00C72369">
          <w:rPr>
            <w:rFonts w:ascii="Times New Roman" w:eastAsia="Times New Roman" w:hAnsi="Times New Roman" w:cs="Times New Roman"/>
            <w:iCs/>
            <w:sz w:val="20"/>
            <w:szCs w:val="20"/>
          </w:rPr>
          <w:fldChar w:fldCharType="separate"/>
        </w:r>
      </w:ins>
      <w:r w:rsidR="00D331D1">
        <w:rPr>
          <w:rFonts w:ascii="Times New Roman" w:eastAsia="Times New Roman" w:hAnsi="Times New Roman" w:cs="Times New Roman"/>
          <w:iCs/>
          <w:noProof/>
          <w:sz w:val="20"/>
          <w:szCs w:val="20"/>
        </w:rPr>
        <w:t>[35]</w:t>
      </w:r>
      <w:ins w:id="655" w:author="Andrés González Santa Cruz" w:date="2020-12-05T20:45:00Z">
        <w:r w:rsidRPr="00C72369">
          <w:rPr>
            <w:rFonts w:ascii="Times New Roman" w:eastAsia="Times New Roman" w:hAnsi="Times New Roman" w:cs="Times New Roman"/>
            <w:iCs/>
            <w:sz w:val="20"/>
            <w:szCs w:val="20"/>
          </w:rPr>
          <w:fldChar w:fldCharType="end"/>
        </w:r>
        <w:r>
          <w:rPr>
            <w:rFonts w:ascii="Times New Roman" w:eastAsia="Times New Roman" w:hAnsi="Times New Roman" w:cs="Times New Roman"/>
            <w:iCs/>
            <w:sz w:val="20"/>
            <w:szCs w:val="20"/>
          </w:rPr>
          <w:t>.</w:t>
        </w:r>
      </w:ins>
    </w:p>
    <w:p w14:paraId="20366846" w14:textId="77777777" w:rsidR="00B62E52" w:rsidRDefault="00B62E52">
      <w:pPr>
        <w:spacing w:line="360" w:lineRule="auto"/>
        <w:jc w:val="both"/>
        <w:rPr>
          <w:ins w:id="656" w:author="Andrés González Santa Cruz" w:date="2020-12-05T20:42:00Z"/>
          <w:rFonts w:ascii="Times New Roman" w:eastAsia="Times New Roman" w:hAnsi="Times New Roman" w:cs="Times New Roman"/>
          <w:iCs/>
          <w:sz w:val="20"/>
          <w:szCs w:val="20"/>
        </w:rPr>
        <w:pPrChange w:id="657" w:author="Andrés González Santa Cruz" w:date="2020-12-08T09:58:00Z">
          <w:pPr>
            <w:spacing w:line="360" w:lineRule="auto"/>
            <w:ind w:firstLine="720"/>
            <w:jc w:val="both"/>
          </w:pPr>
        </w:pPrChange>
      </w:pPr>
    </w:p>
    <w:p w14:paraId="158FE7A9" w14:textId="1BC64F3D" w:rsidR="00CC5CC4" w:rsidRDefault="00967B06" w:rsidP="00F07322">
      <w:pPr>
        <w:spacing w:line="360" w:lineRule="auto"/>
        <w:ind w:firstLine="720"/>
        <w:jc w:val="both"/>
        <w:rPr>
          <w:ins w:id="658" w:author="Andrés González Santa Cruz" w:date="2020-12-06T16:43:00Z"/>
          <w:rFonts w:ascii="Times New Roman" w:eastAsia="Times New Roman" w:hAnsi="Times New Roman" w:cs="Times New Roman"/>
          <w:iCs/>
          <w:sz w:val="20"/>
          <w:szCs w:val="20"/>
        </w:rPr>
      </w:pPr>
      <w:r w:rsidRPr="00E15B8C">
        <w:rPr>
          <w:rFonts w:ascii="Times New Roman" w:eastAsia="Times New Roman" w:hAnsi="Times New Roman" w:cs="Times New Roman"/>
          <w:iCs/>
          <w:sz w:val="20"/>
          <w:szCs w:val="20"/>
          <w:rPrChange w:id="659" w:author="Andrés González Santa Cruz" w:date="2020-12-05T20:38:00Z">
            <w:rPr>
              <w:rFonts w:ascii="Times New Roman" w:eastAsia="Times New Roman" w:hAnsi="Times New Roman" w:cs="Times New Roman"/>
              <w:iCs/>
              <w:szCs w:val="22"/>
            </w:rPr>
          </w:rPrChange>
        </w:rPr>
        <w:t>The point effect</w:t>
      </w:r>
      <w:ins w:id="660" w:author="Andrés González Santa Cruz" w:date="2020-12-06T21:13:00Z">
        <w:r w:rsidR="005F4533">
          <w:rPr>
            <w:rFonts w:ascii="Times New Roman" w:eastAsia="Times New Roman" w:hAnsi="Times New Roman" w:cs="Times New Roman"/>
            <w:iCs/>
            <w:sz w:val="20"/>
            <w:szCs w:val="20"/>
          </w:rPr>
          <w:t>s</w:t>
        </w:r>
      </w:ins>
      <w:r w:rsidRPr="00E15B8C">
        <w:rPr>
          <w:rFonts w:ascii="Times New Roman" w:eastAsia="Times New Roman" w:hAnsi="Times New Roman" w:cs="Times New Roman"/>
          <w:iCs/>
          <w:sz w:val="20"/>
          <w:szCs w:val="20"/>
          <w:rPrChange w:id="661" w:author="Andrés González Santa Cruz" w:date="2020-12-05T20:38:00Z">
            <w:rPr>
              <w:rFonts w:ascii="Times New Roman" w:eastAsia="Times New Roman" w:hAnsi="Times New Roman" w:cs="Times New Roman"/>
              <w:iCs/>
              <w:szCs w:val="22"/>
            </w:rPr>
          </w:rPrChange>
        </w:rPr>
        <w:t xml:space="preserve"> of social protest and its 95% credible interval </w:t>
      </w:r>
      <w:del w:id="662" w:author="Andrés González Santa Cruz" w:date="2020-12-06T21:13:00Z">
        <w:r w:rsidRPr="00E15B8C" w:rsidDel="005F4533">
          <w:rPr>
            <w:rFonts w:ascii="Times New Roman" w:eastAsia="Times New Roman" w:hAnsi="Times New Roman" w:cs="Times New Roman"/>
            <w:iCs/>
            <w:sz w:val="20"/>
            <w:szCs w:val="20"/>
            <w:rPrChange w:id="663" w:author="Andrés González Santa Cruz" w:date="2020-12-05T20:38:00Z">
              <w:rPr>
                <w:rFonts w:ascii="Times New Roman" w:eastAsia="Times New Roman" w:hAnsi="Times New Roman" w:cs="Times New Roman"/>
                <w:iCs/>
                <w:szCs w:val="22"/>
              </w:rPr>
            </w:rPrChange>
          </w:rPr>
          <w:delText xml:space="preserve">was </w:delText>
        </w:r>
      </w:del>
      <w:ins w:id="664" w:author="Andrés González Santa Cruz" w:date="2020-12-06T21:13:00Z">
        <w:r w:rsidR="005F4533">
          <w:rPr>
            <w:rFonts w:ascii="Times New Roman" w:eastAsia="Times New Roman" w:hAnsi="Times New Roman" w:cs="Times New Roman"/>
            <w:iCs/>
            <w:sz w:val="20"/>
            <w:szCs w:val="20"/>
          </w:rPr>
          <w:t>were</w:t>
        </w:r>
        <w:r w:rsidR="005F4533" w:rsidRPr="00E15B8C">
          <w:rPr>
            <w:rFonts w:ascii="Times New Roman" w:eastAsia="Times New Roman" w:hAnsi="Times New Roman" w:cs="Times New Roman"/>
            <w:iCs/>
            <w:sz w:val="20"/>
            <w:szCs w:val="20"/>
            <w:rPrChange w:id="665" w:author="Andrés González Santa Cruz" w:date="2020-12-05T20:38:00Z">
              <w:rPr>
                <w:rFonts w:ascii="Times New Roman" w:eastAsia="Times New Roman" w:hAnsi="Times New Roman" w:cs="Times New Roman"/>
                <w:iCs/>
                <w:szCs w:val="22"/>
              </w:rPr>
            </w:rPrChange>
          </w:rPr>
          <w:t xml:space="preserve"> </w:t>
        </w:r>
      </w:ins>
      <w:r w:rsidRPr="00E15B8C">
        <w:rPr>
          <w:rFonts w:ascii="Times New Roman" w:eastAsia="Times New Roman" w:hAnsi="Times New Roman" w:cs="Times New Roman"/>
          <w:iCs/>
          <w:sz w:val="20"/>
          <w:szCs w:val="20"/>
          <w:rPrChange w:id="666" w:author="Andrés González Santa Cruz" w:date="2020-12-05T20:38:00Z">
            <w:rPr>
              <w:rFonts w:ascii="Times New Roman" w:eastAsia="Times New Roman" w:hAnsi="Times New Roman" w:cs="Times New Roman"/>
              <w:iCs/>
              <w:szCs w:val="22"/>
            </w:rPr>
          </w:rPrChange>
        </w:rPr>
        <w:t xml:space="preserve">generated </w:t>
      </w:r>
      <w:del w:id="667" w:author="Andrés González Santa Cruz" w:date="2020-12-08T10:11:00Z">
        <w:r w:rsidRPr="00E15B8C" w:rsidDel="00E63EBD">
          <w:rPr>
            <w:rFonts w:ascii="Times New Roman" w:eastAsia="Times New Roman" w:hAnsi="Times New Roman" w:cs="Times New Roman"/>
            <w:iCs/>
            <w:sz w:val="20"/>
            <w:szCs w:val="20"/>
            <w:rPrChange w:id="668" w:author="Andrés González Santa Cruz" w:date="2020-12-05T20:38:00Z">
              <w:rPr>
                <w:rFonts w:ascii="Times New Roman" w:eastAsia="Times New Roman" w:hAnsi="Times New Roman" w:cs="Times New Roman"/>
                <w:iCs/>
                <w:szCs w:val="22"/>
              </w:rPr>
            </w:rPrChange>
          </w:rPr>
          <w:delText xml:space="preserve">as </w:delText>
        </w:r>
      </w:del>
      <w:ins w:id="669" w:author="Andrés González Santa Cruz" w:date="2020-12-08T10:11:00Z">
        <w:r w:rsidR="00E63EBD">
          <w:rPr>
            <w:rFonts w:ascii="Times New Roman" w:eastAsia="Times New Roman" w:hAnsi="Times New Roman" w:cs="Times New Roman"/>
            <w:iCs/>
            <w:sz w:val="20"/>
            <w:szCs w:val="20"/>
          </w:rPr>
          <w:t>due to</w:t>
        </w:r>
      </w:ins>
      <w:ins w:id="670" w:author="Andrés González Santa Cruz" w:date="2020-12-06T21:13:00Z">
        <w:r w:rsidR="005F4533">
          <w:rPr>
            <w:rFonts w:ascii="Times New Roman" w:eastAsia="Times New Roman" w:hAnsi="Times New Roman" w:cs="Times New Roman"/>
            <w:iCs/>
            <w:sz w:val="20"/>
            <w:szCs w:val="20"/>
          </w:rPr>
          <w:t xml:space="preserve"> </w:t>
        </w:r>
      </w:ins>
      <w:r w:rsidRPr="00E15B8C">
        <w:rPr>
          <w:rFonts w:ascii="Times New Roman" w:eastAsia="Times New Roman" w:hAnsi="Times New Roman" w:cs="Times New Roman"/>
          <w:iCs/>
          <w:sz w:val="20"/>
          <w:szCs w:val="20"/>
          <w:rPrChange w:id="671" w:author="Andrés González Santa Cruz" w:date="2020-12-05T20:38:00Z">
            <w:rPr>
              <w:rFonts w:ascii="Times New Roman" w:eastAsia="Times New Roman" w:hAnsi="Times New Roman" w:cs="Times New Roman"/>
              <w:iCs/>
              <w:szCs w:val="22"/>
            </w:rPr>
          </w:rPrChange>
        </w:rPr>
        <w:t xml:space="preserve">the difference between the estimated </w:t>
      </w:r>
      <w:r w:rsidR="00382F14" w:rsidRPr="00E15B8C">
        <w:rPr>
          <w:rFonts w:ascii="Times New Roman" w:eastAsia="Times New Roman" w:hAnsi="Times New Roman" w:cs="Times New Roman"/>
          <w:iCs/>
          <w:sz w:val="20"/>
          <w:szCs w:val="20"/>
          <w:rPrChange w:id="672" w:author="Andrés González Santa Cruz" w:date="2020-12-05T20:38:00Z">
            <w:rPr>
              <w:rFonts w:ascii="Times New Roman" w:eastAsia="Times New Roman" w:hAnsi="Times New Roman" w:cs="Times New Roman"/>
              <w:iCs/>
              <w:szCs w:val="22"/>
            </w:rPr>
          </w:rPrChange>
        </w:rPr>
        <w:t xml:space="preserve">forecasts </w:t>
      </w:r>
      <w:r w:rsidRPr="00E15B8C">
        <w:rPr>
          <w:rFonts w:ascii="Times New Roman" w:eastAsia="Times New Roman" w:hAnsi="Times New Roman" w:cs="Times New Roman"/>
          <w:iCs/>
          <w:sz w:val="20"/>
          <w:szCs w:val="20"/>
          <w:rPrChange w:id="673" w:author="Andrés González Santa Cruz" w:date="2020-12-05T20:38:00Z">
            <w:rPr>
              <w:rFonts w:ascii="Times New Roman" w:eastAsia="Times New Roman" w:hAnsi="Times New Roman" w:cs="Times New Roman"/>
              <w:iCs/>
              <w:szCs w:val="22"/>
            </w:rPr>
          </w:rPrChange>
        </w:rPr>
        <w:t xml:space="preserve">and the observed trend across </w:t>
      </w:r>
      <w:del w:id="674" w:author="Andrés González Santa Cruz" w:date="2020-12-03T15:59:00Z">
        <w:r w:rsidRPr="00E15B8C" w:rsidDel="00D41248">
          <w:rPr>
            <w:rFonts w:ascii="Times New Roman" w:eastAsia="Times New Roman" w:hAnsi="Times New Roman" w:cs="Times New Roman"/>
            <w:iCs/>
            <w:sz w:val="20"/>
            <w:szCs w:val="20"/>
            <w:rPrChange w:id="675" w:author="Andrés González Santa Cruz" w:date="2020-12-05T20:38:00Z">
              <w:rPr>
                <w:rFonts w:ascii="Times New Roman" w:eastAsia="Times New Roman" w:hAnsi="Times New Roman" w:cs="Times New Roman"/>
                <w:iCs/>
                <w:szCs w:val="22"/>
              </w:rPr>
            </w:rPrChange>
          </w:rPr>
          <w:delText xml:space="preserve">the </w:delText>
        </w:r>
      </w:del>
      <w:r w:rsidRPr="00E15B8C">
        <w:rPr>
          <w:rFonts w:ascii="Times New Roman" w:eastAsia="Times New Roman" w:hAnsi="Times New Roman" w:cs="Times New Roman"/>
          <w:iCs/>
          <w:sz w:val="20"/>
          <w:szCs w:val="20"/>
          <w:rPrChange w:id="676" w:author="Andrés González Santa Cruz" w:date="2020-12-05T20:38:00Z">
            <w:rPr>
              <w:rFonts w:ascii="Times New Roman" w:eastAsia="Times New Roman" w:hAnsi="Times New Roman" w:cs="Times New Roman"/>
              <w:iCs/>
              <w:szCs w:val="22"/>
            </w:rPr>
          </w:rPrChange>
        </w:rPr>
        <w:t xml:space="preserve">each </w:t>
      </w:r>
      <w:ins w:id="677" w:author="Andrés González Santa Cruz" w:date="2020-12-05T20:42:00Z">
        <w:r w:rsidR="00E15B8C" w:rsidRPr="00E15B8C">
          <w:rPr>
            <w:rFonts w:ascii="Times New Roman" w:eastAsia="Times New Roman" w:hAnsi="Times New Roman" w:cs="Times New Roman"/>
            <w:iCs/>
            <w:sz w:val="20"/>
            <w:szCs w:val="20"/>
          </w:rPr>
          <w:t xml:space="preserve">30,000 Markov Chain Monte Carlo (MCMC) </w:t>
        </w:r>
      </w:ins>
      <w:r w:rsidRPr="00E15B8C">
        <w:rPr>
          <w:rFonts w:ascii="Times New Roman" w:eastAsia="Times New Roman" w:hAnsi="Times New Roman" w:cs="Times New Roman"/>
          <w:iCs/>
          <w:sz w:val="20"/>
          <w:szCs w:val="20"/>
          <w:rPrChange w:id="678" w:author="Andrés González Santa Cruz" w:date="2020-12-05T20:38:00Z">
            <w:rPr>
              <w:rFonts w:ascii="Times New Roman" w:eastAsia="Times New Roman" w:hAnsi="Times New Roman" w:cs="Times New Roman"/>
              <w:iCs/>
              <w:szCs w:val="22"/>
            </w:rPr>
          </w:rPrChange>
        </w:rPr>
        <w:t>iteration</w:t>
      </w:r>
      <w:ins w:id="679" w:author="Andrés González Santa Cruz" w:date="2020-12-05T20:42:00Z">
        <w:r w:rsidR="00E15B8C">
          <w:rPr>
            <w:rFonts w:ascii="Times New Roman" w:eastAsia="Times New Roman" w:hAnsi="Times New Roman" w:cs="Times New Roman"/>
            <w:iCs/>
            <w:sz w:val="20"/>
            <w:szCs w:val="20"/>
          </w:rPr>
          <w:t>s</w:t>
        </w:r>
      </w:ins>
      <w:r w:rsidRPr="00E15B8C">
        <w:rPr>
          <w:rFonts w:ascii="Times New Roman" w:eastAsia="Times New Roman" w:hAnsi="Times New Roman" w:cs="Times New Roman"/>
          <w:iCs/>
          <w:sz w:val="20"/>
          <w:szCs w:val="20"/>
          <w:rPrChange w:id="680" w:author="Andrés González Santa Cruz" w:date="2020-12-05T20:38:00Z">
            <w:rPr>
              <w:rFonts w:ascii="Times New Roman" w:eastAsia="Times New Roman" w:hAnsi="Times New Roman" w:cs="Times New Roman"/>
              <w:iCs/>
              <w:szCs w:val="22"/>
            </w:rPr>
          </w:rPrChange>
        </w:rPr>
        <w:t xml:space="preserve"> </w:t>
      </w:r>
      <w:r w:rsidR="00D51BF3" w:rsidRPr="00E15B8C">
        <w:rPr>
          <w:rFonts w:ascii="Times New Roman" w:eastAsia="Times New Roman" w:hAnsi="Times New Roman" w:cs="Times New Roman"/>
          <w:iCs/>
          <w:sz w:val="20"/>
          <w:szCs w:val="20"/>
          <w:rPrChange w:id="681" w:author="Andrés González Santa Cruz" w:date="2020-12-05T20:38:00Z">
            <w:rPr>
              <w:rFonts w:ascii="Times New Roman" w:eastAsia="Times New Roman" w:hAnsi="Times New Roman" w:cs="Times New Roman"/>
              <w:iCs/>
              <w:sz w:val="20"/>
              <w:szCs w:val="20"/>
              <w:highlight w:val="yellow"/>
            </w:rPr>
          </w:rPrChange>
        </w:rPr>
        <w:fldChar w:fldCharType="begin">
          <w:fldData xml:space="preserve">PEVuZE5vdGU+PENpdGU+PEF1dGhvcj5GcmFnb3NvPC9BdXRob3I+PFllYXI+MjAxODwvWWVhcj48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</w:fldData>
        </w:fldChar>
      </w:r>
      <w:r w:rsidR="00D331D1">
        <w:rPr>
          <w:rFonts w:ascii="Times New Roman" w:eastAsia="Times New Roman" w:hAnsi="Times New Roman" w:cs="Times New Roman"/>
          <w:iCs/>
          <w:sz w:val="20"/>
          <w:szCs w:val="20"/>
        </w:rPr>
        <w:instrText xml:space="preserve"> ADDIN EN.CITE </w:instrText>
      </w:r>
      <w:r w:rsidR="00D331D1">
        <w:rPr>
          <w:rFonts w:ascii="Times New Roman" w:eastAsia="Times New Roman" w:hAnsi="Times New Roman" w:cs="Times New Roman"/>
          <w:iCs/>
          <w:sz w:val="20"/>
          <w:szCs w:val="20"/>
        </w:rPr>
        <w:fldChar w:fldCharType="begin">
          <w:fldData xml:space="preserve">PEVuZE5vdGU+PENpdGU+PEF1dGhvcj5GcmFnb3NvPC9BdXRob3I+PFllYXI+MjAxODwvWWVhcj48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</w:fldData>
        </w:fldChar>
      </w:r>
      <w:r w:rsidR="00D331D1">
        <w:rPr>
          <w:rFonts w:ascii="Times New Roman" w:eastAsia="Times New Roman" w:hAnsi="Times New Roman" w:cs="Times New Roman"/>
          <w:iCs/>
          <w:sz w:val="20"/>
          <w:szCs w:val="20"/>
        </w:rPr>
        <w:instrText xml:space="preserve"> ADDIN EN.CITE.DATA </w:instrText>
      </w:r>
      <w:r w:rsidR="00D331D1">
        <w:rPr>
          <w:rFonts w:ascii="Times New Roman" w:eastAsia="Times New Roman" w:hAnsi="Times New Roman" w:cs="Times New Roman"/>
          <w:iCs/>
          <w:sz w:val="20"/>
          <w:szCs w:val="20"/>
        </w:rPr>
      </w:r>
      <w:r w:rsidR="00D331D1">
        <w:rPr>
          <w:rFonts w:ascii="Times New Roman" w:eastAsia="Times New Roman" w:hAnsi="Times New Roman" w:cs="Times New Roman"/>
          <w:iCs/>
          <w:sz w:val="20"/>
          <w:szCs w:val="20"/>
        </w:rPr>
        <w:fldChar w:fldCharType="end"/>
      </w:r>
      <w:r w:rsidR="00D51BF3" w:rsidRPr="00E15B8C">
        <w:rPr>
          <w:rFonts w:ascii="Times New Roman" w:eastAsia="Times New Roman" w:hAnsi="Times New Roman" w:cs="Times New Roman"/>
          <w:iCs/>
          <w:sz w:val="20"/>
          <w:szCs w:val="20"/>
          <w:rPrChange w:id="682" w:author="Andrés González Santa Cruz" w:date="2020-12-05T20:38:00Z">
            <w:rPr>
              <w:rFonts w:ascii="Times New Roman" w:eastAsia="Times New Roman" w:hAnsi="Times New Roman" w:cs="Times New Roman"/>
              <w:iCs/>
              <w:sz w:val="20"/>
              <w:szCs w:val="20"/>
            </w:rPr>
          </w:rPrChange>
        </w:rPr>
      </w:r>
      <w:r w:rsidR="00D51BF3" w:rsidRPr="00E15B8C">
        <w:rPr>
          <w:rFonts w:ascii="Times New Roman" w:eastAsia="Times New Roman" w:hAnsi="Times New Roman" w:cs="Times New Roman"/>
          <w:iCs/>
          <w:sz w:val="20"/>
          <w:szCs w:val="20"/>
          <w:rPrChange w:id="683" w:author="Andrés González Santa Cruz" w:date="2020-12-05T20:38:00Z">
            <w:rPr>
              <w:rFonts w:ascii="Times New Roman" w:eastAsia="Times New Roman" w:hAnsi="Times New Roman" w:cs="Times New Roman"/>
              <w:iCs/>
              <w:sz w:val="20"/>
              <w:szCs w:val="20"/>
              <w:highlight w:val="yellow"/>
            </w:rPr>
          </w:rPrChange>
        </w:rPr>
        <w:fldChar w:fldCharType="separate"/>
      </w:r>
      <w:r w:rsidR="00D331D1">
        <w:rPr>
          <w:rFonts w:ascii="Times New Roman" w:eastAsia="Times New Roman" w:hAnsi="Times New Roman" w:cs="Times New Roman"/>
          <w:iCs/>
          <w:noProof/>
          <w:sz w:val="20"/>
          <w:szCs w:val="20"/>
        </w:rPr>
        <w:t>[31, 36, 37]</w:t>
      </w:r>
      <w:r w:rsidR="00D51BF3" w:rsidRPr="00E15B8C">
        <w:rPr>
          <w:rFonts w:ascii="Times New Roman" w:eastAsia="Times New Roman" w:hAnsi="Times New Roman" w:cs="Times New Roman"/>
          <w:iCs/>
          <w:sz w:val="20"/>
          <w:szCs w:val="20"/>
          <w:rPrChange w:id="684" w:author="Andrés González Santa Cruz" w:date="2020-12-05T20:38:00Z">
            <w:rPr>
              <w:rFonts w:ascii="Times New Roman" w:eastAsia="Times New Roman" w:hAnsi="Times New Roman" w:cs="Times New Roman"/>
              <w:iCs/>
              <w:sz w:val="20"/>
              <w:szCs w:val="20"/>
              <w:highlight w:val="yellow"/>
            </w:rPr>
          </w:rPrChange>
        </w:rPr>
        <w:fldChar w:fldCharType="end"/>
      </w:r>
      <w:r w:rsidR="00452739" w:rsidRPr="00E15B8C">
        <w:rPr>
          <w:rFonts w:ascii="Times New Roman" w:eastAsia="Times New Roman" w:hAnsi="Times New Roman" w:cs="Times New Roman"/>
          <w:iCs/>
          <w:sz w:val="20"/>
          <w:szCs w:val="20"/>
          <w:rPrChange w:id="685" w:author="Andrés González Santa Cruz" w:date="2020-12-05T20:38:00Z">
            <w:rPr>
              <w:rFonts w:ascii="Times New Roman" w:eastAsia="Times New Roman" w:hAnsi="Times New Roman" w:cs="Times New Roman"/>
              <w:iCs/>
              <w:szCs w:val="22"/>
              <w:highlight w:val="yellow"/>
            </w:rPr>
          </w:rPrChange>
        </w:rPr>
        <w:t>.</w:t>
      </w:r>
      <w:r w:rsidRPr="00E15B8C">
        <w:rPr>
          <w:rFonts w:ascii="Times New Roman" w:eastAsia="Times New Roman" w:hAnsi="Times New Roman" w:cs="Times New Roman"/>
          <w:iCs/>
          <w:sz w:val="20"/>
          <w:szCs w:val="20"/>
          <w:rPrChange w:id="686" w:author="Andrés González Santa Cruz" w:date="2020-12-05T20:38:00Z">
            <w:rPr>
              <w:rFonts w:ascii="Times New Roman" w:eastAsia="Times New Roman" w:hAnsi="Times New Roman" w:cs="Times New Roman"/>
              <w:iCs/>
              <w:szCs w:val="22"/>
            </w:rPr>
          </w:rPrChange>
        </w:rPr>
        <w:t xml:space="preserve"> </w:t>
      </w:r>
      <w:ins w:id="687" w:author="Andrés González Santa Cruz" w:date="2020-12-08T09:45:00Z">
        <w:r w:rsidR="003F1EEB" w:rsidRPr="003F1EEB">
          <w:rPr>
            <w:rFonts w:ascii="Times New Roman" w:eastAsia="Times New Roman" w:hAnsi="Times New Roman" w:cs="Times New Roman"/>
            <w:iCs/>
            <w:sz w:val="20"/>
            <w:szCs w:val="20"/>
          </w:rPr>
          <w:t xml:space="preserve">The tail-area probability is the probability under the calculated posterior that the response is at </w:t>
        </w:r>
        <w:r w:rsidR="003F1EEB" w:rsidRPr="003F1EEB">
          <w:rPr>
            <w:rFonts w:ascii="Times New Roman" w:eastAsia="Times New Roman" w:hAnsi="Times New Roman" w:cs="Times New Roman"/>
            <w:iCs/>
            <w:sz w:val="20"/>
            <w:szCs w:val="20"/>
          </w:rPr>
          <w:lastRenderedPageBreak/>
          <w:t>least as extreme (away from the expected value) as the observed one</w:t>
        </w:r>
      </w:ins>
      <w:ins w:id="688" w:author="Andrés González Santa Cruz" w:date="2020-12-08T09:54:00Z">
        <w:r w:rsidR="003F1EEB">
          <w:rPr>
            <w:rFonts w:ascii="Times New Roman" w:eastAsia="Times New Roman" w:hAnsi="Times New Roman" w:cs="Times New Roman"/>
            <w:iCs/>
            <w:sz w:val="20"/>
            <w:szCs w:val="20"/>
          </w:rPr>
          <w:t xml:space="preserve"> </w:t>
        </w:r>
        <w:r w:rsidR="003F1EEB" w:rsidRPr="00C72369">
          <w:rPr>
            <w:rFonts w:ascii="Times New Roman" w:eastAsia="Times New Roman" w:hAnsi="Times New Roman" w:cs="Times New Roman"/>
            <w:iCs/>
            <w:sz w:val="20"/>
            <w:szCs w:val="20"/>
          </w:rPr>
          <w:fldChar w:fldCharType="begin"/>
        </w:r>
      </w:ins>
      <w:r w:rsidR="003F1EEB">
        <w:rPr>
          <w:rFonts w:ascii="Times New Roman" w:eastAsia="Times New Roman" w:hAnsi="Times New Roman" w:cs="Times New Roman"/>
          <w:iCs/>
          <w:sz w:val="20"/>
          <w:szCs w:val="20"/>
        </w:rPr>
        <w:instrText xml:space="preserve"> ADDIN EN.CITE &lt;EndNote&gt;&lt;Cite&gt;&lt;Author&gt;Ganesan&lt;/Author&gt;&lt;Year&gt;2019&lt;/Year&gt;&lt;RecNum&gt;52&lt;/RecNum&gt;&lt;DisplayText&gt;[38]&lt;/DisplayText&gt;&lt;record&gt;&lt;rec-number&gt;52&lt;/rec-number&gt;&lt;foreign-keys&gt;&lt;key app="EN" db-id="29zseaxacpxtd5esttl5ptxbp9ffvfp00vav" timestamp="1607432028"&gt;52&lt;/key&gt;&lt;/foreign-keys&gt;&lt;ref-type name="Journal Article"&gt;17&lt;/ref-type&gt;&lt;contributors&gt;&lt;authors&gt;&lt;author&gt;Ganesan, Kamalanathan&lt;/author&gt;&lt;author&gt;Saraiva, João&lt;/author&gt;&lt;author&gt;Bessa, Ricardo&lt;/author&gt;&lt;/authors&gt;&lt;/contributors&gt;&lt;titles&gt;&lt;title&gt;On the Use of Causality Inference in Designing Tariffs to Implement More Effective Behavioral Demand Response Programs&lt;/title&gt;&lt;secondary-title&gt;Energies&lt;/secondary-title&gt;&lt;/titles&gt;&lt;periodical&gt;&lt;full-title&gt;Energies&lt;/full-title&gt;&lt;/periodical&gt;&lt;pages&gt;2666&lt;/pages&gt;&lt;volume&gt;12&lt;/volume&gt;&lt;dates&gt;&lt;year&gt;2019&lt;/year&gt;&lt;pub-dates&gt;&lt;date&gt;07/11&lt;/date&gt;&lt;/pub-dates&gt;&lt;/dates&gt;&lt;urls&gt;&lt;/urls&gt;&lt;electronic-resource-num&gt;10.3390/en12142666&lt;/electronic-resource-num&gt;&lt;/record&gt;&lt;/Cite&gt;&lt;/EndNote&gt;</w:instrText>
      </w:r>
      <w:ins w:id="689" w:author="Andrés González Santa Cruz" w:date="2020-12-08T09:54:00Z">
        <w:r w:rsidR="003F1EEB" w:rsidRPr="00C72369">
          <w:rPr>
            <w:rFonts w:ascii="Times New Roman" w:eastAsia="Times New Roman" w:hAnsi="Times New Roman" w:cs="Times New Roman"/>
            <w:iCs/>
            <w:sz w:val="20"/>
            <w:szCs w:val="20"/>
          </w:rPr>
          <w:fldChar w:fldCharType="separate"/>
        </w:r>
      </w:ins>
      <w:r w:rsidR="003F1EEB">
        <w:rPr>
          <w:rFonts w:ascii="Times New Roman" w:eastAsia="Times New Roman" w:hAnsi="Times New Roman" w:cs="Times New Roman"/>
          <w:iCs/>
          <w:noProof/>
          <w:sz w:val="20"/>
          <w:szCs w:val="20"/>
        </w:rPr>
        <w:t>[38]</w:t>
      </w:r>
      <w:ins w:id="690" w:author="Andrés González Santa Cruz" w:date="2020-12-08T09:54:00Z">
        <w:r w:rsidR="003F1EEB" w:rsidRPr="00C72369">
          <w:rPr>
            <w:rFonts w:ascii="Times New Roman" w:eastAsia="Times New Roman" w:hAnsi="Times New Roman" w:cs="Times New Roman"/>
            <w:iCs/>
            <w:sz w:val="20"/>
            <w:szCs w:val="20"/>
          </w:rPr>
          <w:fldChar w:fldCharType="end"/>
        </w:r>
      </w:ins>
      <w:ins w:id="691" w:author="Andrés González Santa Cruz" w:date="2020-12-08T09:45:00Z">
        <w:r w:rsidR="003F1EEB">
          <w:rPr>
            <w:rFonts w:ascii="Times New Roman" w:eastAsia="Times New Roman" w:hAnsi="Times New Roman" w:cs="Times New Roman"/>
            <w:iCs/>
            <w:sz w:val="20"/>
            <w:szCs w:val="20"/>
          </w:rPr>
          <w:t xml:space="preserve">. </w:t>
        </w:r>
      </w:ins>
      <w:r w:rsidR="00CC5CC4" w:rsidRPr="00E15B8C">
        <w:rPr>
          <w:rFonts w:ascii="Times New Roman" w:eastAsia="Times New Roman" w:hAnsi="Times New Roman" w:cs="Times New Roman"/>
          <w:iCs/>
          <w:sz w:val="20"/>
          <w:szCs w:val="20"/>
          <w:rPrChange w:id="692" w:author="Andrés González Santa Cruz" w:date="2020-12-05T20:38:00Z">
            <w:rPr>
              <w:rFonts w:ascii="Times New Roman" w:eastAsia="Times New Roman" w:hAnsi="Times New Roman" w:cs="Times New Roman"/>
              <w:iCs/>
              <w:szCs w:val="22"/>
            </w:rPr>
          </w:rPrChange>
        </w:rPr>
        <w:t>Further</w:t>
      </w:r>
      <w:r w:rsidR="00CC5CC4" w:rsidRPr="00FF73C3">
        <w:rPr>
          <w:rFonts w:ascii="Times New Roman" w:eastAsia="Times New Roman" w:hAnsi="Times New Roman" w:cs="Times New Roman"/>
          <w:iCs/>
          <w:sz w:val="20"/>
          <w:szCs w:val="20"/>
          <w:rPrChange w:id="693" w:author="Abraham Isaac Jacob Gajardo Cortez (masterin)" w:date="2020-12-01T22:06:00Z">
            <w:rPr>
              <w:rFonts w:ascii="Times New Roman" w:eastAsia="Times New Roman" w:hAnsi="Times New Roman" w:cs="Times New Roman"/>
              <w:iCs/>
              <w:szCs w:val="22"/>
            </w:rPr>
          </w:rPrChange>
        </w:rPr>
        <w:t xml:space="preserve"> details about </w:t>
      </w:r>
      <w:ins w:id="694" w:author="Andrés González Santa Cruz" w:date="2020-12-03T15:59:00Z">
        <w:r w:rsidR="00D41248">
          <w:rPr>
            <w:rFonts w:ascii="Times New Roman" w:eastAsia="Times New Roman" w:hAnsi="Times New Roman" w:cs="Times New Roman"/>
            <w:iCs/>
            <w:sz w:val="20"/>
            <w:szCs w:val="20"/>
          </w:rPr>
          <w:t xml:space="preserve">the </w:t>
        </w:r>
      </w:ins>
      <w:r w:rsidR="00CC5CC4" w:rsidRPr="00FF73C3">
        <w:rPr>
          <w:rFonts w:ascii="Times New Roman" w:eastAsia="Times New Roman" w:hAnsi="Times New Roman" w:cs="Times New Roman"/>
          <w:iCs/>
          <w:sz w:val="20"/>
          <w:szCs w:val="20"/>
          <w:rPrChange w:id="695" w:author="Abraham Isaac Jacob Gajardo Cortez (masterin)" w:date="2020-12-01T22:06:00Z">
            <w:rPr>
              <w:rFonts w:ascii="Times New Roman" w:eastAsia="Times New Roman" w:hAnsi="Times New Roman" w:cs="Times New Roman"/>
              <w:iCs/>
              <w:szCs w:val="22"/>
            </w:rPr>
          </w:rPrChange>
        </w:rPr>
        <w:t xml:space="preserve">modeling approach and statistics are </w:t>
      </w:r>
      <w:ins w:id="696" w:author="Andrés González Santa Cruz" w:date="2020-12-05T20:57:00Z">
        <w:r w:rsidR="00E15B8C">
          <w:rPr>
            <w:rFonts w:ascii="Times New Roman" w:eastAsia="Times New Roman" w:hAnsi="Times New Roman" w:cs="Times New Roman"/>
            <w:iCs/>
            <w:sz w:val="20"/>
            <w:szCs w:val="20"/>
          </w:rPr>
          <w:t xml:space="preserve">mostly </w:t>
        </w:r>
      </w:ins>
      <w:r w:rsidR="00CC5CC4" w:rsidRPr="00FF73C3">
        <w:rPr>
          <w:rFonts w:ascii="Times New Roman" w:eastAsia="Times New Roman" w:hAnsi="Times New Roman" w:cs="Times New Roman"/>
          <w:iCs/>
          <w:sz w:val="20"/>
          <w:szCs w:val="20"/>
          <w:rPrChange w:id="697" w:author="Abraham Isaac Jacob Gajardo Cortez (masterin)" w:date="2020-12-01T22:06:00Z">
            <w:rPr>
              <w:rFonts w:ascii="Times New Roman" w:eastAsia="Times New Roman" w:hAnsi="Times New Roman" w:cs="Times New Roman"/>
              <w:iCs/>
              <w:szCs w:val="22"/>
            </w:rPr>
          </w:rPrChange>
        </w:rPr>
        <w:t>described in the supplemental material.</w:t>
      </w:r>
    </w:p>
    <w:p w14:paraId="5BE56601" w14:textId="77777777" w:rsidR="00B62E52" w:rsidRPr="00FF73C3" w:rsidRDefault="00B62E52">
      <w:pPr>
        <w:spacing w:line="360" w:lineRule="auto"/>
        <w:jc w:val="both"/>
        <w:rPr>
          <w:rFonts w:ascii="Times New Roman" w:eastAsia="Times New Roman" w:hAnsi="Times New Roman" w:cs="Times New Roman"/>
          <w:iCs/>
          <w:sz w:val="20"/>
          <w:szCs w:val="20"/>
          <w:rPrChange w:id="698" w:author="Abraham Isaac Jacob Gajardo Cortez (masterin)" w:date="2020-12-01T22:06:00Z">
            <w:rPr>
              <w:rFonts w:ascii="Times New Roman" w:eastAsia="Times New Roman" w:hAnsi="Times New Roman" w:cs="Times New Roman"/>
              <w:iCs/>
              <w:szCs w:val="22"/>
            </w:rPr>
          </w:rPrChange>
        </w:rPr>
        <w:pPrChange w:id="699" w:author="Andrés González Santa Cruz" w:date="2020-12-08T09:58:00Z">
          <w:pPr>
            <w:spacing w:line="360" w:lineRule="auto"/>
            <w:ind w:firstLine="720"/>
            <w:jc w:val="both"/>
          </w:pPr>
        </w:pPrChange>
      </w:pPr>
    </w:p>
    <w:p w14:paraId="3903D04B" w14:textId="60D0C1D3" w:rsidR="002E2795" w:rsidRDefault="005F4533" w:rsidP="00E15B8C">
      <w:pPr>
        <w:spacing w:line="360" w:lineRule="auto"/>
        <w:ind w:firstLine="720"/>
        <w:jc w:val="both"/>
        <w:rPr>
          <w:ins w:id="700" w:author="Andrés González Santa Cruz" w:date="2020-12-06T16:43:00Z"/>
          <w:rFonts w:ascii="Times New Roman" w:eastAsia="Times New Roman" w:hAnsi="Times New Roman" w:cs="Times New Roman"/>
          <w:sz w:val="20"/>
          <w:szCs w:val="20"/>
        </w:rPr>
      </w:pPr>
      <w:ins w:id="701" w:author="Andrés González Santa Cruz" w:date="2020-12-06T21:13:00Z">
        <w:r>
          <w:rPr>
            <w:rFonts w:ascii="Times New Roman" w:eastAsia="Times New Roman" w:hAnsi="Times New Roman" w:cs="Times New Roman"/>
            <w:iCs/>
            <w:sz w:val="20"/>
            <w:szCs w:val="20"/>
          </w:rPr>
          <w:t>Additionally, w</w:t>
        </w:r>
      </w:ins>
      <w:ins w:id="702" w:author="Andrés González Santa Cruz" w:date="2020-12-05T12:38:00Z">
        <w:r w:rsidR="002A2497">
          <w:rPr>
            <w:rFonts w:ascii="Times New Roman" w:eastAsia="Times New Roman" w:hAnsi="Times New Roman" w:cs="Times New Roman"/>
            <w:iCs/>
            <w:sz w:val="20"/>
            <w:szCs w:val="20"/>
          </w:rPr>
          <w:t>e performed a</w:t>
        </w:r>
      </w:ins>
      <w:del w:id="703" w:author="Andrés González Santa Cruz" w:date="2020-12-05T12:38:00Z">
        <w:r w:rsidR="00CC5CC4" w:rsidRPr="00FF73C3" w:rsidDel="002A2497">
          <w:rPr>
            <w:rFonts w:ascii="Times New Roman" w:eastAsia="Times New Roman" w:hAnsi="Times New Roman" w:cs="Times New Roman"/>
            <w:iCs/>
            <w:sz w:val="20"/>
            <w:szCs w:val="20"/>
            <w:rPrChange w:id="704" w:author="Abraham Isaac Jacob Gajardo Cortez (masterin)" w:date="2020-12-01T22:06:00Z">
              <w:rPr>
                <w:rFonts w:ascii="Times New Roman" w:eastAsia="Times New Roman" w:hAnsi="Times New Roman" w:cs="Times New Roman"/>
                <w:iCs/>
                <w:szCs w:val="22"/>
              </w:rPr>
            </w:rPrChange>
          </w:rPr>
          <w:delText>A</w:delText>
        </w:r>
      </w:del>
      <w:r w:rsidR="00CC5CC4" w:rsidRPr="00FF73C3">
        <w:rPr>
          <w:rFonts w:ascii="Times New Roman" w:eastAsia="Times New Roman" w:hAnsi="Times New Roman" w:cs="Times New Roman"/>
          <w:iCs/>
          <w:sz w:val="20"/>
          <w:szCs w:val="20"/>
          <w:rPrChange w:id="705" w:author="Abraham Isaac Jacob Gajardo Cortez (masterin)" w:date="2020-12-01T22:06:00Z">
            <w:rPr>
              <w:rFonts w:ascii="Times New Roman" w:eastAsia="Times New Roman" w:hAnsi="Times New Roman" w:cs="Times New Roman"/>
              <w:iCs/>
              <w:szCs w:val="22"/>
            </w:rPr>
          </w:rPrChange>
        </w:rPr>
        <w:t xml:space="preserve"> sensitivity analysis </w:t>
      </w:r>
      <w:del w:id="706" w:author="Andrés González Santa Cruz" w:date="2020-12-05T12:38:00Z">
        <w:r w:rsidR="00CC5CC4" w:rsidRPr="00FF73C3" w:rsidDel="002A2497">
          <w:rPr>
            <w:rFonts w:ascii="Times New Roman" w:eastAsia="Times New Roman" w:hAnsi="Times New Roman" w:cs="Times New Roman"/>
            <w:iCs/>
            <w:sz w:val="20"/>
            <w:szCs w:val="20"/>
            <w:rPrChange w:id="707" w:author="Abraham Isaac Jacob Gajardo Cortez (masterin)" w:date="2020-12-01T22:06:00Z">
              <w:rPr>
                <w:rFonts w:ascii="Times New Roman" w:eastAsia="Times New Roman" w:hAnsi="Times New Roman" w:cs="Times New Roman"/>
                <w:iCs/>
                <w:szCs w:val="22"/>
              </w:rPr>
            </w:rPrChange>
          </w:rPr>
          <w:delText xml:space="preserve">was also performed </w:delText>
        </w:r>
      </w:del>
      <w:del w:id="708" w:author="Andrés González Santa Cruz" w:date="2020-12-05T21:12:00Z">
        <w:r w:rsidR="00CC5CC4" w:rsidRPr="00FF73C3" w:rsidDel="00E15B8C">
          <w:rPr>
            <w:rFonts w:ascii="Times New Roman" w:eastAsia="Times New Roman" w:hAnsi="Times New Roman" w:cs="Times New Roman"/>
            <w:iCs/>
            <w:sz w:val="20"/>
            <w:szCs w:val="20"/>
            <w:rPrChange w:id="709" w:author="Abraham Isaac Jacob Gajardo Cortez (masterin)" w:date="2020-12-01T22:06:00Z">
              <w:rPr>
                <w:rFonts w:ascii="Times New Roman" w:eastAsia="Times New Roman" w:hAnsi="Times New Roman" w:cs="Times New Roman"/>
                <w:iCs/>
                <w:szCs w:val="22"/>
              </w:rPr>
            </w:rPrChange>
          </w:rPr>
          <w:delText xml:space="preserve">by </w:delText>
        </w:r>
      </w:del>
      <w:r w:rsidR="00CC5CC4" w:rsidRPr="00FF73C3">
        <w:rPr>
          <w:rFonts w:ascii="Times New Roman" w:eastAsia="Times New Roman" w:hAnsi="Times New Roman" w:cs="Times New Roman"/>
          <w:iCs/>
          <w:sz w:val="20"/>
          <w:szCs w:val="20"/>
          <w:rPrChange w:id="710" w:author="Abraham Isaac Jacob Gajardo Cortez (masterin)" w:date="2020-12-01T22:06:00Z">
            <w:rPr>
              <w:rFonts w:ascii="Times New Roman" w:eastAsia="Times New Roman" w:hAnsi="Times New Roman" w:cs="Times New Roman"/>
              <w:iCs/>
              <w:szCs w:val="22"/>
            </w:rPr>
          </w:rPrChange>
        </w:rPr>
        <w:t xml:space="preserve">using historical controls </w:t>
      </w:r>
      <w:ins w:id="711" w:author="Andrés González Santa Cruz" w:date="2020-12-05T21:13:00Z">
        <w:r w:rsidR="00E15B8C">
          <w:rPr>
            <w:rFonts w:ascii="Times New Roman" w:eastAsia="Times New Roman" w:hAnsi="Times New Roman" w:cs="Times New Roman"/>
            <w:iCs/>
            <w:sz w:val="20"/>
            <w:szCs w:val="20"/>
          </w:rPr>
          <w:t xml:space="preserve">from 2015 to 2018 </w:t>
        </w:r>
      </w:ins>
      <w:r w:rsidR="00CC5CC4" w:rsidRPr="00FF73C3">
        <w:rPr>
          <w:rFonts w:ascii="Times New Roman" w:eastAsia="Times New Roman" w:hAnsi="Times New Roman" w:cs="Times New Roman"/>
          <w:iCs/>
          <w:sz w:val="20"/>
          <w:szCs w:val="20"/>
          <w:rPrChange w:id="712" w:author="Abraham Isaac Jacob Gajardo Cortez (masterin)" w:date="2020-12-01T22:06:00Z">
            <w:rPr>
              <w:rFonts w:ascii="Times New Roman" w:eastAsia="Times New Roman" w:hAnsi="Times New Roman" w:cs="Times New Roman"/>
              <w:iCs/>
              <w:szCs w:val="22"/>
            </w:rPr>
          </w:rPrChange>
        </w:rPr>
        <w:t>(</w:t>
      </w:r>
      <w:del w:id="713" w:author="Andrés González Santa Cruz" w:date="2020-12-03T15:59:00Z">
        <w:r w:rsidR="00CC5CC4" w:rsidRPr="00FF73C3" w:rsidDel="00D41248">
          <w:rPr>
            <w:rFonts w:ascii="Times New Roman" w:eastAsia="Times New Roman" w:hAnsi="Times New Roman" w:cs="Times New Roman"/>
            <w:iCs/>
            <w:sz w:val="20"/>
            <w:szCs w:val="20"/>
            <w:rPrChange w:id="714" w:author="Abraham Isaac Jacob Gajardo Cortez (masterin)" w:date="2020-12-01T22:06:00Z">
              <w:rPr>
                <w:rFonts w:ascii="Times New Roman" w:eastAsia="Times New Roman" w:hAnsi="Times New Roman" w:cs="Times New Roman"/>
                <w:iCs/>
                <w:szCs w:val="22"/>
              </w:rPr>
            </w:rPrChange>
          </w:rPr>
          <w:delText>ie</w:delText>
        </w:r>
      </w:del>
      <w:proofErr w:type="gramStart"/>
      <w:ins w:id="715" w:author="Andrés González Santa Cruz" w:date="2020-12-03T15:59:00Z">
        <w:r w:rsidR="00D41248" w:rsidRPr="00FF73C3">
          <w:rPr>
            <w:rFonts w:ascii="Times New Roman" w:eastAsia="Times New Roman" w:hAnsi="Times New Roman" w:cs="Times New Roman"/>
            <w:iCs/>
            <w:sz w:val="20"/>
            <w:szCs w:val="20"/>
            <w:rPrChange w:id="716" w:author="Abraham Isaac Jacob Gajardo Cortez (masterin)" w:date="2020-12-01T22:06:00Z">
              <w:rPr>
                <w:rFonts w:ascii="Times New Roman" w:eastAsia="Times New Roman" w:hAnsi="Times New Roman" w:cs="Times New Roman"/>
                <w:iCs/>
                <w:szCs w:val="22"/>
              </w:rPr>
            </w:rPrChange>
          </w:rPr>
          <w:t>i</w:t>
        </w:r>
        <w:r w:rsidR="00D41248">
          <w:rPr>
            <w:rFonts w:ascii="Times New Roman" w:eastAsia="Times New Roman" w:hAnsi="Times New Roman" w:cs="Times New Roman"/>
            <w:iCs/>
            <w:sz w:val="20"/>
            <w:szCs w:val="20"/>
          </w:rPr>
          <w:t>.e</w:t>
        </w:r>
      </w:ins>
      <w:proofErr w:type="gramEnd"/>
      <w:del w:id="717" w:author="Andrés González Santa Cruz" w:date="2020-12-08T10:04:00Z">
        <w:r w:rsidR="00CC5CC4" w:rsidRPr="00FF73C3" w:rsidDel="00E269F9">
          <w:rPr>
            <w:rFonts w:ascii="Times New Roman" w:eastAsia="Times New Roman" w:hAnsi="Times New Roman" w:cs="Times New Roman"/>
            <w:iCs/>
            <w:sz w:val="20"/>
            <w:szCs w:val="20"/>
            <w:rPrChange w:id="718" w:author="Abraham Isaac Jacob Gajardo Cortez (masterin)" w:date="2020-12-01T22:06:00Z">
              <w:rPr>
                <w:rFonts w:ascii="Times New Roman" w:eastAsia="Times New Roman" w:hAnsi="Times New Roman" w:cs="Times New Roman"/>
                <w:iCs/>
                <w:szCs w:val="22"/>
              </w:rPr>
            </w:rPrChange>
          </w:rPr>
          <w:delText xml:space="preserve">: </w:delText>
        </w:r>
      </w:del>
      <w:ins w:id="719" w:author="Andrés González Santa Cruz" w:date="2020-12-08T10:04:00Z">
        <w:r w:rsidR="00E269F9">
          <w:rPr>
            <w:rFonts w:ascii="Times New Roman" w:eastAsia="Times New Roman" w:hAnsi="Times New Roman" w:cs="Times New Roman"/>
            <w:iCs/>
            <w:sz w:val="20"/>
            <w:szCs w:val="20"/>
          </w:rPr>
          <w:t>.,</w:t>
        </w:r>
        <w:r w:rsidR="00E269F9" w:rsidRPr="00FF73C3">
          <w:rPr>
            <w:rFonts w:ascii="Times New Roman" w:eastAsia="Times New Roman" w:hAnsi="Times New Roman" w:cs="Times New Roman"/>
            <w:iCs/>
            <w:sz w:val="20"/>
            <w:szCs w:val="20"/>
            <w:rPrChange w:id="720" w:author="Abraham Isaac Jacob Gajardo Cortez (masterin)" w:date="2020-12-01T22:06:00Z">
              <w:rPr>
                <w:rFonts w:ascii="Times New Roman" w:eastAsia="Times New Roman" w:hAnsi="Times New Roman" w:cs="Times New Roman"/>
                <w:iCs/>
                <w:szCs w:val="22"/>
              </w:rPr>
            </w:rPrChange>
          </w:rPr>
          <w:t xml:space="preserve"> </w:t>
        </w:r>
      </w:ins>
      <w:r w:rsidR="00CC5CC4" w:rsidRPr="00FF73C3">
        <w:rPr>
          <w:rFonts w:ascii="Times New Roman" w:eastAsia="Times New Roman" w:hAnsi="Times New Roman" w:cs="Times New Roman"/>
          <w:sz w:val="20"/>
          <w:szCs w:val="20"/>
          <w:rPrChange w:id="721" w:author="Abraham Isaac Jacob Gajardo Cortez (masterin)" w:date="2020-12-01T22:06:00Z">
            <w:rPr>
              <w:rFonts w:ascii="Times New Roman" w:eastAsia="Times New Roman" w:hAnsi="Times New Roman" w:cs="Times New Roman"/>
              <w:szCs w:val="22"/>
            </w:rPr>
          </w:rPrChange>
        </w:rPr>
        <w:t xml:space="preserve">we used the same outcomes, for the same </w:t>
      </w:r>
      <w:r w:rsidR="002E2795" w:rsidRPr="00FF73C3">
        <w:rPr>
          <w:rFonts w:ascii="Times New Roman" w:eastAsia="Times New Roman" w:hAnsi="Times New Roman" w:cs="Times New Roman"/>
          <w:sz w:val="20"/>
          <w:szCs w:val="20"/>
          <w:rPrChange w:id="722" w:author="Abraham Isaac Jacob Gajardo Cortez (masterin)" w:date="2020-12-01T22:06:00Z">
            <w:rPr>
              <w:rFonts w:ascii="Times New Roman" w:eastAsia="Times New Roman" w:hAnsi="Times New Roman" w:cs="Times New Roman"/>
              <w:szCs w:val="22"/>
            </w:rPr>
          </w:rPrChange>
        </w:rPr>
        <w:t xml:space="preserve">period </w:t>
      </w:r>
      <w:r w:rsidR="00CC5CC4" w:rsidRPr="00FF73C3">
        <w:rPr>
          <w:rFonts w:ascii="Times New Roman" w:eastAsia="Times New Roman" w:hAnsi="Times New Roman" w:cs="Times New Roman"/>
          <w:sz w:val="20"/>
          <w:szCs w:val="20"/>
          <w:rPrChange w:id="723" w:author="Abraham Isaac Jacob Gajardo Cortez (masterin)" w:date="2020-12-01T22:06:00Z">
            <w:rPr>
              <w:rFonts w:ascii="Times New Roman" w:eastAsia="Times New Roman" w:hAnsi="Times New Roman" w:cs="Times New Roman"/>
              <w:szCs w:val="22"/>
            </w:rPr>
          </w:rPrChange>
        </w:rPr>
        <w:t xml:space="preserve">of the year, but in </w:t>
      </w:r>
      <w:r w:rsidR="00F07322" w:rsidRPr="00FF73C3">
        <w:rPr>
          <w:rFonts w:ascii="Times New Roman" w:eastAsia="Times New Roman" w:hAnsi="Times New Roman" w:cs="Times New Roman"/>
          <w:sz w:val="20"/>
          <w:szCs w:val="20"/>
          <w:rPrChange w:id="724" w:author="Abraham Isaac Jacob Gajardo Cortez (masterin)" w:date="2020-12-01T22:06:00Z">
            <w:rPr>
              <w:rFonts w:ascii="Times New Roman" w:eastAsia="Times New Roman" w:hAnsi="Times New Roman" w:cs="Times New Roman"/>
              <w:szCs w:val="22"/>
            </w:rPr>
          </w:rPrChange>
        </w:rPr>
        <w:t>years without the expo</w:t>
      </w:r>
      <w:del w:id="725" w:author="Andrés González Santa Cruz" w:date="2020-12-03T15:59:00Z">
        <w:r w:rsidR="00F07322" w:rsidRPr="00FF73C3" w:rsidDel="00D41248">
          <w:rPr>
            <w:rFonts w:ascii="Times New Roman" w:eastAsia="Times New Roman" w:hAnsi="Times New Roman" w:cs="Times New Roman"/>
            <w:sz w:val="20"/>
            <w:szCs w:val="20"/>
            <w:rPrChange w:id="726" w:author="Abraham Isaac Jacob Gajardo Cortez (masterin)" w:date="2020-12-01T22:06:00Z">
              <w:rPr>
                <w:rFonts w:ascii="Times New Roman" w:eastAsia="Times New Roman" w:hAnsi="Times New Roman" w:cs="Times New Roman"/>
                <w:szCs w:val="22"/>
              </w:rPr>
            </w:rPrChange>
          </w:rPr>
          <w:delText>u</w:delText>
        </w:r>
      </w:del>
      <w:r w:rsidR="00F07322" w:rsidRPr="00FF73C3">
        <w:rPr>
          <w:rFonts w:ascii="Times New Roman" w:eastAsia="Times New Roman" w:hAnsi="Times New Roman" w:cs="Times New Roman"/>
          <w:sz w:val="20"/>
          <w:szCs w:val="20"/>
          <w:rPrChange w:id="727" w:author="Abraham Isaac Jacob Gajardo Cortez (masterin)" w:date="2020-12-01T22:06:00Z">
            <w:rPr>
              <w:rFonts w:ascii="Times New Roman" w:eastAsia="Times New Roman" w:hAnsi="Times New Roman" w:cs="Times New Roman"/>
              <w:szCs w:val="22"/>
            </w:rPr>
          </w:rPrChange>
        </w:rPr>
        <w:t>sure</w:t>
      </w:r>
      <w:r w:rsidR="00CC5CC4" w:rsidRPr="00FF73C3">
        <w:rPr>
          <w:rFonts w:ascii="Times New Roman" w:eastAsia="Times New Roman" w:hAnsi="Times New Roman" w:cs="Times New Roman"/>
          <w:sz w:val="20"/>
          <w:szCs w:val="20"/>
          <w:rPrChange w:id="728" w:author="Abraham Isaac Jacob Gajardo Cortez (masterin)" w:date="2020-12-01T22:06:00Z">
            <w:rPr>
              <w:rFonts w:ascii="Times New Roman" w:eastAsia="Times New Roman" w:hAnsi="Times New Roman" w:cs="Times New Roman"/>
              <w:szCs w:val="22"/>
            </w:rPr>
          </w:rPrChange>
        </w:rPr>
        <w:t xml:space="preserve"> (2015-2018)</w:t>
      </w:r>
      <w:ins w:id="729" w:author="Andrés González Santa Cruz" w:date="2020-12-08T10:10:00Z">
        <w:r w:rsidR="00E63EBD">
          <w:rPr>
            <w:rFonts w:ascii="Times New Roman" w:eastAsia="Times New Roman" w:hAnsi="Times New Roman" w:cs="Times New Roman"/>
            <w:sz w:val="20"/>
            <w:szCs w:val="20"/>
          </w:rPr>
          <w:t>. This was done</w:t>
        </w:r>
      </w:ins>
      <w:del w:id="730" w:author="Andrés González Santa Cruz" w:date="2020-12-05T21:02:00Z">
        <w:r w:rsidR="00CC5CC4" w:rsidRPr="00FF73C3" w:rsidDel="00E15B8C">
          <w:rPr>
            <w:rFonts w:ascii="Times New Roman" w:eastAsia="Times New Roman" w:hAnsi="Times New Roman" w:cs="Times New Roman"/>
            <w:sz w:val="20"/>
            <w:szCs w:val="20"/>
            <w:rPrChange w:id="731" w:author="Abraham Isaac Jacob Gajardo Cortez (masterin)" w:date="2020-12-01T22:06:00Z">
              <w:rPr>
                <w:rFonts w:ascii="Times New Roman" w:eastAsia="Times New Roman" w:hAnsi="Times New Roman" w:cs="Times New Roman"/>
                <w:szCs w:val="22"/>
              </w:rPr>
            </w:rPrChange>
          </w:rPr>
          <w:delText>; see supplemental material</w:delText>
        </w:r>
      </w:del>
      <w:ins w:id="732" w:author="Andrés González Santa Cruz" w:date="2020-12-06T21:14:00Z">
        <w:r>
          <w:rPr>
            <w:rFonts w:ascii="Times New Roman" w:eastAsia="Times New Roman" w:hAnsi="Times New Roman" w:cs="Times New Roman"/>
            <w:sz w:val="20"/>
            <w:szCs w:val="20"/>
          </w:rPr>
          <w:t xml:space="preserve"> </w:t>
        </w:r>
      </w:ins>
      <w:del w:id="733" w:author="Andrés González Santa Cruz" w:date="2020-12-06T21:14:00Z">
        <w:r w:rsidR="00CC5CC4" w:rsidRPr="00FF73C3" w:rsidDel="005F4533">
          <w:rPr>
            <w:rFonts w:ascii="Times New Roman" w:eastAsia="Times New Roman" w:hAnsi="Times New Roman" w:cs="Times New Roman"/>
            <w:sz w:val="20"/>
            <w:szCs w:val="20"/>
            <w:rPrChange w:id="734" w:author="Abraham Isaac Jacob Gajardo Cortez (masterin)" w:date="2020-12-01T22:06:00Z">
              <w:rPr>
                <w:rFonts w:ascii="Times New Roman" w:eastAsia="Times New Roman" w:hAnsi="Times New Roman" w:cs="Times New Roman"/>
                <w:szCs w:val="22"/>
              </w:rPr>
            </w:rPrChange>
          </w:rPr>
          <w:delText>.</w:delText>
        </w:r>
      </w:del>
      <w:del w:id="735" w:author="Andrés González Santa Cruz" w:date="2020-12-05T18:19:00Z">
        <w:r w:rsidR="00CC5CC4" w:rsidRPr="00FF73C3" w:rsidDel="00D51BF3">
          <w:rPr>
            <w:rFonts w:ascii="Times New Roman" w:eastAsia="Times New Roman" w:hAnsi="Times New Roman" w:cs="Times New Roman"/>
            <w:sz w:val="20"/>
            <w:szCs w:val="20"/>
            <w:rPrChange w:id="736" w:author="Abraham Isaac Jacob Gajardo Cortez (masterin)" w:date="2020-12-01T22:06:00Z">
              <w:rPr>
                <w:rFonts w:ascii="Times New Roman" w:eastAsia="Times New Roman" w:hAnsi="Times New Roman" w:cs="Times New Roman"/>
                <w:szCs w:val="22"/>
              </w:rPr>
            </w:rPrChange>
          </w:rPr>
          <w:delText xml:space="preserve"> </w:delText>
        </w:r>
      </w:del>
      <w:ins w:id="737" w:author="Andrés González Santa Cruz" w:date="2020-12-06T21:14:00Z">
        <w:r>
          <w:rPr>
            <w:rFonts w:ascii="Times New Roman" w:eastAsia="Times New Roman" w:hAnsi="Times New Roman" w:cs="Times New Roman"/>
            <w:sz w:val="20"/>
            <w:szCs w:val="20"/>
          </w:rPr>
          <w:t>through a traditional difference-in-differences analysis with fixed-effects</w:t>
        </w:r>
      </w:ins>
      <w:ins w:id="738" w:author="Andrés González Santa Cruz" w:date="2020-12-08T09:55:00Z">
        <w:r w:rsidR="003F1EEB">
          <w:rPr>
            <w:rFonts w:ascii="Times New Roman" w:eastAsia="Times New Roman" w:hAnsi="Times New Roman" w:cs="Times New Roman"/>
            <w:sz w:val="20"/>
            <w:szCs w:val="20"/>
          </w:rPr>
          <w:t xml:space="preserve">, similar to what was done in other articles that used this approach </w:t>
        </w:r>
      </w:ins>
      <w:ins w:id="739" w:author="Andrés González Santa Cruz" w:date="2020-12-08T09:56:00Z">
        <w:r w:rsidR="003F1EEB" w:rsidRPr="00C72369">
          <w:rPr>
            <w:rFonts w:ascii="Times New Roman" w:eastAsia="Times New Roman" w:hAnsi="Times New Roman" w:cs="Times New Roman"/>
            <w:iCs/>
            <w:sz w:val="20"/>
            <w:szCs w:val="20"/>
          </w:rPr>
          <w:fldChar w:fldCharType="begin">
            <w:fldData xml:space="preserve">PEVuZE5vdGU+PENpdGU+PEF1dGhvcj5GZWRlcjwvQXV0aG9yPjxZZWFyPjIwMjA8L1llYXI+PFJl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</w:fldData>
          </w:fldChar>
        </w:r>
      </w:ins>
      <w:r w:rsidR="003F1EEB" w:rsidRPr="00CE5B96">
        <w:rPr>
          <w:rFonts w:ascii="Times New Roman" w:eastAsia="Times New Roman" w:hAnsi="Times New Roman" w:cs="Times New Roman"/>
          <w:iCs/>
          <w:sz w:val="20"/>
          <w:szCs w:val="20"/>
        </w:rPr>
        <w:instrText xml:space="preserve"> ADDIN EN.CITE </w:instrText>
      </w:r>
      <w:r w:rsidR="003F1EEB" w:rsidRPr="00CE5B96">
        <w:rPr>
          <w:rFonts w:ascii="Times New Roman" w:eastAsia="Times New Roman" w:hAnsi="Times New Roman" w:cs="Times New Roman"/>
          <w:iCs/>
          <w:sz w:val="20"/>
          <w:szCs w:val="20"/>
        </w:rPr>
        <w:fldChar w:fldCharType="begin">
          <w:fldData xml:space="preserve">PEVuZE5vdGU+PENpdGU+PEF1dGhvcj5GZWRlcjwvQXV0aG9yPjxZZWFyPjIwMjA8L1llYXI+PFJl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</w:fldData>
        </w:fldChar>
      </w:r>
      <w:r w:rsidR="003F1EEB" w:rsidRPr="00CE5B96">
        <w:rPr>
          <w:rFonts w:ascii="Times New Roman" w:eastAsia="Times New Roman" w:hAnsi="Times New Roman" w:cs="Times New Roman"/>
          <w:iCs/>
          <w:sz w:val="20"/>
          <w:szCs w:val="20"/>
        </w:rPr>
        <w:instrText xml:space="preserve"> ADDIN EN.CITE.DATA </w:instrText>
      </w:r>
      <w:r w:rsidR="003F1EEB" w:rsidRPr="00CE5B96">
        <w:rPr>
          <w:rFonts w:ascii="Times New Roman" w:eastAsia="Times New Roman" w:hAnsi="Times New Roman" w:cs="Times New Roman"/>
          <w:iCs/>
          <w:sz w:val="20"/>
          <w:szCs w:val="20"/>
        </w:rPr>
      </w:r>
      <w:r w:rsidR="003F1EEB" w:rsidRPr="00CE5B96">
        <w:rPr>
          <w:rFonts w:ascii="Times New Roman" w:eastAsia="Times New Roman" w:hAnsi="Times New Roman" w:cs="Times New Roman"/>
          <w:iCs/>
          <w:sz w:val="20"/>
          <w:szCs w:val="20"/>
        </w:rPr>
        <w:fldChar w:fldCharType="end"/>
      </w:r>
      <w:ins w:id="740" w:author="Andrés González Santa Cruz" w:date="2020-12-08T09:56:00Z">
        <w:r w:rsidR="003F1EEB" w:rsidRPr="00C72369">
          <w:rPr>
            <w:rFonts w:ascii="Times New Roman" w:eastAsia="Times New Roman" w:hAnsi="Times New Roman" w:cs="Times New Roman"/>
            <w:iCs/>
            <w:sz w:val="20"/>
            <w:szCs w:val="20"/>
          </w:rPr>
        </w:r>
        <w:r w:rsidR="003F1EEB" w:rsidRPr="00C72369">
          <w:rPr>
            <w:rFonts w:ascii="Times New Roman" w:eastAsia="Times New Roman" w:hAnsi="Times New Roman" w:cs="Times New Roman"/>
            <w:iCs/>
            <w:sz w:val="20"/>
            <w:szCs w:val="20"/>
          </w:rPr>
          <w:fldChar w:fldCharType="separate"/>
        </w:r>
      </w:ins>
      <w:r w:rsidR="003F1EEB">
        <w:rPr>
          <w:rFonts w:ascii="Times New Roman" w:eastAsia="Times New Roman" w:hAnsi="Times New Roman" w:cs="Times New Roman"/>
          <w:iCs/>
          <w:noProof/>
          <w:sz w:val="20"/>
          <w:szCs w:val="20"/>
        </w:rPr>
        <w:t>[39]</w:t>
      </w:r>
      <w:ins w:id="741" w:author="Andrés González Santa Cruz" w:date="2020-12-08T09:56:00Z">
        <w:r w:rsidR="003F1EEB" w:rsidRPr="00C72369">
          <w:rPr>
            <w:rFonts w:ascii="Times New Roman" w:eastAsia="Times New Roman" w:hAnsi="Times New Roman" w:cs="Times New Roman"/>
            <w:iCs/>
            <w:sz w:val="20"/>
            <w:szCs w:val="20"/>
          </w:rPr>
          <w:fldChar w:fldCharType="end"/>
        </w:r>
      </w:ins>
      <w:ins w:id="742" w:author="Andrés González Santa Cruz" w:date="2020-12-06T21:14:00Z">
        <w:r>
          <w:rPr>
            <w:rFonts w:ascii="Times New Roman" w:eastAsia="Times New Roman" w:hAnsi="Times New Roman" w:cs="Times New Roman"/>
            <w:sz w:val="20"/>
            <w:szCs w:val="20"/>
          </w:rPr>
          <w:t xml:space="preserve">. </w:t>
        </w:r>
      </w:ins>
      <w:ins w:id="743" w:author="Andrés González Santa Cruz" w:date="2020-12-08T11:44:00Z">
        <w:r w:rsidR="00631C54">
          <w:rPr>
            <w:rFonts w:ascii="Times New Roman" w:eastAsia="Times New Roman" w:hAnsi="Times New Roman" w:cs="Times New Roman"/>
            <w:sz w:val="20"/>
            <w:szCs w:val="20"/>
          </w:rPr>
          <w:t xml:space="preserve">One distinction is that our inferences </w:t>
        </w:r>
      </w:ins>
      <w:ins w:id="744" w:author="Andrés González Santa Cruz" w:date="2020-12-06T21:14:00Z">
        <w:r>
          <w:rPr>
            <w:rFonts w:ascii="Times New Roman" w:eastAsia="Times New Roman" w:hAnsi="Times New Roman" w:cs="Times New Roman"/>
            <w:sz w:val="20"/>
            <w:szCs w:val="20"/>
          </w:rPr>
          <w:t xml:space="preserve">were </w:t>
        </w:r>
      </w:ins>
      <w:ins w:id="745" w:author="Andrés González Santa Cruz" w:date="2020-12-05T21:02:00Z">
        <w:r w:rsidR="00E15B8C" w:rsidRPr="004421D3">
          <w:rPr>
            <w:rFonts w:ascii="Times New Roman" w:eastAsia="Times New Roman" w:hAnsi="Times New Roman" w:cs="Times New Roman"/>
            <w:sz w:val="20"/>
            <w:szCs w:val="20"/>
          </w:rPr>
          <w:t xml:space="preserve">computed </w:t>
        </w:r>
      </w:ins>
      <w:ins w:id="746" w:author="Andrés González Santa Cruz" w:date="2020-12-06T21:15:00Z">
        <w:r>
          <w:rPr>
            <w:rFonts w:ascii="Times New Roman" w:eastAsia="Times New Roman" w:hAnsi="Times New Roman" w:cs="Times New Roman"/>
            <w:sz w:val="20"/>
            <w:szCs w:val="20"/>
          </w:rPr>
          <w:t xml:space="preserve">using </w:t>
        </w:r>
      </w:ins>
      <w:ins w:id="747" w:author="Andrés González Santa Cruz" w:date="2020-12-05T21:02:00Z">
        <w:r w:rsidR="00E15B8C" w:rsidRPr="004421D3">
          <w:rPr>
            <w:rFonts w:ascii="Times New Roman" w:eastAsia="Times New Roman" w:hAnsi="Times New Roman" w:cs="Times New Roman"/>
            <w:sz w:val="20"/>
            <w:szCs w:val="20"/>
          </w:rPr>
          <w:t xml:space="preserve">robust standard errors to account for heteroscedasticity and autocorrelation </w:t>
        </w:r>
      </w:ins>
      <w:r w:rsidR="00E15B8C">
        <w:rPr>
          <w:rFonts w:ascii="Times New Roman" w:eastAsia="Times New Roman" w:hAnsi="Times New Roman" w:cs="Times New Roman"/>
          <w:sz w:val="20"/>
          <w:szCs w:val="20"/>
        </w:rPr>
        <w:fldChar w:fldCharType="begin"/>
      </w:r>
      <w:r w:rsidR="003F1EEB">
        <w:rPr>
          <w:rFonts w:ascii="Times New Roman" w:eastAsia="Times New Roman" w:hAnsi="Times New Roman" w:cs="Times New Roman"/>
          <w:sz w:val="20"/>
          <w:szCs w:val="20"/>
        </w:rPr>
        <w:instrText xml:space="preserve"> ADDIN EN.CITE &lt;EndNote&gt;&lt;Cite&gt;&lt;Author&gt;Driscoll&lt;/Author&gt;&lt;Year&gt;1998&lt;/Year&gt;&lt;RecNum&gt;47&lt;/RecNum&gt;&lt;DisplayText&gt;[40]&lt;/DisplayText&gt;&lt;record&gt;&lt;rec-number&gt;47&lt;/rec-number&gt;&lt;foreign-keys&gt;&lt;key app="EN" db-id="29zseaxacpxtd5esttl5ptxbp9ffvfp00vav" timestamp="1607213488"&gt;47&lt;/key&gt;&lt;/foreign-keys&gt;&lt;ref-type name="Journal Article"&gt;17&lt;/ref-type&gt;&lt;contributors&gt;&lt;authors&gt;&lt;author&gt;Driscoll, John&lt;/author&gt;&lt;author&gt;Kraay, A. C.&lt;/author&gt;&lt;/authors&gt;&lt;/contributors&gt;&lt;titles&gt;&lt;title&gt;Consistent covariance matrix estimation with spatially dependent data&lt;/title&gt;&lt;secondary-title&gt;Rev. Econ. Stat.&lt;/secondary-title&gt;&lt;/titles&gt;&lt;periodical&gt;&lt;full-title&gt;Rev. Econ. Stat.&lt;/full-title&gt;&lt;/periodical&gt;&lt;pages&gt;549-560&lt;/pages&gt;&lt;volume&gt;80&lt;/volume&gt;&lt;dates&gt;&lt;year&gt;1998&lt;/year&gt;&lt;pub-dates&gt;&lt;date&gt;01/01&lt;/date&gt;&lt;/pub-dates&gt;&lt;/dates&gt;&lt;urls&gt;&lt;/urls&gt;&lt;/record&gt;&lt;/Cite&gt;&lt;/EndNote&gt;</w:instrText>
      </w:r>
      <w:r w:rsidR="00E15B8C">
        <w:rPr>
          <w:rFonts w:ascii="Times New Roman" w:eastAsia="Times New Roman" w:hAnsi="Times New Roman" w:cs="Times New Roman"/>
          <w:sz w:val="20"/>
          <w:szCs w:val="20"/>
        </w:rPr>
        <w:fldChar w:fldCharType="separate"/>
      </w:r>
      <w:r w:rsidR="003F1EEB">
        <w:rPr>
          <w:rFonts w:ascii="Times New Roman" w:eastAsia="Times New Roman" w:hAnsi="Times New Roman" w:cs="Times New Roman"/>
          <w:noProof/>
          <w:sz w:val="20"/>
          <w:szCs w:val="20"/>
        </w:rPr>
        <w:t>[40]</w:t>
      </w:r>
      <w:r w:rsidR="00E15B8C">
        <w:rPr>
          <w:rFonts w:ascii="Times New Roman" w:eastAsia="Times New Roman" w:hAnsi="Times New Roman" w:cs="Times New Roman"/>
          <w:sz w:val="20"/>
          <w:szCs w:val="20"/>
        </w:rPr>
        <w:fldChar w:fldCharType="end"/>
      </w:r>
      <w:ins w:id="748" w:author="Andrés González Santa Cruz" w:date="2020-12-05T21:03:00Z">
        <w:r w:rsidR="00E15B8C">
          <w:rPr>
            <w:rFonts w:ascii="Times New Roman" w:eastAsia="Times New Roman" w:hAnsi="Times New Roman" w:cs="Times New Roman"/>
            <w:sz w:val="20"/>
            <w:szCs w:val="20"/>
          </w:rPr>
          <w:t>.</w:t>
        </w:r>
      </w:ins>
    </w:p>
    <w:p w14:paraId="44497C02" w14:textId="77777777" w:rsidR="00B62E52" w:rsidRPr="00FF73C3" w:rsidRDefault="00B62E52">
      <w:pPr>
        <w:spacing w:line="360" w:lineRule="auto"/>
        <w:jc w:val="both"/>
        <w:rPr>
          <w:rFonts w:ascii="Times New Roman" w:eastAsia="Times New Roman" w:hAnsi="Times New Roman" w:cs="Times New Roman"/>
          <w:sz w:val="20"/>
          <w:szCs w:val="20"/>
          <w:rPrChange w:id="749" w:author="Abraham Isaac Jacob Gajardo Cortez (masterin)" w:date="2020-12-01T22:06:00Z">
            <w:rPr>
              <w:rFonts w:ascii="Times New Roman" w:eastAsia="Times New Roman" w:hAnsi="Times New Roman" w:cs="Times New Roman"/>
              <w:szCs w:val="22"/>
            </w:rPr>
          </w:rPrChange>
        </w:rPr>
        <w:pPrChange w:id="750" w:author="Andrés González Santa Cruz" w:date="2020-12-08T09:58:00Z">
          <w:pPr>
            <w:spacing w:line="360" w:lineRule="auto"/>
            <w:ind w:firstLine="720"/>
            <w:jc w:val="both"/>
          </w:pPr>
        </w:pPrChange>
      </w:pPr>
    </w:p>
    <w:p w14:paraId="1A3E67C0" w14:textId="3171FC1B" w:rsidR="002E2795" w:rsidRDefault="00E87CCE" w:rsidP="00E15B8C">
      <w:pPr>
        <w:spacing w:line="360" w:lineRule="auto"/>
        <w:ind w:firstLine="720"/>
        <w:jc w:val="both"/>
        <w:rPr>
          <w:ins w:id="751" w:author="Andrés González Santa Cruz" w:date="2020-12-06T16:43:00Z"/>
          <w:rFonts w:ascii="Times New Roman" w:eastAsia="Times New Roman" w:hAnsi="Times New Roman" w:cs="Times New Roman"/>
          <w:sz w:val="20"/>
          <w:szCs w:val="20"/>
        </w:rPr>
      </w:pPr>
      <w:r w:rsidRPr="00FF73C3">
        <w:rPr>
          <w:rFonts w:ascii="Times New Roman" w:eastAsia="Times New Roman" w:hAnsi="Times New Roman" w:cs="Times New Roman"/>
          <w:sz w:val="20"/>
          <w:szCs w:val="20"/>
          <w:rPrChange w:id="752" w:author="Abraham Isaac Jacob Gajardo Cortez (masterin)" w:date="2020-12-01T22:06:00Z">
            <w:rPr>
              <w:rFonts w:ascii="Times New Roman" w:eastAsia="Times New Roman" w:hAnsi="Times New Roman" w:cs="Times New Roman"/>
              <w:szCs w:val="22"/>
            </w:rPr>
          </w:rPrChange>
        </w:rPr>
        <w:t xml:space="preserve">All analyses and graphics </w:t>
      </w:r>
      <w:ins w:id="753" w:author="Andrés González Santa Cruz" w:date="2020-12-05T20:56:00Z">
        <w:r w:rsidR="00E15B8C">
          <w:rPr>
            <w:rFonts w:ascii="Times New Roman" w:eastAsia="Times New Roman" w:hAnsi="Times New Roman" w:cs="Times New Roman"/>
            <w:sz w:val="20"/>
            <w:szCs w:val="20"/>
          </w:rPr>
          <w:t xml:space="preserve">defined above </w:t>
        </w:r>
      </w:ins>
      <w:r w:rsidRPr="00FF73C3">
        <w:rPr>
          <w:rFonts w:ascii="Times New Roman" w:eastAsia="Times New Roman" w:hAnsi="Times New Roman" w:cs="Times New Roman"/>
          <w:sz w:val="20"/>
          <w:szCs w:val="20"/>
          <w:rPrChange w:id="754" w:author="Abraham Isaac Jacob Gajardo Cortez (masterin)" w:date="2020-12-01T22:06:00Z">
            <w:rPr>
              <w:rFonts w:ascii="Times New Roman" w:eastAsia="Times New Roman" w:hAnsi="Times New Roman" w:cs="Times New Roman"/>
              <w:szCs w:val="22"/>
            </w:rPr>
          </w:rPrChange>
        </w:rPr>
        <w:t>were completed using R v 4.0.2.</w:t>
      </w:r>
      <w:ins w:id="755" w:author="Andrés González Santa Cruz" w:date="2020-12-05T20:56:00Z">
        <w:r w:rsidR="00E15B8C">
          <w:rPr>
            <w:rFonts w:ascii="Times New Roman" w:eastAsia="Times New Roman" w:hAnsi="Times New Roman" w:cs="Times New Roman"/>
            <w:sz w:val="20"/>
            <w:szCs w:val="20"/>
          </w:rPr>
          <w:t xml:space="preserve"> Sensitivity analyses were de</w:t>
        </w:r>
      </w:ins>
      <w:ins w:id="756" w:author="Andrés González Santa Cruz" w:date="2020-12-05T21:03:00Z">
        <w:r w:rsidR="00E15B8C">
          <w:rPr>
            <w:rFonts w:ascii="Times New Roman" w:eastAsia="Times New Roman" w:hAnsi="Times New Roman" w:cs="Times New Roman"/>
            <w:sz w:val="20"/>
            <w:szCs w:val="20"/>
          </w:rPr>
          <w:t>term</w:t>
        </w:r>
      </w:ins>
      <w:ins w:id="757" w:author="Andrés González Santa Cruz" w:date="2020-12-05T20:56:00Z">
        <w:r w:rsidR="00E15B8C">
          <w:rPr>
            <w:rFonts w:ascii="Times New Roman" w:eastAsia="Times New Roman" w:hAnsi="Times New Roman" w:cs="Times New Roman"/>
            <w:sz w:val="20"/>
            <w:szCs w:val="20"/>
          </w:rPr>
          <w:t xml:space="preserve">ined </w:t>
        </w:r>
      </w:ins>
      <w:ins w:id="758" w:author="Andrés González Santa Cruz" w:date="2020-12-05T21:03:00Z">
        <w:r w:rsidR="00E15B8C" w:rsidRPr="004421D3">
          <w:rPr>
            <w:rFonts w:ascii="Times New Roman" w:eastAsia="Times New Roman" w:hAnsi="Times New Roman" w:cs="Times New Roman"/>
            <w:sz w:val="20"/>
            <w:szCs w:val="20"/>
          </w:rPr>
          <w:t xml:space="preserve">using the </w:t>
        </w:r>
        <w:proofErr w:type="spellStart"/>
        <w:r w:rsidR="00E15B8C" w:rsidRPr="004421D3">
          <w:rPr>
            <w:rFonts w:ascii="Times New Roman" w:eastAsia="Times New Roman" w:hAnsi="Times New Roman" w:cs="Times New Roman"/>
            <w:i/>
            <w:iCs/>
            <w:sz w:val="20"/>
            <w:szCs w:val="20"/>
          </w:rPr>
          <w:t>xtscc</w:t>
        </w:r>
        <w:proofErr w:type="spellEnd"/>
        <w:r w:rsidR="00E15B8C" w:rsidRPr="004421D3">
          <w:rPr>
            <w:rFonts w:ascii="Times New Roman" w:eastAsia="Times New Roman" w:hAnsi="Times New Roman" w:cs="Times New Roman"/>
            <w:sz w:val="20"/>
            <w:szCs w:val="20"/>
          </w:rPr>
          <w:t xml:space="preserve"> command</w:t>
        </w:r>
      </w:ins>
      <w:ins w:id="759" w:author="Andrés González Santa Cruz" w:date="2020-12-05T21:04:00Z">
        <w:r w:rsidR="00E15B8C">
          <w:rPr>
            <w:rFonts w:ascii="Times New Roman" w:eastAsia="Times New Roman" w:hAnsi="Times New Roman" w:cs="Times New Roman"/>
            <w:sz w:val="20"/>
            <w:szCs w:val="20"/>
          </w:rPr>
          <w:t xml:space="preserve"> </w:t>
        </w:r>
      </w:ins>
      <w:ins w:id="760" w:author="Andrés González Santa Cruz" w:date="2020-12-05T21:05:00Z">
        <w:r w:rsidR="00E15B8C" w:rsidRPr="00C72369">
          <w:rPr>
            <w:rFonts w:ascii="Times New Roman" w:eastAsia="Times New Roman" w:hAnsi="Times New Roman" w:cs="Times New Roman"/>
            <w:iCs/>
            <w:sz w:val="20"/>
            <w:szCs w:val="20"/>
          </w:rPr>
          <w:fldChar w:fldCharType="begin"/>
        </w:r>
      </w:ins>
      <w:r w:rsidR="003F1EEB">
        <w:rPr>
          <w:rFonts w:ascii="Times New Roman" w:eastAsia="Times New Roman" w:hAnsi="Times New Roman" w:cs="Times New Roman"/>
          <w:iCs/>
          <w:sz w:val="20"/>
          <w:szCs w:val="20"/>
        </w:rPr>
        <w:instrText xml:space="preserve"> ADDIN EN.CITE &lt;EndNote&gt;&lt;Cite&gt;&lt;Author&gt;Hoechle&lt;/Author&gt;&lt;Year&gt;2007&lt;/Year&gt;&lt;RecNum&gt;45&lt;/RecNum&gt;&lt;DisplayText&gt;[41]&lt;/DisplayText&gt;&lt;record&gt;&lt;rec-number&gt;45&lt;/rec-number&gt;&lt;foreign-keys&gt;&lt;key app="EN" db-id="29zseaxacpxtd5esttl5ptxbp9ffvfp00vav" timestamp="1607213091"&gt;45&lt;/key&gt;&lt;/foreign-keys&gt;&lt;ref-type name="Journal Article"&gt;17&lt;/ref-type&gt;&lt;contributors&gt;&lt;authors&gt;&lt;author&gt;Hoechle, Daniel&lt;/author&gt;&lt;/authors&gt;&lt;/contributors&gt;&lt;titles&gt;&lt;title&gt;Robust Standard Errors for Panel Regressions With Cross-Sectional Dependence&lt;/title&gt;&lt;secondary-title&gt;Stata Journal&lt;/secondary-title&gt;&lt;/titles&gt;&lt;periodical&gt;&lt;full-title&gt;Stata Journal&lt;/full-title&gt;&lt;/periodical&gt;&lt;pages&gt;281-312&lt;/pages&gt;&lt;volume&gt;7&lt;/volume&gt;&lt;dates&gt;&lt;year&gt;2007&lt;/year&gt;&lt;pub-dates&gt;&lt;date&gt;02/01&lt;/date&gt;&lt;/pub-dates&gt;&lt;/dates&gt;&lt;urls&gt;&lt;/urls&gt;&lt;electronic-resource-num&gt;10.1177/1536867X0700700301&lt;/electronic-resource-num&gt;&lt;/record&gt;&lt;/Cite&gt;&lt;/EndNote&gt;</w:instrText>
      </w:r>
      <w:ins w:id="761" w:author="Andrés González Santa Cruz" w:date="2020-12-05T21:05:00Z">
        <w:r w:rsidR="00E15B8C" w:rsidRPr="00C72369">
          <w:rPr>
            <w:rFonts w:ascii="Times New Roman" w:eastAsia="Times New Roman" w:hAnsi="Times New Roman" w:cs="Times New Roman"/>
            <w:iCs/>
            <w:sz w:val="20"/>
            <w:szCs w:val="20"/>
          </w:rPr>
          <w:fldChar w:fldCharType="separate"/>
        </w:r>
      </w:ins>
      <w:r w:rsidR="003F1EEB">
        <w:rPr>
          <w:rFonts w:ascii="Times New Roman" w:eastAsia="Times New Roman" w:hAnsi="Times New Roman" w:cs="Times New Roman"/>
          <w:iCs/>
          <w:noProof/>
          <w:sz w:val="20"/>
          <w:szCs w:val="20"/>
        </w:rPr>
        <w:t>[41]</w:t>
      </w:r>
      <w:ins w:id="762" w:author="Andrés González Santa Cruz" w:date="2020-12-05T21:05:00Z">
        <w:r w:rsidR="00E15B8C" w:rsidRPr="00C72369">
          <w:rPr>
            <w:rFonts w:ascii="Times New Roman" w:eastAsia="Times New Roman" w:hAnsi="Times New Roman" w:cs="Times New Roman"/>
            <w:iCs/>
            <w:sz w:val="20"/>
            <w:szCs w:val="20"/>
          </w:rPr>
          <w:fldChar w:fldCharType="end"/>
        </w:r>
      </w:ins>
      <w:ins w:id="763" w:author="Andrés González Santa Cruz" w:date="2020-12-05T21:03:00Z">
        <w:r w:rsidR="00E15B8C" w:rsidRPr="004421D3">
          <w:rPr>
            <w:rFonts w:ascii="Times New Roman" w:eastAsia="Times New Roman" w:hAnsi="Times New Roman" w:cs="Times New Roman"/>
            <w:sz w:val="20"/>
            <w:szCs w:val="20"/>
          </w:rPr>
          <w:t xml:space="preserve"> in Stata 16 </w:t>
        </w:r>
      </w:ins>
      <w:ins w:id="764" w:author="Andrés González Santa Cruz" w:date="2020-12-05T21:09:00Z">
        <w:r w:rsidR="00E15B8C" w:rsidRPr="00C72369">
          <w:rPr>
            <w:rFonts w:ascii="Times New Roman" w:eastAsia="Times New Roman" w:hAnsi="Times New Roman" w:cs="Times New Roman"/>
            <w:iCs/>
            <w:sz w:val="20"/>
            <w:szCs w:val="20"/>
          </w:rPr>
          <w:fldChar w:fldCharType="begin"/>
        </w:r>
      </w:ins>
      <w:r w:rsidR="003F1EEB">
        <w:rPr>
          <w:rFonts w:ascii="Times New Roman" w:eastAsia="Times New Roman" w:hAnsi="Times New Roman" w:cs="Times New Roman"/>
          <w:iCs/>
          <w:sz w:val="20"/>
          <w:szCs w:val="20"/>
        </w:rPr>
        <w:instrText xml:space="preserve"> ADDIN EN.CITE &lt;EndNote&gt;&lt;Cite&gt;&lt;Author&gt;StataCorp&lt;/Author&gt;&lt;Year&gt;2019&lt;/Year&gt;&lt;RecNum&gt;46&lt;/RecNum&gt;&lt;DisplayText&gt;[42]&lt;/DisplayText&gt;&lt;record&gt;&lt;rec-number&gt;46&lt;/rec-number&gt;&lt;foreign-keys&gt;&lt;key app="EN" db-id="29zseaxacpxtd5esttl5ptxbp9ffvfp00vav" timestamp="1607213352"&gt;46&lt;/key&gt;&lt;/foreign-keys&gt;&lt;ref-type name="Computer Program"&gt;9&lt;/ref-type&gt;&lt;contributors&gt;&lt;authors&gt;&lt;author&gt;StataCorp&lt;/author&gt;&lt;/authors&gt;&lt;secondary-authors&gt;&lt;author&gt;StataCorp LLC.&lt;/author&gt;&lt;/secondary-authors&gt;&lt;/contributors&gt;&lt;titles&gt;&lt;title&gt;Stata Statistical Software&lt;/title&gt;&lt;/titles&gt;&lt;volume&gt;Release 16&lt;/volume&gt;&lt;dates&gt;&lt;year&gt;2019&lt;/year&gt;&lt;/dates&gt;&lt;pub-location&gt;TX&lt;/pub-location&gt;&lt;publisher&gt;College Station&lt;/publisher&gt;&lt;urls&gt;&lt;/urls&gt;&lt;/record&gt;&lt;/Cite&gt;&lt;/EndNote&gt;</w:instrText>
      </w:r>
      <w:ins w:id="765" w:author="Andrés González Santa Cruz" w:date="2020-12-05T21:09:00Z">
        <w:r w:rsidR="00E15B8C" w:rsidRPr="00C72369">
          <w:rPr>
            <w:rFonts w:ascii="Times New Roman" w:eastAsia="Times New Roman" w:hAnsi="Times New Roman" w:cs="Times New Roman"/>
            <w:iCs/>
            <w:sz w:val="20"/>
            <w:szCs w:val="20"/>
          </w:rPr>
          <w:fldChar w:fldCharType="separate"/>
        </w:r>
      </w:ins>
      <w:r w:rsidR="003F1EEB">
        <w:rPr>
          <w:rFonts w:ascii="Times New Roman" w:eastAsia="Times New Roman" w:hAnsi="Times New Roman" w:cs="Times New Roman"/>
          <w:iCs/>
          <w:noProof/>
          <w:sz w:val="20"/>
          <w:szCs w:val="20"/>
        </w:rPr>
        <w:t>[42]</w:t>
      </w:r>
      <w:ins w:id="766" w:author="Andrés González Santa Cruz" w:date="2020-12-05T21:09:00Z">
        <w:r w:rsidR="00E15B8C" w:rsidRPr="00C72369">
          <w:rPr>
            <w:rFonts w:ascii="Times New Roman" w:eastAsia="Times New Roman" w:hAnsi="Times New Roman" w:cs="Times New Roman"/>
            <w:iCs/>
            <w:sz w:val="20"/>
            <w:szCs w:val="20"/>
          </w:rPr>
          <w:fldChar w:fldCharType="end"/>
        </w:r>
      </w:ins>
      <w:ins w:id="767" w:author="Andrés González Santa Cruz" w:date="2020-12-05T21:03:00Z">
        <w:r w:rsidR="00E15B8C" w:rsidRPr="004421D3">
          <w:rPr>
            <w:rFonts w:ascii="Times New Roman" w:eastAsia="Times New Roman" w:hAnsi="Times New Roman" w:cs="Times New Roman"/>
            <w:sz w:val="20"/>
            <w:szCs w:val="20"/>
          </w:rPr>
          <w:t>.</w:t>
        </w:r>
      </w:ins>
    </w:p>
    <w:p w14:paraId="16916745" w14:textId="77777777" w:rsidR="00B62E52" w:rsidRPr="00E15B8C" w:rsidRDefault="00B62E52">
      <w:pPr>
        <w:spacing w:line="360" w:lineRule="auto"/>
        <w:jc w:val="both"/>
        <w:rPr>
          <w:rFonts w:ascii="Times New Roman" w:eastAsia="Times New Roman" w:hAnsi="Times New Roman" w:cs="Times New Roman"/>
          <w:sz w:val="20"/>
          <w:szCs w:val="20"/>
          <w:rPrChange w:id="768" w:author="Andrés González Santa Cruz" w:date="2020-12-05T21:12:00Z">
            <w:rPr>
              <w:rFonts w:ascii="Times New Roman" w:eastAsia="Times New Roman" w:hAnsi="Times New Roman" w:cs="Times New Roman"/>
              <w:szCs w:val="22"/>
            </w:rPr>
          </w:rPrChange>
        </w:rPr>
        <w:pPrChange w:id="769" w:author="Andrés González Santa Cruz" w:date="2020-12-08T09:58:00Z">
          <w:pPr>
            <w:spacing w:line="360" w:lineRule="auto"/>
            <w:ind w:firstLine="720"/>
            <w:jc w:val="both"/>
          </w:pPr>
        </w:pPrChange>
      </w:pPr>
    </w:p>
    <w:p w14:paraId="35FDE0C0" w14:textId="77276FC6" w:rsidR="0071322B" w:rsidRPr="00B22AE2" w:rsidRDefault="00F231D4" w:rsidP="00B22AE2">
      <w:pPr>
        <w:pStyle w:val="Ttulo1"/>
        <w:spacing w:line="360" w:lineRule="auto"/>
        <w:rPr>
          <w:rFonts w:ascii="Times New Roman" w:hAnsi="Times New Roman" w:cs="Times New Roman"/>
          <w:b/>
          <w:bCs/>
          <w:color w:val="auto"/>
          <w:sz w:val="24"/>
          <w:szCs w:val="24"/>
        </w:rPr>
      </w:pPr>
      <w:r w:rsidRPr="00B22AE2">
        <w:rPr>
          <w:rFonts w:ascii="Times New Roman" w:hAnsi="Times New Roman" w:cs="Times New Roman"/>
          <w:b/>
          <w:bCs/>
          <w:color w:val="auto"/>
          <w:sz w:val="24"/>
          <w:szCs w:val="24"/>
        </w:rPr>
        <w:t>Results</w:t>
      </w:r>
    </w:p>
    <w:p w14:paraId="00592AC3" w14:textId="0EDFD1F3" w:rsidR="00631755" w:rsidRPr="00F32E72" w:rsidRDefault="00631755" w:rsidP="00F32E72">
      <w:pPr>
        <w:spacing w:line="360" w:lineRule="auto"/>
        <w:ind w:firstLine="720"/>
        <w:jc w:val="both"/>
        <w:rPr>
          <w:ins w:id="770" w:author="Abraham Isaac Jacob Gajardo Cortez (masterin)" w:date="2020-12-01T18:57:00Z"/>
          <w:rFonts w:ascii="Times New Roman" w:hAnsi="Times New Roman" w:cs="Times New Roman"/>
          <w:sz w:val="20"/>
          <w:szCs w:val="20"/>
          <w:highlight w:val="yellow"/>
          <w:rPrChange w:id="771" w:author="Abraham Isaac Jacob Gajardo Cortez (masterin)" w:date="2020-12-01T21:42:00Z">
            <w:rPr>
              <w:ins w:id="772" w:author="Abraham Isaac Jacob Gajardo Cortez (masterin)" w:date="2020-12-01T18:57:00Z"/>
              <w:rFonts w:ascii="Times New Roman" w:hAnsi="Times New Roman" w:cs="Times New Roman"/>
            </w:rPr>
          </w:rPrChange>
        </w:rPr>
      </w:pPr>
      <w:ins w:id="773" w:author="Abraham Isaac Jacob Gajardo Cortez (masterin)" w:date="2020-12-01T18:57:00Z">
        <w:r w:rsidRPr="00F32E72">
          <w:rPr>
            <w:rFonts w:ascii="Times New Roman" w:hAnsi="Times New Roman" w:cs="Times New Roman"/>
            <w:sz w:val="20"/>
            <w:szCs w:val="20"/>
            <w:highlight w:val="yellow"/>
            <w:rPrChange w:id="774" w:author="Abraham Isaac Jacob Gajardo Cortez (masterin)" w:date="2020-12-01T21:42:00Z">
              <w:rPr>
                <w:rFonts w:ascii="Times New Roman" w:hAnsi="Times New Roman" w:cs="Times New Roman"/>
              </w:rPr>
            </w:rPrChange>
          </w:rPr>
          <w:t xml:space="preserve">A total of </w:t>
        </w:r>
      </w:ins>
      <w:ins w:id="775" w:author="Andrés González Santa Cruz" w:date="2020-12-06T11:59:00Z">
        <w:r w:rsidR="00DA4555" w:rsidRPr="00DA4555">
          <w:rPr>
            <w:rFonts w:ascii="Times New Roman" w:hAnsi="Times New Roman" w:cs="Times New Roman"/>
            <w:sz w:val="20"/>
            <w:szCs w:val="20"/>
          </w:rPr>
          <w:t>148</w:t>
        </w:r>
        <w:r w:rsidR="00DA4555">
          <w:rPr>
            <w:rFonts w:ascii="Times New Roman" w:hAnsi="Times New Roman" w:cs="Times New Roman"/>
            <w:sz w:val="20"/>
            <w:szCs w:val="20"/>
          </w:rPr>
          <w:t>,</w:t>
        </w:r>
        <w:r w:rsidR="00DA4555" w:rsidRPr="00DA4555">
          <w:rPr>
            <w:rFonts w:ascii="Times New Roman" w:hAnsi="Times New Roman" w:cs="Times New Roman"/>
            <w:sz w:val="20"/>
            <w:szCs w:val="20"/>
          </w:rPr>
          <w:t>141</w:t>
        </w:r>
        <w:r w:rsidR="00DA4555" w:rsidRPr="00DA4555" w:rsidDel="00DA4555">
          <w:rPr>
            <w:rFonts w:ascii="Times New Roman" w:hAnsi="Times New Roman" w:cs="Times New Roman"/>
            <w:sz w:val="20"/>
            <w:szCs w:val="20"/>
            <w:highlight w:val="yellow"/>
          </w:rPr>
          <w:t xml:space="preserve"> </w:t>
        </w:r>
      </w:ins>
      <w:del w:id="776" w:author="Andrés González Santa Cruz" w:date="2020-12-06T11:59:00Z">
        <w:r w:rsidRPr="00F32E72" w:rsidDel="00DA4555">
          <w:rPr>
            <w:rFonts w:ascii="Times New Roman" w:hAnsi="Times New Roman" w:cs="Times New Roman"/>
            <w:sz w:val="20"/>
            <w:szCs w:val="20"/>
            <w:highlight w:val="yellow"/>
            <w:rPrChange w:id="777" w:author="Abraham Isaac Jacob Gajardo Cortez (masterin)" w:date="2020-12-01T21:42:00Z">
              <w:rPr>
                <w:rFonts w:ascii="Times New Roman" w:hAnsi="Times New Roman" w:cs="Times New Roman"/>
              </w:rPr>
            </w:rPrChange>
          </w:rPr>
          <w:delText>XXX</w:delText>
        </w:r>
      </w:del>
      <w:ins w:id="778" w:author="Abraham Isaac Jacob Gajardo Cortez (masterin)" w:date="2020-12-01T18:57:00Z">
        <w:del w:id="779" w:author="Andrés González Santa Cruz" w:date="2020-12-06T11:59:00Z">
          <w:r w:rsidRPr="00F32E72" w:rsidDel="00DA4555">
            <w:rPr>
              <w:rFonts w:ascii="Times New Roman" w:hAnsi="Times New Roman" w:cs="Times New Roman"/>
              <w:sz w:val="20"/>
              <w:szCs w:val="20"/>
              <w:highlight w:val="yellow"/>
              <w:rPrChange w:id="780" w:author="Abraham Isaac Jacob Gajardo Cortez (masterin)" w:date="2020-12-01T21:42:00Z">
                <w:rPr>
                  <w:rFonts w:ascii="Times New Roman" w:hAnsi="Times New Roman" w:cs="Times New Roman"/>
                </w:rPr>
              </w:rPrChange>
            </w:rPr>
            <w:delText xml:space="preserve"> </w:delText>
          </w:r>
        </w:del>
        <w:r w:rsidRPr="00F32E72">
          <w:rPr>
            <w:rFonts w:ascii="Times New Roman" w:hAnsi="Times New Roman" w:cs="Times New Roman"/>
            <w:sz w:val="20"/>
            <w:szCs w:val="20"/>
            <w:highlight w:val="yellow"/>
            <w:rPrChange w:id="781" w:author="Abraham Isaac Jacob Gajardo Cortez (masterin)" w:date="2020-12-01T21:42:00Z">
              <w:rPr>
                <w:rFonts w:ascii="Times New Roman" w:hAnsi="Times New Roman" w:cs="Times New Roman"/>
              </w:rPr>
            </w:rPrChange>
          </w:rPr>
          <w:t xml:space="preserve">ED consultations </w:t>
        </w:r>
      </w:ins>
      <w:ins w:id="782" w:author="Abraham Isaac Jacob Gajardo Cortez (masterin)" w:date="2020-12-01T18:58:00Z">
        <w:r w:rsidRPr="00F32E72">
          <w:rPr>
            <w:rFonts w:ascii="Times New Roman" w:hAnsi="Times New Roman" w:cs="Times New Roman"/>
            <w:sz w:val="20"/>
            <w:szCs w:val="20"/>
            <w:highlight w:val="yellow"/>
            <w:rPrChange w:id="783" w:author="Abraham Isaac Jacob Gajardo Cortez (masterin)" w:date="2020-12-01T21:42:00Z">
              <w:rPr>
                <w:rFonts w:ascii="Times New Roman" w:hAnsi="Times New Roman" w:cs="Times New Roman"/>
              </w:rPr>
            </w:rPrChange>
          </w:rPr>
          <w:t xml:space="preserve">with </w:t>
        </w:r>
      </w:ins>
      <w:ins w:id="784" w:author="Andrés González Santa Cruz" w:date="2020-12-06T12:00:00Z">
        <w:r w:rsidR="00DA4555" w:rsidRPr="00DA4555">
          <w:rPr>
            <w:rFonts w:ascii="Times New Roman" w:hAnsi="Times New Roman" w:cs="Times New Roman"/>
            <w:sz w:val="20"/>
            <w:szCs w:val="20"/>
          </w:rPr>
          <w:t>15</w:t>
        </w:r>
      </w:ins>
      <w:ins w:id="785" w:author="Andrés González Santa Cruz" w:date="2020-12-06T12:09:00Z">
        <w:r w:rsidR="00DA4555">
          <w:rPr>
            <w:rFonts w:ascii="Times New Roman" w:hAnsi="Times New Roman" w:cs="Times New Roman"/>
            <w:sz w:val="20"/>
            <w:szCs w:val="20"/>
          </w:rPr>
          <w:t>,</w:t>
        </w:r>
      </w:ins>
      <w:ins w:id="786" w:author="Andrés González Santa Cruz" w:date="2020-12-06T12:00:00Z">
        <w:r w:rsidR="00DA4555" w:rsidRPr="00DA4555">
          <w:rPr>
            <w:rFonts w:ascii="Times New Roman" w:hAnsi="Times New Roman" w:cs="Times New Roman"/>
            <w:sz w:val="20"/>
            <w:szCs w:val="20"/>
          </w:rPr>
          <w:t>500</w:t>
        </w:r>
        <w:r w:rsidR="00DA4555" w:rsidRPr="00DA4555" w:rsidDel="00DA4555">
          <w:rPr>
            <w:rFonts w:ascii="Times New Roman" w:hAnsi="Times New Roman" w:cs="Times New Roman"/>
            <w:sz w:val="20"/>
            <w:szCs w:val="20"/>
            <w:highlight w:val="yellow"/>
          </w:rPr>
          <w:t xml:space="preserve"> </w:t>
        </w:r>
      </w:ins>
      <w:ins w:id="787" w:author="Abraham Isaac Jacob Gajardo Cortez (masterin)" w:date="2020-12-01T18:58:00Z">
        <w:del w:id="788" w:author="Andrés González Santa Cruz" w:date="2020-12-06T12:00:00Z">
          <w:r w:rsidRPr="00F32E72" w:rsidDel="00DA4555">
            <w:rPr>
              <w:rFonts w:ascii="Times New Roman" w:hAnsi="Times New Roman" w:cs="Times New Roman"/>
              <w:sz w:val="20"/>
              <w:szCs w:val="20"/>
              <w:highlight w:val="yellow"/>
              <w:rPrChange w:id="789" w:author="Abraham Isaac Jacob Gajardo Cortez (masterin)" w:date="2020-12-01T21:42:00Z">
                <w:rPr>
                  <w:rFonts w:ascii="Times New Roman" w:hAnsi="Times New Roman" w:cs="Times New Roman"/>
                </w:rPr>
              </w:rPrChange>
            </w:rPr>
            <w:delText xml:space="preserve">YYYY </w:delText>
          </w:r>
        </w:del>
        <w:r w:rsidRPr="00F32E72">
          <w:rPr>
            <w:rFonts w:ascii="Times New Roman" w:hAnsi="Times New Roman" w:cs="Times New Roman"/>
            <w:sz w:val="20"/>
            <w:szCs w:val="20"/>
            <w:highlight w:val="yellow"/>
            <w:rPrChange w:id="790" w:author="Abraham Isaac Jacob Gajardo Cortez (masterin)" w:date="2020-12-01T21:42:00Z">
              <w:rPr>
                <w:rFonts w:ascii="Times New Roman" w:hAnsi="Times New Roman" w:cs="Times New Roman"/>
              </w:rPr>
            </w:rPrChange>
          </w:rPr>
          <w:t>hospi</w:t>
        </w:r>
      </w:ins>
      <w:ins w:id="791" w:author="Abraham Isaac Jacob Gajardo Cortez (masterin)" w:date="2020-12-01T18:59:00Z">
        <w:r w:rsidRPr="00F32E72">
          <w:rPr>
            <w:rFonts w:ascii="Times New Roman" w:hAnsi="Times New Roman" w:cs="Times New Roman"/>
            <w:sz w:val="20"/>
            <w:szCs w:val="20"/>
            <w:highlight w:val="yellow"/>
            <w:rPrChange w:id="792" w:author="Abraham Isaac Jacob Gajardo Cortez (masterin)" w:date="2020-12-01T21:42:00Z">
              <w:rPr>
                <w:rFonts w:ascii="Times New Roman" w:hAnsi="Times New Roman" w:cs="Times New Roman"/>
              </w:rPr>
            </w:rPrChange>
          </w:rPr>
          <w:t>tal admissions</w:t>
        </w:r>
      </w:ins>
      <w:ins w:id="793" w:author="Andrés González Santa Cruz" w:date="2020-12-06T21:16:00Z">
        <w:r w:rsidR="005F4533">
          <w:rPr>
            <w:rFonts w:ascii="Times New Roman" w:hAnsi="Times New Roman" w:cs="Times New Roman"/>
            <w:sz w:val="20"/>
            <w:szCs w:val="20"/>
            <w:highlight w:val="yellow"/>
          </w:rPr>
          <w:t xml:space="preserve"> of ages</w:t>
        </w:r>
      </w:ins>
      <w:ins w:id="794" w:author="Abraham Isaac Jacob Gajardo Cortez (masterin)" w:date="2020-12-01T18:59:00Z">
        <w:r w:rsidRPr="00F32E72">
          <w:rPr>
            <w:rFonts w:ascii="Times New Roman" w:hAnsi="Times New Roman" w:cs="Times New Roman"/>
            <w:sz w:val="20"/>
            <w:szCs w:val="20"/>
            <w:highlight w:val="yellow"/>
            <w:rPrChange w:id="795" w:author="Abraham Isaac Jacob Gajardo Cortez (masterin)" w:date="2020-12-01T21:42:00Z">
              <w:rPr>
                <w:rFonts w:ascii="Times New Roman" w:hAnsi="Times New Roman" w:cs="Times New Roman"/>
              </w:rPr>
            </w:rPrChange>
          </w:rPr>
          <w:t xml:space="preserve"> between 15-65 </w:t>
        </w:r>
        <w:del w:id="796" w:author="Andrés González Santa Cruz" w:date="2020-12-06T21:16:00Z">
          <w:r w:rsidRPr="00F32E72" w:rsidDel="005F4533">
            <w:rPr>
              <w:rFonts w:ascii="Times New Roman" w:hAnsi="Times New Roman" w:cs="Times New Roman"/>
              <w:sz w:val="20"/>
              <w:szCs w:val="20"/>
              <w:highlight w:val="yellow"/>
              <w:rPrChange w:id="797" w:author="Abraham Isaac Jacob Gajardo Cortez (masterin)" w:date="2020-12-01T21:42:00Z">
                <w:rPr>
                  <w:rFonts w:ascii="Times New Roman" w:hAnsi="Times New Roman" w:cs="Times New Roman"/>
                </w:rPr>
              </w:rPrChange>
            </w:rPr>
            <w:delText xml:space="preserve">years old </w:delText>
          </w:r>
        </w:del>
      </w:ins>
      <w:ins w:id="798" w:author="Abraham Isaac Jacob Gajardo Cortez (masterin)" w:date="2020-12-01T18:57:00Z">
        <w:r w:rsidRPr="00F32E72">
          <w:rPr>
            <w:rFonts w:ascii="Times New Roman" w:hAnsi="Times New Roman" w:cs="Times New Roman"/>
            <w:sz w:val="20"/>
            <w:szCs w:val="20"/>
            <w:highlight w:val="yellow"/>
            <w:rPrChange w:id="799" w:author="Abraham Isaac Jacob Gajardo Cortez (masterin)" w:date="2020-12-01T21:42:00Z">
              <w:rPr>
                <w:rFonts w:ascii="Times New Roman" w:hAnsi="Times New Roman" w:cs="Times New Roman"/>
              </w:rPr>
            </w:rPrChange>
          </w:rPr>
          <w:t>were register</w:t>
        </w:r>
      </w:ins>
      <w:ins w:id="800" w:author="Andrés González Santa Cruz" w:date="2020-12-03T16:07:00Z">
        <w:r w:rsidR="00D41248">
          <w:rPr>
            <w:rFonts w:ascii="Times New Roman" w:hAnsi="Times New Roman" w:cs="Times New Roman"/>
            <w:sz w:val="20"/>
            <w:szCs w:val="20"/>
            <w:highlight w:val="yellow"/>
          </w:rPr>
          <w:t>ed</w:t>
        </w:r>
      </w:ins>
      <w:ins w:id="801" w:author="Abraham Isaac Jacob Gajardo Cortez (masterin)" w:date="2020-12-01T18:57:00Z">
        <w:r w:rsidRPr="00F32E72">
          <w:rPr>
            <w:rFonts w:ascii="Times New Roman" w:hAnsi="Times New Roman" w:cs="Times New Roman"/>
            <w:sz w:val="20"/>
            <w:szCs w:val="20"/>
            <w:highlight w:val="yellow"/>
            <w:rPrChange w:id="802" w:author="Abraham Isaac Jacob Gajardo Cortez (masterin)" w:date="2020-12-01T21:42:00Z">
              <w:rPr>
                <w:rFonts w:ascii="Times New Roman" w:hAnsi="Times New Roman" w:cs="Times New Roman"/>
              </w:rPr>
            </w:rPrChange>
          </w:rPr>
          <w:t xml:space="preserve"> </w:t>
        </w:r>
      </w:ins>
      <w:ins w:id="803" w:author="Abraham Isaac Jacob Gajardo Cortez (masterin)" w:date="2020-12-01T18:59:00Z">
        <w:del w:id="804" w:author="Andrés González Santa Cruz" w:date="2020-12-06T21:16:00Z">
          <w:r w:rsidRPr="00F32E72" w:rsidDel="005F4533">
            <w:rPr>
              <w:rFonts w:ascii="Times New Roman" w:hAnsi="Times New Roman" w:cs="Times New Roman"/>
              <w:sz w:val="20"/>
              <w:szCs w:val="20"/>
              <w:highlight w:val="yellow"/>
              <w:rPrChange w:id="805" w:author="Abraham Isaac Jacob Gajardo Cortez (masterin)" w:date="2020-12-01T21:42:00Z">
                <w:rPr>
                  <w:rFonts w:ascii="Times New Roman" w:hAnsi="Times New Roman" w:cs="Times New Roman"/>
                </w:rPr>
              </w:rPrChange>
            </w:rPr>
            <w:delText>in</w:delText>
          </w:r>
        </w:del>
      </w:ins>
      <w:ins w:id="806" w:author="Andrés González Santa Cruz" w:date="2020-12-06T21:16:00Z">
        <w:r w:rsidR="005F4533">
          <w:rPr>
            <w:rFonts w:ascii="Times New Roman" w:hAnsi="Times New Roman" w:cs="Times New Roman"/>
            <w:sz w:val="20"/>
            <w:szCs w:val="20"/>
            <w:highlight w:val="yellow"/>
          </w:rPr>
          <w:t>throughout</w:t>
        </w:r>
      </w:ins>
      <w:ins w:id="807" w:author="Abraham Isaac Jacob Gajardo Cortez (masterin)" w:date="2020-12-01T18:59:00Z">
        <w:r w:rsidRPr="00F32E72">
          <w:rPr>
            <w:rFonts w:ascii="Times New Roman" w:hAnsi="Times New Roman" w:cs="Times New Roman"/>
            <w:sz w:val="20"/>
            <w:szCs w:val="20"/>
            <w:highlight w:val="yellow"/>
            <w:rPrChange w:id="808" w:author="Abraham Isaac Jacob Gajardo Cortez (masterin)" w:date="2020-12-01T21:42:00Z">
              <w:rPr>
                <w:rFonts w:ascii="Times New Roman" w:hAnsi="Times New Roman" w:cs="Times New Roman"/>
              </w:rPr>
            </w:rPrChange>
          </w:rPr>
          <w:t xml:space="preserve"> 20</w:t>
        </w:r>
        <w:del w:id="809" w:author="Andrés González Santa Cruz" w:date="2020-12-05T18:20:00Z">
          <w:r w:rsidRPr="00F32E72" w:rsidDel="00D51BF3">
            <w:rPr>
              <w:rFonts w:ascii="Times New Roman" w:hAnsi="Times New Roman" w:cs="Times New Roman"/>
              <w:sz w:val="20"/>
              <w:szCs w:val="20"/>
              <w:highlight w:val="yellow"/>
              <w:rPrChange w:id="810" w:author="Abraham Isaac Jacob Gajardo Cortez (masterin)" w:date="2020-12-01T21:42:00Z">
                <w:rPr>
                  <w:rFonts w:ascii="Times New Roman" w:hAnsi="Times New Roman" w:cs="Times New Roman"/>
                </w:rPr>
              </w:rPrChange>
            </w:rPr>
            <w:delText>20</w:delText>
          </w:r>
        </w:del>
      </w:ins>
      <w:ins w:id="811" w:author="Andrés González Santa Cruz" w:date="2020-12-05T18:20:00Z">
        <w:r w:rsidR="00D51BF3">
          <w:rPr>
            <w:rFonts w:ascii="Times New Roman" w:hAnsi="Times New Roman" w:cs="Times New Roman"/>
            <w:sz w:val="20"/>
            <w:szCs w:val="20"/>
            <w:highlight w:val="yellow"/>
          </w:rPr>
          <w:t>19</w:t>
        </w:r>
      </w:ins>
      <w:ins w:id="812" w:author="Abraham Isaac Jacob Gajardo Cortez (masterin)" w:date="2020-12-01T18:59:00Z">
        <w:r w:rsidRPr="00F32E72">
          <w:rPr>
            <w:rFonts w:ascii="Times New Roman" w:hAnsi="Times New Roman" w:cs="Times New Roman"/>
            <w:sz w:val="20"/>
            <w:szCs w:val="20"/>
            <w:highlight w:val="yellow"/>
            <w:rPrChange w:id="813" w:author="Abraham Isaac Jacob Gajardo Cortez (masterin)" w:date="2020-12-01T21:42:00Z">
              <w:rPr>
                <w:rFonts w:ascii="Times New Roman" w:hAnsi="Times New Roman" w:cs="Times New Roman"/>
              </w:rPr>
            </w:rPrChange>
          </w:rPr>
          <w:t xml:space="preserve"> </w:t>
        </w:r>
      </w:ins>
      <w:ins w:id="814" w:author="Abraham Isaac Jacob Gajardo Cortez (masterin)" w:date="2020-12-01T19:00:00Z">
        <w:del w:id="815" w:author="Andrés González Santa Cruz" w:date="2020-12-05T18:20:00Z">
          <w:r w:rsidRPr="00F32E72" w:rsidDel="00D51BF3">
            <w:rPr>
              <w:rFonts w:ascii="Times New Roman" w:hAnsi="Times New Roman" w:cs="Times New Roman"/>
              <w:sz w:val="20"/>
              <w:szCs w:val="20"/>
              <w:highlight w:val="yellow"/>
              <w:rPrChange w:id="816" w:author="Abraham Isaac Jacob Gajardo Cortez (masterin)" w:date="2020-12-01T21:42:00Z">
                <w:rPr>
                  <w:rFonts w:ascii="Times New Roman" w:hAnsi="Times New Roman" w:cs="Times New Roman"/>
                </w:rPr>
              </w:rPrChange>
            </w:rPr>
            <w:delText>by</w:delText>
          </w:r>
        </w:del>
      </w:ins>
      <w:ins w:id="817" w:author="Abraham Isaac Jacob Gajardo Cortez (masterin)" w:date="2020-12-01T18:59:00Z">
        <w:del w:id="818" w:author="Andrés González Santa Cruz" w:date="2020-12-05T18:20:00Z">
          <w:r w:rsidRPr="00F32E72" w:rsidDel="00D51BF3">
            <w:rPr>
              <w:rFonts w:ascii="Times New Roman" w:hAnsi="Times New Roman" w:cs="Times New Roman"/>
              <w:sz w:val="20"/>
              <w:szCs w:val="20"/>
              <w:highlight w:val="yellow"/>
              <w:rPrChange w:id="819" w:author="Abraham Isaac Jacob Gajardo Cortez (masterin)" w:date="2020-12-01T21:42:00Z">
                <w:rPr>
                  <w:rFonts w:ascii="Times New Roman" w:hAnsi="Times New Roman" w:cs="Times New Roman"/>
                </w:rPr>
              </w:rPrChange>
            </w:rPr>
            <w:delText xml:space="preserve"> </w:delText>
          </w:r>
        </w:del>
      </w:ins>
      <w:ins w:id="820" w:author="Andrés González Santa Cruz" w:date="2020-12-05T18:20:00Z">
        <w:r w:rsidR="00D51BF3">
          <w:rPr>
            <w:rFonts w:ascii="Times New Roman" w:hAnsi="Times New Roman" w:cs="Times New Roman"/>
            <w:sz w:val="20"/>
            <w:szCs w:val="20"/>
            <w:highlight w:val="yellow"/>
          </w:rPr>
          <w:t xml:space="preserve">in </w:t>
        </w:r>
      </w:ins>
      <w:ins w:id="821" w:author="Abraham Isaac Jacob Gajardo Cortez (masterin)" w:date="2020-12-01T18:59:00Z">
        <w:r w:rsidRPr="00F32E72">
          <w:rPr>
            <w:rFonts w:ascii="Times New Roman" w:hAnsi="Times New Roman" w:cs="Times New Roman"/>
            <w:sz w:val="20"/>
            <w:szCs w:val="20"/>
            <w:highlight w:val="yellow"/>
            <w:rPrChange w:id="822" w:author="Abraham Isaac Jacob Gajardo Cortez (masterin)" w:date="2020-12-01T21:42:00Z">
              <w:rPr>
                <w:rFonts w:ascii="Times New Roman" w:hAnsi="Times New Roman" w:cs="Times New Roman"/>
              </w:rPr>
            </w:rPrChange>
          </w:rPr>
          <w:t>the</w:t>
        </w:r>
      </w:ins>
      <w:ins w:id="823" w:author="Abraham Isaac Jacob Gajardo Cortez (masterin)" w:date="2020-12-01T19:00:00Z">
        <w:r w:rsidRPr="00F32E72">
          <w:rPr>
            <w:rFonts w:ascii="Times New Roman" w:hAnsi="Times New Roman" w:cs="Times New Roman"/>
            <w:sz w:val="20"/>
            <w:szCs w:val="20"/>
            <w:highlight w:val="yellow"/>
            <w:rPrChange w:id="824" w:author="Abraham Isaac Jacob Gajardo Cortez (masterin)" w:date="2020-12-01T21:42:00Z">
              <w:rPr>
                <w:rFonts w:ascii="Times New Roman" w:hAnsi="Times New Roman" w:cs="Times New Roman"/>
              </w:rPr>
            </w:rPrChange>
          </w:rPr>
          <w:t xml:space="preserve"> three</w:t>
        </w:r>
      </w:ins>
      <w:ins w:id="825" w:author="Abraham Isaac Jacob Gajardo Cortez (masterin)" w:date="2020-12-01T18:59:00Z">
        <w:r w:rsidRPr="00F32E72">
          <w:rPr>
            <w:rFonts w:ascii="Times New Roman" w:hAnsi="Times New Roman" w:cs="Times New Roman"/>
            <w:sz w:val="20"/>
            <w:szCs w:val="20"/>
            <w:highlight w:val="yellow"/>
            <w:rPrChange w:id="826" w:author="Abraham Isaac Jacob Gajardo Cortez (masterin)" w:date="2020-12-01T21:42:00Z">
              <w:rPr>
                <w:rFonts w:ascii="Times New Roman" w:hAnsi="Times New Roman" w:cs="Times New Roman"/>
              </w:rPr>
            </w:rPrChange>
          </w:rPr>
          <w:t xml:space="preserve"> hospital</w:t>
        </w:r>
      </w:ins>
      <w:ins w:id="827" w:author="Abraham Isaac Jacob Gajardo Cortez (masterin)" w:date="2020-12-01T19:00:00Z">
        <w:r w:rsidRPr="00F32E72">
          <w:rPr>
            <w:rFonts w:ascii="Times New Roman" w:hAnsi="Times New Roman" w:cs="Times New Roman"/>
            <w:sz w:val="20"/>
            <w:szCs w:val="20"/>
            <w:highlight w:val="yellow"/>
            <w:rPrChange w:id="828" w:author="Abraham Isaac Jacob Gajardo Cortez (masterin)" w:date="2020-12-01T21:42:00Z">
              <w:rPr>
                <w:rFonts w:ascii="Times New Roman" w:hAnsi="Times New Roman" w:cs="Times New Roman"/>
              </w:rPr>
            </w:rPrChange>
          </w:rPr>
          <w:t xml:space="preserve">s under study. </w:t>
        </w:r>
      </w:ins>
      <w:ins w:id="829" w:author="Abraham Isaac Jacob Gajardo Cortez (masterin)" w:date="2020-12-01T18:58:00Z">
        <w:r w:rsidRPr="00F32E72">
          <w:rPr>
            <w:rFonts w:ascii="Times New Roman" w:hAnsi="Times New Roman" w:cs="Times New Roman"/>
            <w:sz w:val="20"/>
            <w:szCs w:val="20"/>
            <w:highlight w:val="yellow"/>
            <w:rPrChange w:id="830" w:author="Abraham Isaac Jacob Gajardo Cortez (masterin)" w:date="2020-12-01T21:42:00Z">
              <w:rPr>
                <w:rFonts w:ascii="Times New Roman" w:hAnsi="Times New Roman" w:cs="Times New Roman"/>
              </w:rPr>
            </w:rPrChange>
          </w:rPr>
          <w:t>Me</w:t>
        </w:r>
      </w:ins>
      <w:ins w:id="831" w:author="Abraham Isaac Jacob Gajardo Cortez (masterin)" w:date="2020-12-01T19:00:00Z">
        <w:r w:rsidRPr="00F32E72">
          <w:rPr>
            <w:rFonts w:ascii="Times New Roman" w:hAnsi="Times New Roman" w:cs="Times New Roman"/>
            <w:sz w:val="20"/>
            <w:szCs w:val="20"/>
            <w:highlight w:val="yellow"/>
            <w:rPrChange w:id="832" w:author="Abraham Isaac Jacob Gajardo Cortez (masterin)" w:date="2020-12-01T21:42:00Z">
              <w:rPr>
                <w:rFonts w:ascii="Times New Roman" w:hAnsi="Times New Roman" w:cs="Times New Roman"/>
              </w:rPr>
            </w:rPrChange>
          </w:rPr>
          <w:t>dian weekly consultations and hospitali</w:t>
        </w:r>
      </w:ins>
      <w:ins w:id="833" w:author="Abraham Isaac Jacob Gajardo Cortez (masterin)" w:date="2020-12-01T19:01:00Z">
        <w:r w:rsidRPr="00F32E72">
          <w:rPr>
            <w:rFonts w:ascii="Times New Roman" w:hAnsi="Times New Roman" w:cs="Times New Roman"/>
            <w:sz w:val="20"/>
            <w:szCs w:val="20"/>
            <w:highlight w:val="yellow"/>
            <w:rPrChange w:id="834" w:author="Abraham Isaac Jacob Gajardo Cortez (masterin)" w:date="2020-12-01T21:42:00Z">
              <w:rPr>
                <w:rFonts w:ascii="Times New Roman" w:hAnsi="Times New Roman" w:cs="Times New Roman"/>
              </w:rPr>
            </w:rPrChange>
          </w:rPr>
          <w:t xml:space="preserve">zations were </w:t>
        </w:r>
        <w:del w:id="835" w:author="Andrés González Santa Cruz" w:date="2020-12-06T12:10:00Z">
          <w:r w:rsidRPr="00F32E72" w:rsidDel="00DA4555">
            <w:rPr>
              <w:rFonts w:ascii="Times New Roman" w:hAnsi="Times New Roman" w:cs="Times New Roman"/>
              <w:sz w:val="20"/>
              <w:szCs w:val="20"/>
              <w:highlight w:val="yellow"/>
              <w:rPrChange w:id="836" w:author="Abraham Isaac Jacob Gajardo Cortez (masterin)" w:date="2020-12-01T21:42:00Z">
                <w:rPr>
                  <w:rFonts w:ascii="Times New Roman" w:hAnsi="Times New Roman" w:cs="Times New Roman"/>
                </w:rPr>
              </w:rPrChange>
            </w:rPr>
            <w:delText>ZZZZ</w:delText>
          </w:r>
        </w:del>
      </w:ins>
      <w:ins w:id="837" w:author="Andrés González Santa Cruz" w:date="2020-12-06T12:10:00Z">
        <w:r w:rsidR="00DA4555">
          <w:rPr>
            <w:rFonts w:ascii="Times New Roman" w:hAnsi="Times New Roman" w:cs="Times New Roman"/>
            <w:sz w:val="20"/>
            <w:szCs w:val="20"/>
            <w:highlight w:val="yellow"/>
          </w:rPr>
          <w:t>2,847</w:t>
        </w:r>
      </w:ins>
      <w:ins w:id="838" w:author="Abraham Isaac Jacob Gajardo Cortez (masterin)" w:date="2020-12-01T19:01:00Z">
        <w:r w:rsidRPr="00F32E72">
          <w:rPr>
            <w:rFonts w:ascii="Times New Roman" w:hAnsi="Times New Roman" w:cs="Times New Roman"/>
            <w:sz w:val="20"/>
            <w:szCs w:val="20"/>
            <w:highlight w:val="yellow"/>
            <w:rPrChange w:id="839" w:author="Abraham Isaac Jacob Gajardo Cortez (masterin)" w:date="2020-12-01T21:42:00Z">
              <w:rPr>
                <w:rFonts w:ascii="Times New Roman" w:hAnsi="Times New Roman" w:cs="Times New Roman"/>
              </w:rPr>
            </w:rPrChange>
          </w:rPr>
          <w:t xml:space="preserve"> and </w:t>
        </w:r>
        <w:del w:id="840" w:author="Andrés González Santa Cruz" w:date="2020-12-06T12:10:00Z">
          <w:r w:rsidRPr="00F32E72" w:rsidDel="00DA4555">
            <w:rPr>
              <w:rFonts w:ascii="Times New Roman" w:hAnsi="Times New Roman" w:cs="Times New Roman"/>
              <w:sz w:val="20"/>
              <w:szCs w:val="20"/>
              <w:highlight w:val="yellow"/>
              <w:rPrChange w:id="841" w:author="Abraham Isaac Jacob Gajardo Cortez (masterin)" w:date="2020-12-01T21:42:00Z">
                <w:rPr>
                  <w:rFonts w:ascii="Times New Roman" w:hAnsi="Times New Roman" w:cs="Times New Roman"/>
                </w:rPr>
              </w:rPrChange>
            </w:rPr>
            <w:delText>WWWW</w:delText>
          </w:r>
        </w:del>
      </w:ins>
      <w:ins w:id="842" w:author="Andrés González Santa Cruz" w:date="2020-12-06T12:10:00Z">
        <w:r w:rsidR="00DA4555">
          <w:rPr>
            <w:rFonts w:ascii="Times New Roman" w:hAnsi="Times New Roman" w:cs="Times New Roman"/>
            <w:sz w:val="20"/>
            <w:szCs w:val="20"/>
            <w:highlight w:val="yellow"/>
          </w:rPr>
          <w:t>300</w:t>
        </w:r>
      </w:ins>
      <w:ins w:id="843" w:author="Abraham Isaac Jacob Gajardo Cortez (masterin)" w:date="2020-12-01T19:01:00Z">
        <w:r w:rsidRPr="00F32E72">
          <w:rPr>
            <w:rFonts w:ascii="Times New Roman" w:hAnsi="Times New Roman" w:cs="Times New Roman"/>
            <w:sz w:val="20"/>
            <w:szCs w:val="20"/>
            <w:highlight w:val="yellow"/>
            <w:rPrChange w:id="844" w:author="Abraham Isaac Jacob Gajardo Cortez (masterin)" w:date="2020-12-01T21:42:00Z">
              <w:rPr>
                <w:rFonts w:ascii="Times New Roman" w:hAnsi="Times New Roman" w:cs="Times New Roman"/>
              </w:rPr>
            </w:rPrChange>
          </w:rPr>
          <w:t xml:space="preserve">, respectively. </w:t>
        </w:r>
      </w:ins>
      <w:ins w:id="845" w:author="Abraham Isaac Jacob Gajardo Cortez (masterin)" w:date="2020-12-01T19:03:00Z">
        <w:del w:id="846" w:author="Andrés González Santa Cruz" w:date="2020-12-06T12:09:00Z">
          <w:r w:rsidRPr="00F32E72" w:rsidDel="00DA4555">
            <w:rPr>
              <w:rFonts w:ascii="Times New Roman" w:hAnsi="Times New Roman" w:cs="Times New Roman"/>
              <w:sz w:val="20"/>
              <w:szCs w:val="20"/>
              <w:highlight w:val="yellow"/>
              <w:rPrChange w:id="847" w:author="Abraham Isaac Jacob Gajardo Cortez (masterin)" w:date="2020-12-01T21:42:00Z">
                <w:rPr>
                  <w:rFonts w:ascii="Times New Roman" w:hAnsi="Times New Roman" w:cs="Times New Roman"/>
                </w:rPr>
              </w:rPrChange>
            </w:rPr>
            <w:delText>GG</w:delText>
          </w:r>
        </w:del>
      </w:ins>
      <w:ins w:id="848" w:author="Andrés González Santa Cruz" w:date="2020-12-06T12:09:00Z">
        <w:r w:rsidR="00DA4555">
          <w:rPr>
            <w:rFonts w:ascii="Times New Roman" w:hAnsi="Times New Roman" w:cs="Times New Roman"/>
            <w:sz w:val="20"/>
            <w:szCs w:val="20"/>
            <w:highlight w:val="yellow"/>
          </w:rPr>
          <w:t>19</w:t>
        </w:r>
      </w:ins>
      <w:ins w:id="849" w:author="Abraham Isaac Jacob Gajardo Cortez (masterin)" w:date="2020-12-01T19:03:00Z">
        <w:r w:rsidRPr="00F32E72">
          <w:rPr>
            <w:rFonts w:ascii="Times New Roman" w:hAnsi="Times New Roman" w:cs="Times New Roman"/>
            <w:sz w:val="20"/>
            <w:szCs w:val="20"/>
            <w:highlight w:val="yellow"/>
            <w:rPrChange w:id="850" w:author="Abraham Isaac Jacob Gajardo Cortez (masterin)" w:date="2020-12-01T21:42:00Z">
              <w:rPr>
                <w:rFonts w:ascii="Times New Roman" w:hAnsi="Times New Roman" w:cs="Times New Roman"/>
              </w:rPr>
            </w:rPrChange>
          </w:rPr>
          <w:t xml:space="preserve">% of consultations and </w:t>
        </w:r>
        <w:del w:id="851" w:author="Andrés González Santa Cruz" w:date="2020-12-06T12:09:00Z">
          <w:r w:rsidRPr="00F32E72" w:rsidDel="00DA4555">
            <w:rPr>
              <w:rFonts w:ascii="Times New Roman" w:hAnsi="Times New Roman" w:cs="Times New Roman"/>
              <w:sz w:val="20"/>
              <w:szCs w:val="20"/>
              <w:highlight w:val="yellow"/>
              <w:rPrChange w:id="852" w:author="Abraham Isaac Jacob Gajardo Cortez (masterin)" w:date="2020-12-01T21:42:00Z">
                <w:rPr>
                  <w:rFonts w:ascii="Times New Roman" w:hAnsi="Times New Roman" w:cs="Times New Roman"/>
                </w:rPr>
              </w:rPrChange>
            </w:rPr>
            <w:delText>HH</w:delText>
          </w:r>
        </w:del>
      </w:ins>
      <w:ins w:id="853" w:author="Andrés González Santa Cruz" w:date="2020-12-06T12:09:00Z">
        <w:r w:rsidR="00DA4555">
          <w:rPr>
            <w:rFonts w:ascii="Times New Roman" w:hAnsi="Times New Roman" w:cs="Times New Roman"/>
            <w:sz w:val="20"/>
            <w:szCs w:val="20"/>
            <w:highlight w:val="yellow"/>
          </w:rPr>
          <w:t>19</w:t>
        </w:r>
      </w:ins>
      <w:ins w:id="854" w:author="Abraham Isaac Jacob Gajardo Cortez (masterin)" w:date="2020-12-01T19:03:00Z">
        <w:r w:rsidRPr="00F32E72">
          <w:rPr>
            <w:rFonts w:ascii="Times New Roman" w:hAnsi="Times New Roman" w:cs="Times New Roman"/>
            <w:sz w:val="20"/>
            <w:szCs w:val="20"/>
            <w:highlight w:val="yellow"/>
            <w:rPrChange w:id="855" w:author="Abraham Isaac Jacob Gajardo Cortez (masterin)" w:date="2020-12-01T21:42:00Z">
              <w:rPr>
                <w:rFonts w:ascii="Times New Roman" w:hAnsi="Times New Roman" w:cs="Times New Roman"/>
              </w:rPr>
            </w:rPrChange>
          </w:rPr>
          <w:t xml:space="preserve">% of hospital admissions </w:t>
        </w:r>
      </w:ins>
      <w:ins w:id="856" w:author="Andrés González Santa Cruz" w:date="2020-12-06T12:09:00Z">
        <w:r w:rsidR="00DA4555">
          <w:rPr>
            <w:rFonts w:ascii="Times New Roman" w:hAnsi="Times New Roman" w:cs="Times New Roman"/>
            <w:sz w:val="20"/>
            <w:szCs w:val="20"/>
            <w:highlight w:val="yellow"/>
          </w:rPr>
          <w:t xml:space="preserve">of the year </w:t>
        </w:r>
      </w:ins>
      <w:ins w:id="857" w:author="Abraham Isaac Jacob Gajardo Cortez (masterin)" w:date="2020-12-01T19:03:00Z">
        <w:r w:rsidRPr="00F32E72">
          <w:rPr>
            <w:rFonts w:ascii="Times New Roman" w:hAnsi="Times New Roman" w:cs="Times New Roman"/>
            <w:sz w:val="20"/>
            <w:szCs w:val="20"/>
            <w:highlight w:val="yellow"/>
            <w:rPrChange w:id="858" w:author="Abraham Isaac Jacob Gajardo Cortez (masterin)" w:date="2020-12-01T21:42:00Z">
              <w:rPr>
                <w:rFonts w:ascii="Times New Roman" w:hAnsi="Times New Roman" w:cs="Times New Roman"/>
              </w:rPr>
            </w:rPrChange>
          </w:rPr>
          <w:t xml:space="preserve">occurred </w:t>
        </w:r>
      </w:ins>
      <w:ins w:id="859" w:author="Abraham Isaac Jacob Gajardo Cortez (masterin)" w:date="2020-12-01T19:04:00Z">
        <w:r w:rsidRPr="00F32E72">
          <w:rPr>
            <w:rFonts w:ascii="Times New Roman" w:hAnsi="Times New Roman" w:cs="Times New Roman"/>
            <w:sz w:val="20"/>
            <w:szCs w:val="20"/>
            <w:highlight w:val="yellow"/>
            <w:rPrChange w:id="860" w:author="Abraham Isaac Jacob Gajardo Cortez (masterin)" w:date="2020-12-01T21:42:00Z">
              <w:rPr>
                <w:rFonts w:ascii="Times New Roman" w:hAnsi="Times New Roman" w:cs="Times New Roman"/>
              </w:rPr>
            </w:rPrChange>
          </w:rPr>
          <w:t>in the expo</w:t>
        </w:r>
        <w:del w:id="861" w:author="Andrés González Santa Cruz" w:date="2020-12-03T16:07:00Z">
          <w:r w:rsidRPr="00F32E72" w:rsidDel="00D41248">
            <w:rPr>
              <w:rFonts w:ascii="Times New Roman" w:hAnsi="Times New Roman" w:cs="Times New Roman"/>
              <w:sz w:val="20"/>
              <w:szCs w:val="20"/>
              <w:highlight w:val="yellow"/>
              <w:rPrChange w:id="862" w:author="Abraham Isaac Jacob Gajardo Cortez (masterin)" w:date="2020-12-01T21:42:00Z">
                <w:rPr>
                  <w:rFonts w:ascii="Times New Roman" w:hAnsi="Times New Roman" w:cs="Times New Roman"/>
                </w:rPr>
              </w:rPrChange>
            </w:rPr>
            <w:delText>u</w:delText>
          </w:r>
        </w:del>
        <w:r w:rsidRPr="00F32E72">
          <w:rPr>
            <w:rFonts w:ascii="Times New Roman" w:hAnsi="Times New Roman" w:cs="Times New Roman"/>
            <w:sz w:val="20"/>
            <w:szCs w:val="20"/>
            <w:highlight w:val="yellow"/>
            <w:rPrChange w:id="863" w:author="Abraham Isaac Jacob Gajardo Cortez (masterin)" w:date="2020-12-01T21:42:00Z">
              <w:rPr>
                <w:rFonts w:ascii="Times New Roman" w:hAnsi="Times New Roman" w:cs="Times New Roman"/>
              </w:rPr>
            </w:rPrChange>
          </w:rPr>
          <w:t>sure period.</w:t>
        </w:r>
      </w:ins>
      <w:ins w:id="864" w:author="Andrés González Santa Cruz" w:date="2020-12-06T12:58:00Z">
        <w:r w:rsidR="009D0100">
          <w:rPr>
            <w:rFonts w:ascii="Times New Roman" w:hAnsi="Times New Roman" w:cs="Times New Roman"/>
            <w:sz w:val="20"/>
            <w:szCs w:val="20"/>
            <w:highlight w:val="yellow"/>
          </w:rPr>
          <w:t xml:space="preserve"> More information about yearly outcomes is available i</w:t>
        </w:r>
      </w:ins>
      <w:ins w:id="865" w:author="Andrés González Santa Cruz" w:date="2020-12-06T12:59:00Z">
        <w:r w:rsidR="009D0100">
          <w:rPr>
            <w:rFonts w:ascii="Times New Roman" w:hAnsi="Times New Roman" w:cs="Times New Roman"/>
            <w:sz w:val="20"/>
            <w:szCs w:val="20"/>
            <w:highlight w:val="yellow"/>
          </w:rPr>
          <w:t>n Table 1.</w:t>
        </w:r>
      </w:ins>
    </w:p>
    <w:p w14:paraId="60DE5EA2" w14:textId="77777777" w:rsidR="001C727B" w:rsidRPr="00F32E72" w:rsidRDefault="001C727B" w:rsidP="00F32E72">
      <w:pPr>
        <w:spacing w:line="360" w:lineRule="auto"/>
        <w:jc w:val="both"/>
        <w:rPr>
          <w:ins w:id="866" w:author="Abraham Isaac Jacob Gajardo Cortez (masterin)" w:date="2020-12-01T19:20:00Z"/>
          <w:rFonts w:ascii="Times New Roman" w:hAnsi="Times New Roman" w:cs="Times New Roman"/>
          <w:sz w:val="20"/>
          <w:szCs w:val="20"/>
          <w:highlight w:val="yellow"/>
          <w:rPrChange w:id="867" w:author="Abraham Isaac Jacob Gajardo Cortez (masterin)" w:date="2020-12-01T21:42:00Z">
            <w:rPr>
              <w:ins w:id="868" w:author="Abraham Isaac Jacob Gajardo Cortez (masterin)" w:date="2020-12-01T19:20:00Z"/>
              <w:rFonts w:ascii="Times New Roman" w:hAnsi="Times New Roman" w:cs="Times New Roman"/>
            </w:rPr>
          </w:rPrChange>
        </w:rPr>
      </w:pPr>
    </w:p>
    <w:p w14:paraId="0329E6E8" w14:textId="08771A74" w:rsidR="00B33CDB" w:rsidRPr="00F32E72" w:rsidRDefault="00631755" w:rsidP="00F32E72">
      <w:pPr>
        <w:spacing w:line="360" w:lineRule="auto"/>
        <w:ind w:firstLine="720"/>
        <w:jc w:val="both"/>
        <w:rPr>
          <w:ins w:id="869" w:author="Abraham Isaac Jacob Gajardo Cortez (masterin)" w:date="2020-12-01T19:08:00Z"/>
          <w:rFonts w:ascii="Times New Roman" w:hAnsi="Times New Roman" w:cs="Times New Roman"/>
          <w:sz w:val="20"/>
          <w:szCs w:val="20"/>
          <w:rPrChange w:id="870" w:author="Abraham Isaac Jacob Gajardo Cortez (masterin)" w:date="2020-12-01T21:42:00Z">
            <w:rPr>
              <w:ins w:id="871" w:author="Abraham Isaac Jacob Gajardo Cortez (masterin)" w:date="2020-12-01T19:08:00Z"/>
              <w:rFonts w:ascii="Times New Roman" w:hAnsi="Times New Roman" w:cs="Times New Roman"/>
            </w:rPr>
          </w:rPrChange>
        </w:rPr>
      </w:pPr>
      <w:ins w:id="872" w:author="Abraham Isaac Jacob Gajardo Cortez (masterin)" w:date="2020-12-01T19:04:00Z">
        <w:del w:id="873" w:author="Andrés González Santa Cruz" w:date="2020-12-03T16:07:00Z">
          <w:r w:rsidRPr="00F32E72" w:rsidDel="00D41248">
            <w:rPr>
              <w:rFonts w:ascii="Times New Roman" w:hAnsi="Times New Roman" w:cs="Times New Roman"/>
              <w:sz w:val="20"/>
              <w:szCs w:val="20"/>
              <w:highlight w:val="yellow"/>
              <w:rPrChange w:id="874" w:author="Abraham Isaac Jacob Gajardo Cortez (masterin)" w:date="2020-12-01T21:42:00Z">
                <w:rPr>
                  <w:rFonts w:ascii="Times New Roman" w:hAnsi="Times New Roman" w:cs="Times New Roman"/>
                </w:rPr>
              </w:rPrChange>
            </w:rPr>
            <w:delText>W</w:delText>
          </w:r>
        </w:del>
      </w:ins>
      <w:ins w:id="875" w:author="Andrés González Santa Cruz" w:date="2020-12-03T16:07:00Z">
        <w:r w:rsidR="00D41248">
          <w:rPr>
            <w:rFonts w:ascii="Times New Roman" w:hAnsi="Times New Roman" w:cs="Times New Roman"/>
            <w:sz w:val="20"/>
            <w:szCs w:val="20"/>
            <w:highlight w:val="yellow"/>
          </w:rPr>
          <w:t>The w</w:t>
        </w:r>
      </w:ins>
      <w:ins w:id="876" w:author="Abraham Isaac Jacob Gajardo Cortez (masterin)" w:date="2020-12-01T19:04:00Z">
        <w:r w:rsidRPr="00F32E72">
          <w:rPr>
            <w:rFonts w:ascii="Times New Roman" w:hAnsi="Times New Roman" w:cs="Times New Roman"/>
            <w:sz w:val="20"/>
            <w:szCs w:val="20"/>
            <w:highlight w:val="yellow"/>
            <w:rPrChange w:id="877" w:author="Abraham Isaac Jacob Gajardo Cortez (masterin)" w:date="2020-12-01T21:42:00Z">
              <w:rPr>
                <w:rFonts w:ascii="Times New Roman" w:hAnsi="Times New Roman" w:cs="Times New Roman"/>
              </w:rPr>
            </w:rPrChange>
          </w:rPr>
          <w:t xml:space="preserve">eekly </w:t>
        </w:r>
      </w:ins>
      <w:ins w:id="878" w:author="Abraham Isaac Jacob Gajardo Cortez (masterin)" w:date="2020-12-01T19:05:00Z">
        <w:r w:rsidRPr="00F32E72">
          <w:rPr>
            <w:rFonts w:ascii="Times New Roman" w:hAnsi="Times New Roman" w:cs="Times New Roman"/>
            <w:sz w:val="20"/>
            <w:szCs w:val="20"/>
            <w:highlight w:val="yellow"/>
            <w:rPrChange w:id="879" w:author="Abraham Isaac Jacob Gajardo Cortez (masterin)" w:date="2020-12-01T21:42:00Z">
              <w:rPr>
                <w:rFonts w:ascii="Times New Roman" w:hAnsi="Times New Roman" w:cs="Times New Roman"/>
              </w:rPr>
            </w:rPrChange>
          </w:rPr>
          <w:t>number of consultations and hospitalization by trauma a</w:t>
        </w:r>
      </w:ins>
      <w:ins w:id="880" w:author="Abraham Isaac Jacob Gajardo Cortez (masterin)" w:date="2020-12-01T19:06:00Z">
        <w:r w:rsidRPr="00F32E72">
          <w:rPr>
            <w:rFonts w:ascii="Times New Roman" w:hAnsi="Times New Roman" w:cs="Times New Roman"/>
            <w:sz w:val="20"/>
            <w:szCs w:val="20"/>
            <w:highlight w:val="yellow"/>
            <w:rPrChange w:id="881" w:author="Abraham Isaac Jacob Gajardo Cortez (masterin)" w:date="2020-12-01T21:42:00Z">
              <w:rPr>
                <w:rFonts w:ascii="Times New Roman" w:hAnsi="Times New Roman" w:cs="Times New Roman"/>
              </w:rPr>
            </w:rPrChange>
          </w:rPr>
          <w:t xml:space="preserve">nd respiratory causes are </w:t>
        </w:r>
      </w:ins>
      <w:ins w:id="882" w:author="Abraham Isaac Jacob Gajardo Cortez (masterin)" w:date="2020-12-01T19:11:00Z">
        <w:r w:rsidR="00B33CDB" w:rsidRPr="00F32E72">
          <w:rPr>
            <w:rFonts w:ascii="Times New Roman" w:hAnsi="Times New Roman" w:cs="Times New Roman"/>
            <w:sz w:val="20"/>
            <w:szCs w:val="20"/>
            <w:highlight w:val="yellow"/>
            <w:rPrChange w:id="883" w:author="Abraham Isaac Jacob Gajardo Cortez (masterin)" w:date="2020-12-01T21:42:00Z">
              <w:rPr>
                <w:rFonts w:ascii="Times New Roman" w:hAnsi="Times New Roman" w:cs="Times New Roman"/>
              </w:rPr>
            </w:rPrChange>
          </w:rPr>
          <w:t>shown</w:t>
        </w:r>
      </w:ins>
      <w:ins w:id="884" w:author="Abraham Isaac Jacob Gajardo Cortez (masterin)" w:date="2020-12-01T19:06:00Z">
        <w:r w:rsidRPr="00F32E72">
          <w:rPr>
            <w:rFonts w:ascii="Times New Roman" w:hAnsi="Times New Roman" w:cs="Times New Roman"/>
            <w:sz w:val="20"/>
            <w:szCs w:val="20"/>
            <w:highlight w:val="yellow"/>
            <w:rPrChange w:id="885" w:author="Abraham Isaac Jacob Gajardo Cortez (masterin)" w:date="2020-12-01T21:42:00Z">
              <w:rPr>
                <w:rFonts w:ascii="Times New Roman" w:hAnsi="Times New Roman" w:cs="Times New Roman"/>
              </w:rPr>
            </w:rPrChange>
          </w:rPr>
          <w:t xml:space="preserve"> in </w:t>
        </w:r>
        <w:commentRangeStart w:id="886"/>
        <w:r w:rsidRPr="00F32E72">
          <w:rPr>
            <w:rFonts w:ascii="Times New Roman" w:hAnsi="Times New Roman" w:cs="Times New Roman"/>
            <w:sz w:val="20"/>
            <w:szCs w:val="20"/>
            <w:highlight w:val="yellow"/>
            <w:rPrChange w:id="887" w:author="Abraham Isaac Jacob Gajardo Cortez (masterin)" w:date="2020-12-01T21:42:00Z">
              <w:rPr>
                <w:rFonts w:ascii="Times New Roman" w:hAnsi="Times New Roman" w:cs="Times New Roman"/>
              </w:rPr>
            </w:rPrChange>
          </w:rPr>
          <w:t>Figure 1</w:t>
        </w:r>
      </w:ins>
      <w:commentRangeEnd w:id="886"/>
      <w:ins w:id="888" w:author="Abraham Isaac Jacob Gajardo Cortez (masterin)" w:date="2020-12-01T19:37:00Z">
        <w:r w:rsidR="00A2261E" w:rsidRPr="00F32E72">
          <w:rPr>
            <w:rStyle w:val="Refdecomentario"/>
            <w:rFonts w:ascii="Times New Roman" w:hAnsi="Times New Roman" w:cs="Times New Roman"/>
            <w:sz w:val="20"/>
            <w:szCs w:val="20"/>
            <w:highlight w:val="yellow"/>
            <w:rPrChange w:id="889" w:author="Abraham Isaac Jacob Gajardo Cortez (masterin)" w:date="2020-12-01T21:42:00Z">
              <w:rPr>
                <w:rStyle w:val="Refdecomentario"/>
              </w:rPr>
            </w:rPrChange>
          </w:rPr>
          <w:commentReference w:id="886"/>
        </w:r>
      </w:ins>
      <w:ins w:id="890" w:author="Abraham Isaac Jacob Gajardo Cortez (masterin)" w:date="2020-12-01T21:54:00Z">
        <w:r w:rsidR="00A9395F">
          <w:rPr>
            <w:rFonts w:ascii="Times New Roman" w:hAnsi="Times New Roman" w:cs="Times New Roman"/>
            <w:sz w:val="20"/>
            <w:szCs w:val="20"/>
            <w:highlight w:val="yellow"/>
          </w:rPr>
          <w:t>, and s</w:t>
        </w:r>
      </w:ins>
      <w:ins w:id="891" w:author="Abraham Isaac Jacob Gajardo Cortez (masterin)" w:date="2020-12-01T19:09:00Z">
        <w:r w:rsidR="00B33CDB" w:rsidRPr="00F32E72">
          <w:rPr>
            <w:rFonts w:ascii="Times New Roman" w:hAnsi="Times New Roman" w:cs="Times New Roman"/>
            <w:sz w:val="20"/>
            <w:szCs w:val="20"/>
            <w:highlight w:val="yellow"/>
            <w:rPrChange w:id="892" w:author="Abraham Isaac Jacob Gajardo Cortez (masterin)" w:date="2020-12-01T21:42:00Z">
              <w:rPr>
                <w:rFonts w:ascii="Times New Roman" w:hAnsi="Times New Roman" w:cs="Times New Roman"/>
              </w:rPr>
            </w:rPrChange>
          </w:rPr>
          <w:t>pecific seasonality</w:t>
        </w:r>
      </w:ins>
      <w:ins w:id="893" w:author="Abraham Isaac Jacob Gajardo Cortez (masterin)" w:date="2020-12-01T19:11:00Z">
        <w:r w:rsidR="00B33CDB" w:rsidRPr="00F32E72">
          <w:rPr>
            <w:rFonts w:ascii="Times New Roman" w:hAnsi="Times New Roman" w:cs="Times New Roman"/>
            <w:sz w:val="20"/>
            <w:szCs w:val="20"/>
            <w:highlight w:val="yellow"/>
            <w:rPrChange w:id="894" w:author="Abraham Isaac Jacob Gajardo Cortez (masterin)" w:date="2020-12-01T21:42:00Z">
              <w:rPr>
                <w:rFonts w:ascii="Times New Roman" w:hAnsi="Times New Roman" w:cs="Times New Roman"/>
              </w:rPr>
            </w:rPrChange>
          </w:rPr>
          <w:t xml:space="preserve"> pattern</w:t>
        </w:r>
      </w:ins>
      <w:ins w:id="895" w:author="Andrés González Santa Cruz" w:date="2020-12-03T16:07:00Z">
        <w:r w:rsidR="00D41248">
          <w:rPr>
            <w:rFonts w:ascii="Times New Roman" w:hAnsi="Times New Roman" w:cs="Times New Roman"/>
            <w:sz w:val="20"/>
            <w:szCs w:val="20"/>
            <w:highlight w:val="yellow"/>
          </w:rPr>
          <w:t>s</w:t>
        </w:r>
      </w:ins>
      <w:ins w:id="896" w:author="Abraham Isaac Jacob Gajardo Cortez (masterin)" w:date="2020-12-01T19:11:00Z">
        <w:r w:rsidR="00B33CDB" w:rsidRPr="00F32E72">
          <w:rPr>
            <w:rFonts w:ascii="Times New Roman" w:hAnsi="Times New Roman" w:cs="Times New Roman"/>
            <w:sz w:val="20"/>
            <w:szCs w:val="20"/>
            <w:highlight w:val="yellow"/>
            <w:rPrChange w:id="897" w:author="Abraham Isaac Jacob Gajardo Cortez (masterin)" w:date="2020-12-01T21:42:00Z">
              <w:rPr>
                <w:rFonts w:ascii="Times New Roman" w:hAnsi="Times New Roman" w:cs="Times New Roman"/>
              </w:rPr>
            </w:rPrChange>
          </w:rPr>
          <w:t xml:space="preserve"> </w:t>
        </w:r>
      </w:ins>
      <w:ins w:id="898" w:author="Abraham Isaac Jacob Gajardo Cortez (masterin)" w:date="2020-12-01T21:54:00Z">
        <w:r w:rsidR="00A9395F">
          <w:rPr>
            <w:rFonts w:ascii="Times New Roman" w:hAnsi="Times New Roman" w:cs="Times New Roman"/>
            <w:sz w:val="20"/>
            <w:szCs w:val="20"/>
            <w:highlight w:val="yellow"/>
          </w:rPr>
          <w:t>are</w:t>
        </w:r>
      </w:ins>
      <w:ins w:id="899" w:author="Abraham Isaac Jacob Gajardo Cortez (masterin)" w:date="2020-12-01T19:09:00Z">
        <w:r w:rsidR="00B33CDB" w:rsidRPr="00F32E72">
          <w:rPr>
            <w:rFonts w:ascii="Times New Roman" w:hAnsi="Times New Roman" w:cs="Times New Roman"/>
            <w:sz w:val="20"/>
            <w:szCs w:val="20"/>
            <w:highlight w:val="yellow"/>
            <w:rPrChange w:id="900" w:author="Abraham Isaac Jacob Gajardo Cortez (masterin)" w:date="2020-12-01T21:42:00Z">
              <w:rPr>
                <w:rFonts w:ascii="Times New Roman" w:hAnsi="Times New Roman" w:cs="Times New Roman"/>
              </w:rPr>
            </w:rPrChange>
          </w:rPr>
          <w:t xml:space="preserve"> observed for each cause</w:t>
        </w:r>
      </w:ins>
      <w:ins w:id="901" w:author="Abraham Isaac Jacob Gajardo Cortez (masterin)" w:date="2020-12-01T21:54:00Z">
        <w:r w:rsidR="00A9395F">
          <w:rPr>
            <w:rFonts w:ascii="Times New Roman" w:hAnsi="Times New Roman" w:cs="Times New Roman"/>
            <w:sz w:val="20"/>
            <w:szCs w:val="20"/>
            <w:highlight w:val="yellow"/>
          </w:rPr>
          <w:t>.</w:t>
        </w:r>
      </w:ins>
      <w:ins w:id="902" w:author="Abraham Isaac Jacob Gajardo Cortez (masterin)" w:date="2020-12-01T19:09:00Z">
        <w:r w:rsidR="00B33CDB" w:rsidRPr="00F32E72">
          <w:rPr>
            <w:rFonts w:ascii="Times New Roman" w:hAnsi="Times New Roman" w:cs="Times New Roman"/>
            <w:sz w:val="20"/>
            <w:szCs w:val="20"/>
            <w:highlight w:val="yellow"/>
            <w:rPrChange w:id="903" w:author="Abraham Isaac Jacob Gajardo Cortez (masterin)" w:date="2020-12-01T21:42:00Z">
              <w:rPr>
                <w:rFonts w:ascii="Times New Roman" w:hAnsi="Times New Roman" w:cs="Times New Roman"/>
              </w:rPr>
            </w:rPrChange>
          </w:rPr>
          <w:t xml:space="preserve"> </w:t>
        </w:r>
      </w:ins>
      <w:ins w:id="904" w:author="Abraham Isaac Jacob Gajardo Cortez (masterin)" w:date="2020-12-01T21:54:00Z">
        <w:r w:rsidR="00A9395F">
          <w:rPr>
            <w:rFonts w:ascii="Times New Roman" w:hAnsi="Times New Roman" w:cs="Times New Roman"/>
            <w:sz w:val="20"/>
            <w:szCs w:val="20"/>
            <w:highlight w:val="yellow"/>
          </w:rPr>
          <w:t>Differences between m</w:t>
        </w:r>
      </w:ins>
      <w:ins w:id="905" w:author="Abraham Isaac Jacob Gajardo Cortez (masterin)" w:date="2020-12-01T19:06:00Z">
        <w:r w:rsidR="00B33CDB" w:rsidRPr="00F32E72">
          <w:rPr>
            <w:rFonts w:ascii="Times New Roman" w:hAnsi="Times New Roman" w:cs="Times New Roman"/>
            <w:sz w:val="20"/>
            <w:szCs w:val="20"/>
            <w:highlight w:val="yellow"/>
            <w:rPrChange w:id="906" w:author="Abraham Isaac Jacob Gajardo Cortez (masterin)" w:date="2020-12-01T21:42:00Z">
              <w:rPr>
                <w:rFonts w:ascii="Times New Roman" w:hAnsi="Times New Roman" w:cs="Times New Roman"/>
              </w:rPr>
            </w:rPrChange>
          </w:rPr>
          <w:t xml:space="preserve">odel </w:t>
        </w:r>
      </w:ins>
      <w:ins w:id="907" w:author="Abraham Isaac Jacob Gajardo Cortez (masterin)" w:date="2020-12-01T19:07:00Z">
        <w:r w:rsidR="00B33CDB" w:rsidRPr="00F32E72">
          <w:rPr>
            <w:rFonts w:ascii="Times New Roman" w:hAnsi="Times New Roman" w:cs="Times New Roman"/>
            <w:sz w:val="20"/>
            <w:szCs w:val="20"/>
            <w:highlight w:val="yellow"/>
            <w:rPrChange w:id="908" w:author="Abraham Isaac Jacob Gajardo Cortez (masterin)" w:date="2020-12-01T21:42:00Z">
              <w:rPr>
                <w:rFonts w:ascii="Times New Roman" w:hAnsi="Times New Roman" w:cs="Times New Roman"/>
              </w:rPr>
            </w:rPrChange>
          </w:rPr>
          <w:t xml:space="preserve">predictions </w:t>
        </w:r>
      </w:ins>
      <w:ins w:id="909" w:author="Abraham Isaac Jacob Gajardo Cortez (masterin)" w:date="2020-12-01T21:54:00Z">
        <w:r w:rsidR="00A9395F">
          <w:rPr>
            <w:rFonts w:ascii="Times New Roman" w:hAnsi="Times New Roman" w:cs="Times New Roman"/>
            <w:sz w:val="20"/>
            <w:szCs w:val="20"/>
            <w:highlight w:val="yellow"/>
          </w:rPr>
          <w:t xml:space="preserve">and </w:t>
        </w:r>
      </w:ins>
      <w:ins w:id="910" w:author="Abraham Isaac Jacob Gajardo Cortez (masterin)" w:date="2020-12-01T19:08:00Z">
        <w:r w:rsidR="00B33CDB" w:rsidRPr="00F32E72">
          <w:rPr>
            <w:rFonts w:ascii="Times New Roman" w:hAnsi="Times New Roman" w:cs="Times New Roman"/>
            <w:sz w:val="20"/>
            <w:szCs w:val="20"/>
            <w:highlight w:val="yellow"/>
            <w:rPrChange w:id="911" w:author="Abraham Isaac Jacob Gajardo Cortez (masterin)" w:date="2020-12-01T21:42:00Z">
              <w:rPr>
                <w:rFonts w:ascii="Times New Roman" w:hAnsi="Times New Roman" w:cs="Times New Roman"/>
              </w:rPr>
            </w:rPrChange>
          </w:rPr>
          <w:t xml:space="preserve">the </w:t>
        </w:r>
      </w:ins>
      <w:ins w:id="912" w:author="Abraham Isaac Jacob Gajardo Cortez (masterin)" w:date="2020-12-01T19:07:00Z">
        <w:r w:rsidR="00B33CDB" w:rsidRPr="00F32E72">
          <w:rPr>
            <w:rFonts w:ascii="Times New Roman" w:hAnsi="Times New Roman" w:cs="Times New Roman"/>
            <w:sz w:val="20"/>
            <w:szCs w:val="20"/>
            <w:highlight w:val="yellow"/>
            <w:rPrChange w:id="913" w:author="Abraham Isaac Jacob Gajardo Cortez (masterin)" w:date="2020-12-01T21:42:00Z">
              <w:rPr>
                <w:rFonts w:ascii="Times New Roman" w:hAnsi="Times New Roman" w:cs="Times New Roman"/>
              </w:rPr>
            </w:rPrChange>
          </w:rPr>
          <w:t>observed data in the pre</w:t>
        </w:r>
      </w:ins>
      <w:ins w:id="914" w:author="Abraham Isaac Jacob Gajardo Cortez (masterin)" w:date="2020-12-01T21:54:00Z">
        <w:r w:rsidR="00A9395F">
          <w:rPr>
            <w:rFonts w:ascii="Times New Roman" w:hAnsi="Times New Roman" w:cs="Times New Roman"/>
            <w:sz w:val="20"/>
            <w:szCs w:val="20"/>
            <w:highlight w:val="yellow"/>
          </w:rPr>
          <w:t xml:space="preserve"> and post</w:t>
        </w:r>
      </w:ins>
      <w:ins w:id="915" w:author="Abraham Isaac Jacob Gajardo Cortez (masterin)" w:date="2020-12-01T21:55:00Z">
        <w:del w:id="916" w:author="Andrés González Santa Cruz" w:date="2020-12-03T16:07:00Z">
          <w:r w:rsidR="00A9395F" w:rsidDel="00D41248">
            <w:rPr>
              <w:rFonts w:ascii="Times New Roman" w:hAnsi="Times New Roman" w:cs="Times New Roman"/>
              <w:sz w:val="20"/>
              <w:szCs w:val="20"/>
              <w:highlight w:val="yellow"/>
            </w:rPr>
            <w:delText xml:space="preserve"> </w:delText>
          </w:r>
        </w:del>
      </w:ins>
      <w:ins w:id="917" w:author="Andrés González Santa Cruz" w:date="2020-12-03T16:07:00Z">
        <w:r w:rsidR="00D41248">
          <w:rPr>
            <w:rFonts w:ascii="Times New Roman" w:hAnsi="Times New Roman" w:cs="Times New Roman"/>
            <w:sz w:val="20"/>
            <w:szCs w:val="20"/>
            <w:highlight w:val="yellow"/>
          </w:rPr>
          <w:t>-</w:t>
        </w:r>
      </w:ins>
      <w:ins w:id="918" w:author="Abraham Isaac Jacob Gajardo Cortez (masterin)" w:date="2020-12-01T21:55:00Z">
        <w:r w:rsidR="00A9395F">
          <w:rPr>
            <w:rFonts w:ascii="Times New Roman" w:hAnsi="Times New Roman" w:cs="Times New Roman"/>
            <w:sz w:val="20"/>
            <w:szCs w:val="20"/>
            <w:highlight w:val="yellow"/>
          </w:rPr>
          <w:t xml:space="preserve">October protests are </w:t>
        </w:r>
      </w:ins>
      <w:ins w:id="919" w:author="Abraham Isaac Jacob Gajardo Cortez (masterin)" w:date="2020-12-01T21:56:00Z">
        <w:r w:rsidR="00A9395F">
          <w:rPr>
            <w:rFonts w:ascii="Times New Roman" w:hAnsi="Times New Roman" w:cs="Times New Roman"/>
            <w:sz w:val="20"/>
            <w:szCs w:val="20"/>
            <w:highlight w:val="yellow"/>
          </w:rPr>
          <w:t>graphed</w:t>
        </w:r>
      </w:ins>
      <w:ins w:id="920" w:author="Abraham Isaac Jacob Gajardo Cortez (masterin)" w:date="2020-12-01T21:55:00Z">
        <w:r w:rsidR="00A9395F">
          <w:rPr>
            <w:rFonts w:ascii="Times New Roman" w:hAnsi="Times New Roman" w:cs="Times New Roman"/>
            <w:sz w:val="20"/>
            <w:szCs w:val="20"/>
            <w:highlight w:val="yellow"/>
          </w:rPr>
          <w:t xml:space="preserve"> in Figure 2</w:t>
        </w:r>
        <w:del w:id="921" w:author="Andrés González Santa Cruz" w:date="2020-12-05T18:19:00Z">
          <w:r w:rsidR="00A9395F" w:rsidDel="00D51BF3">
            <w:rPr>
              <w:rFonts w:ascii="Times New Roman" w:hAnsi="Times New Roman" w:cs="Times New Roman"/>
              <w:sz w:val="20"/>
              <w:szCs w:val="20"/>
              <w:highlight w:val="yellow"/>
            </w:rPr>
            <w:delText xml:space="preserve">, where </w:delText>
          </w:r>
        </w:del>
      </w:ins>
      <w:ins w:id="922" w:author="Abraham Isaac Jacob Gajardo Cortez (masterin)" w:date="2020-12-01T21:56:00Z">
        <w:del w:id="923" w:author="Andrés González Santa Cruz" w:date="2020-12-05T18:19:00Z">
          <w:r w:rsidR="00A9395F" w:rsidDel="00D51BF3">
            <w:rPr>
              <w:rFonts w:ascii="Times New Roman" w:hAnsi="Times New Roman" w:cs="Times New Roman"/>
              <w:sz w:val="20"/>
              <w:szCs w:val="20"/>
              <w:highlight w:val="yellow"/>
            </w:rPr>
            <w:delText>is possible to note that model predictions fitted</w:delText>
          </w:r>
        </w:del>
      </w:ins>
      <w:ins w:id="924" w:author="Andrés González Santa Cruz" w:date="2020-12-05T18:19:00Z">
        <w:r w:rsidR="00D51BF3">
          <w:rPr>
            <w:rFonts w:ascii="Times New Roman" w:hAnsi="Times New Roman" w:cs="Times New Roman"/>
            <w:sz w:val="20"/>
            <w:szCs w:val="20"/>
            <w:highlight w:val="yellow"/>
          </w:rPr>
          <w:t>. It is possible to note that model predictions fit</w:t>
        </w:r>
      </w:ins>
      <w:ins w:id="925" w:author="Abraham Isaac Jacob Gajardo Cortez (masterin)" w:date="2020-12-01T21:56:00Z">
        <w:r w:rsidR="00A9395F">
          <w:rPr>
            <w:rFonts w:ascii="Times New Roman" w:hAnsi="Times New Roman" w:cs="Times New Roman"/>
            <w:sz w:val="20"/>
            <w:szCs w:val="20"/>
            <w:highlight w:val="yellow"/>
          </w:rPr>
          <w:t xml:space="preserve"> the pre-</w:t>
        </w:r>
      </w:ins>
      <w:ins w:id="926" w:author="Abraham Isaac Jacob Gajardo Cortez (masterin)" w:date="2020-12-01T19:07:00Z">
        <w:r w:rsidR="00B33CDB" w:rsidRPr="00F32E72">
          <w:rPr>
            <w:rFonts w:ascii="Times New Roman" w:hAnsi="Times New Roman" w:cs="Times New Roman"/>
            <w:sz w:val="20"/>
            <w:szCs w:val="20"/>
            <w:highlight w:val="yellow"/>
            <w:rPrChange w:id="927" w:author="Abraham Isaac Jacob Gajardo Cortez (masterin)" w:date="2020-12-01T21:42:00Z">
              <w:rPr>
                <w:rFonts w:ascii="Times New Roman" w:hAnsi="Times New Roman" w:cs="Times New Roman"/>
              </w:rPr>
            </w:rPrChange>
          </w:rPr>
          <w:t>expo</w:t>
        </w:r>
        <w:del w:id="928" w:author="Andrés González Santa Cruz" w:date="2020-12-03T16:07:00Z">
          <w:r w:rsidR="00B33CDB" w:rsidRPr="00F32E72" w:rsidDel="00D41248">
            <w:rPr>
              <w:rFonts w:ascii="Times New Roman" w:hAnsi="Times New Roman" w:cs="Times New Roman"/>
              <w:sz w:val="20"/>
              <w:szCs w:val="20"/>
              <w:highlight w:val="yellow"/>
              <w:rPrChange w:id="929" w:author="Abraham Isaac Jacob Gajardo Cortez (masterin)" w:date="2020-12-01T21:42:00Z">
                <w:rPr>
                  <w:rFonts w:ascii="Times New Roman" w:hAnsi="Times New Roman" w:cs="Times New Roman"/>
                </w:rPr>
              </w:rPrChange>
            </w:rPr>
            <w:delText>u</w:delText>
          </w:r>
        </w:del>
        <w:r w:rsidR="00B33CDB" w:rsidRPr="00F32E72">
          <w:rPr>
            <w:rFonts w:ascii="Times New Roman" w:hAnsi="Times New Roman" w:cs="Times New Roman"/>
            <w:sz w:val="20"/>
            <w:szCs w:val="20"/>
            <w:highlight w:val="yellow"/>
            <w:rPrChange w:id="930" w:author="Abraham Isaac Jacob Gajardo Cortez (masterin)" w:date="2020-12-01T21:42:00Z">
              <w:rPr>
                <w:rFonts w:ascii="Times New Roman" w:hAnsi="Times New Roman" w:cs="Times New Roman"/>
              </w:rPr>
            </w:rPrChange>
          </w:rPr>
          <w:t>s</w:t>
        </w:r>
      </w:ins>
      <w:ins w:id="931" w:author="Abraham Isaac Jacob Gajardo Cortez (masterin)" w:date="2020-12-01T21:53:00Z">
        <w:r w:rsidR="00701126">
          <w:rPr>
            <w:rFonts w:ascii="Times New Roman" w:hAnsi="Times New Roman" w:cs="Times New Roman"/>
            <w:sz w:val="20"/>
            <w:szCs w:val="20"/>
            <w:highlight w:val="yellow"/>
          </w:rPr>
          <w:t>u</w:t>
        </w:r>
      </w:ins>
      <w:ins w:id="932" w:author="Abraham Isaac Jacob Gajardo Cortez (masterin)" w:date="2020-12-01T19:07:00Z">
        <w:r w:rsidR="00B33CDB" w:rsidRPr="00F32E72">
          <w:rPr>
            <w:rFonts w:ascii="Times New Roman" w:hAnsi="Times New Roman" w:cs="Times New Roman"/>
            <w:sz w:val="20"/>
            <w:szCs w:val="20"/>
            <w:highlight w:val="yellow"/>
            <w:rPrChange w:id="933" w:author="Abraham Isaac Jacob Gajardo Cortez (masterin)" w:date="2020-12-01T21:42:00Z">
              <w:rPr>
                <w:rFonts w:ascii="Times New Roman" w:hAnsi="Times New Roman" w:cs="Times New Roman"/>
              </w:rPr>
            </w:rPrChange>
          </w:rPr>
          <w:t>r</w:t>
        </w:r>
      </w:ins>
      <w:ins w:id="934" w:author="Abraham Isaac Jacob Gajardo Cortez (masterin)" w:date="2020-12-01T21:53:00Z">
        <w:r w:rsidR="00701126">
          <w:rPr>
            <w:rFonts w:ascii="Times New Roman" w:hAnsi="Times New Roman" w:cs="Times New Roman"/>
            <w:sz w:val="20"/>
            <w:szCs w:val="20"/>
            <w:highlight w:val="yellow"/>
          </w:rPr>
          <w:t>e</w:t>
        </w:r>
      </w:ins>
      <w:ins w:id="935" w:author="Abraham Isaac Jacob Gajardo Cortez (masterin)" w:date="2020-12-01T19:07:00Z">
        <w:r w:rsidR="00B33CDB" w:rsidRPr="00F32E72">
          <w:rPr>
            <w:rFonts w:ascii="Times New Roman" w:hAnsi="Times New Roman" w:cs="Times New Roman"/>
            <w:sz w:val="20"/>
            <w:szCs w:val="20"/>
            <w:highlight w:val="yellow"/>
            <w:rPrChange w:id="936" w:author="Abraham Isaac Jacob Gajardo Cortez (masterin)" w:date="2020-12-01T21:42:00Z">
              <w:rPr>
                <w:rFonts w:ascii="Times New Roman" w:hAnsi="Times New Roman" w:cs="Times New Roman"/>
              </w:rPr>
            </w:rPrChange>
          </w:rPr>
          <w:t xml:space="preserve"> </w:t>
        </w:r>
      </w:ins>
      <w:ins w:id="937" w:author="Abraham Isaac Jacob Gajardo Cortez (masterin)" w:date="2020-12-01T21:56:00Z">
        <w:r w:rsidR="00A9395F">
          <w:rPr>
            <w:rFonts w:ascii="Times New Roman" w:hAnsi="Times New Roman" w:cs="Times New Roman"/>
            <w:sz w:val="20"/>
            <w:szCs w:val="20"/>
            <w:highlight w:val="yellow"/>
          </w:rPr>
          <w:t xml:space="preserve">data </w:t>
        </w:r>
      </w:ins>
      <w:ins w:id="938" w:author="Abraham Isaac Jacob Gajardo Cortez (masterin)" w:date="2020-12-01T19:08:00Z">
        <w:r w:rsidR="00B33CDB" w:rsidRPr="00F32E72">
          <w:rPr>
            <w:rFonts w:ascii="Times New Roman" w:hAnsi="Times New Roman" w:cs="Times New Roman"/>
            <w:sz w:val="20"/>
            <w:szCs w:val="20"/>
            <w:highlight w:val="yellow"/>
            <w:rPrChange w:id="939" w:author="Abraham Isaac Jacob Gajardo Cortez (masterin)" w:date="2020-12-01T21:42:00Z">
              <w:rPr>
                <w:rFonts w:ascii="Times New Roman" w:hAnsi="Times New Roman" w:cs="Times New Roman"/>
              </w:rPr>
            </w:rPrChange>
          </w:rPr>
          <w:t>for all the outcomes</w:t>
        </w:r>
      </w:ins>
      <w:ins w:id="940" w:author="Abraham Isaac Jacob Gajardo Cortez (masterin)" w:date="2020-12-01T21:53:00Z">
        <w:r w:rsidR="00701126">
          <w:rPr>
            <w:rFonts w:ascii="Times New Roman" w:hAnsi="Times New Roman" w:cs="Times New Roman"/>
            <w:sz w:val="20"/>
            <w:szCs w:val="20"/>
            <w:highlight w:val="yellow"/>
          </w:rPr>
          <w:t xml:space="preserve"> (Figure 2)</w:t>
        </w:r>
      </w:ins>
      <w:ins w:id="941" w:author="Abraham Isaac Jacob Gajardo Cortez (masterin)" w:date="2020-12-01T19:08:00Z">
        <w:r w:rsidR="00B33CDB" w:rsidRPr="00F32E72">
          <w:rPr>
            <w:rFonts w:ascii="Times New Roman" w:hAnsi="Times New Roman" w:cs="Times New Roman"/>
            <w:sz w:val="20"/>
            <w:szCs w:val="20"/>
            <w:highlight w:val="yellow"/>
            <w:rPrChange w:id="942" w:author="Abraham Isaac Jacob Gajardo Cortez (masterin)" w:date="2020-12-01T21:42:00Z">
              <w:rPr>
                <w:rFonts w:ascii="Times New Roman" w:hAnsi="Times New Roman" w:cs="Times New Roman"/>
              </w:rPr>
            </w:rPrChange>
          </w:rPr>
          <w:t>.</w:t>
        </w:r>
      </w:ins>
    </w:p>
    <w:p w14:paraId="34DC3D21" w14:textId="7EE12EB9" w:rsidR="00B33CDB" w:rsidRPr="00F32E72" w:rsidRDefault="00B33CDB" w:rsidP="00F32E72">
      <w:pPr>
        <w:spacing w:line="360" w:lineRule="auto"/>
        <w:jc w:val="both"/>
        <w:rPr>
          <w:ins w:id="943" w:author="Abraham Isaac Jacob Gajardo Cortez (masterin)" w:date="2020-12-01T19:12:00Z"/>
          <w:rFonts w:ascii="Times New Roman" w:hAnsi="Times New Roman" w:cs="Times New Roman"/>
          <w:sz w:val="20"/>
          <w:szCs w:val="20"/>
          <w:rPrChange w:id="944" w:author="Abraham Isaac Jacob Gajardo Cortez (masterin)" w:date="2020-12-01T21:42:00Z">
            <w:rPr>
              <w:ins w:id="945" w:author="Abraham Isaac Jacob Gajardo Cortez (masterin)" w:date="2020-12-01T19:12:00Z"/>
              <w:rFonts w:ascii="Times New Roman" w:hAnsi="Times New Roman" w:cs="Times New Roman"/>
            </w:rPr>
          </w:rPrChange>
        </w:rPr>
      </w:pPr>
    </w:p>
    <w:p w14:paraId="57A2FB0C" w14:textId="5303D12D" w:rsidR="001C727B" w:rsidRPr="00F32E72" w:rsidRDefault="00A9395F" w:rsidP="00F32E72">
      <w:pPr>
        <w:spacing w:line="360" w:lineRule="auto"/>
        <w:ind w:firstLine="720"/>
        <w:jc w:val="both"/>
        <w:rPr>
          <w:ins w:id="946" w:author="Abraham Isaac Jacob Gajardo Cortez (masterin)" w:date="2020-12-01T19:16:00Z"/>
          <w:rFonts w:ascii="Times New Roman" w:hAnsi="Times New Roman" w:cs="Times New Roman"/>
          <w:sz w:val="20"/>
          <w:szCs w:val="20"/>
          <w:rPrChange w:id="947" w:author="Abraham Isaac Jacob Gajardo Cortez (masterin)" w:date="2020-12-01T21:42:00Z">
            <w:rPr>
              <w:ins w:id="948" w:author="Abraham Isaac Jacob Gajardo Cortez (masterin)" w:date="2020-12-01T19:16:00Z"/>
              <w:rFonts w:ascii="Times New Roman" w:hAnsi="Times New Roman" w:cs="Times New Roman"/>
            </w:rPr>
          </w:rPrChange>
        </w:rPr>
      </w:pPr>
      <w:ins w:id="949" w:author="Abraham Isaac Jacob Gajardo Cortez (masterin)" w:date="2020-12-01T21:56:00Z">
        <w:r>
          <w:rPr>
            <w:rFonts w:ascii="Times New Roman" w:hAnsi="Times New Roman" w:cs="Times New Roman"/>
            <w:sz w:val="20"/>
            <w:szCs w:val="20"/>
          </w:rPr>
          <w:t>T</w:t>
        </w:r>
      </w:ins>
      <w:ins w:id="950" w:author="Abraham Isaac Jacob Gajardo Cortez (masterin)" w:date="2020-12-01T19:12:00Z">
        <w:r w:rsidR="00B33CDB" w:rsidRPr="00F32E72">
          <w:rPr>
            <w:rFonts w:ascii="Times New Roman" w:hAnsi="Times New Roman" w:cs="Times New Roman"/>
            <w:sz w:val="20"/>
            <w:szCs w:val="20"/>
            <w:rPrChange w:id="951" w:author="Abraham Isaac Jacob Gajardo Cortez (masterin)" w:date="2020-12-01T21:42:00Z">
              <w:rPr>
                <w:rFonts w:ascii="Times New Roman" w:hAnsi="Times New Roman" w:cs="Times New Roman"/>
              </w:rPr>
            </w:rPrChange>
          </w:rPr>
          <w:t xml:space="preserve">he effect of </w:t>
        </w:r>
      </w:ins>
      <w:ins w:id="952" w:author="Abraham Isaac Jacob Gajardo Cortez (masterin)" w:date="2020-12-01T19:42:00Z">
        <w:r w:rsidR="00B22AE2" w:rsidRPr="00F32E72">
          <w:rPr>
            <w:rFonts w:ascii="Times New Roman" w:hAnsi="Times New Roman" w:cs="Times New Roman"/>
            <w:sz w:val="20"/>
            <w:szCs w:val="20"/>
            <w:rPrChange w:id="953" w:author="Abraham Isaac Jacob Gajardo Cortez (masterin)" w:date="2020-12-01T21:42:00Z">
              <w:rPr>
                <w:rFonts w:ascii="Times New Roman" w:hAnsi="Times New Roman" w:cs="Times New Roman"/>
              </w:rPr>
            </w:rPrChange>
          </w:rPr>
          <w:t>October's S</w:t>
        </w:r>
      </w:ins>
      <w:ins w:id="954" w:author="Abraham Isaac Jacob Gajardo Cortez (masterin)" w:date="2020-12-01T19:12:00Z">
        <w:r w:rsidR="00B33CDB" w:rsidRPr="00F32E72">
          <w:rPr>
            <w:rFonts w:ascii="Times New Roman" w:hAnsi="Times New Roman" w:cs="Times New Roman"/>
            <w:sz w:val="20"/>
            <w:szCs w:val="20"/>
            <w:rPrChange w:id="955" w:author="Abraham Isaac Jacob Gajardo Cortez (masterin)" w:date="2020-12-01T21:42:00Z">
              <w:rPr>
                <w:rFonts w:ascii="Times New Roman" w:hAnsi="Times New Roman" w:cs="Times New Roman"/>
              </w:rPr>
            </w:rPrChange>
          </w:rPr>
          <w:t xml:space="preserve">ocial </w:t>
        </w:r>
      </w:ins>
      <w:ins w:id="956" w:author="Abraham Isaac Jacob Gajardo Cortez (masterin)" w:date="2020-12-01T19:42:00Z">
        <w:r w:rsidR="00B22AE2" w:rsidRPr="00F32E72">
          <w:rPr>
            <w:rFonts w:ascii="Times New Roman" w:hAnsi="Times New Roman" w:cs="Times New Roman"/>
            <w:sz w:val="20"/>
            <w:szCs w:val="20"/>
            <w:rPrChange w:id="957" w:author="Abraham Isaac Jacob Gajardo Cortez (masterin)" w:date="2020-12-01T21:42:00Z">
              <w:rPr>
                <w:rFonts w:ascii="Times New Roman" w:hAnsi="Times New Roman" w:cs="Times New Roman"/>
              </w:rPr>
            </w:rPrChange>
          </w:rPr>
          <w:t xml:space="preserve">movement </w:t>
        </w:r>
      </w:ins>
      <w:ins w:id="958" w:author="Abraham Isaac Jacob Gajardo Cortez (masterin)" w:date="2020-12-01T19:43:00Z">
        <w:r w:rsidR="00B22AE2" w:rsidRPr="00F32E72">
          <w:rPr>
            <w:rFonts w:ascii="Times New Roman" w:hAnsi="Times New Roman" w:cs="Times New Roman"/>
            <w:sz w:val="20"/>
            <w:szCs w:val="20"/>
            <w:rPrChange w:id="959" w:author="Abraham Isaac Jacob Gajardo Cortez (masterin)" w:date="2020-12-01T21:42:00Z">
              <w:rPr>
                <w:rFonts w:ascii="Times New Roman" w:hAnsi="Times New Roman" w:cs="Times New Roman"/>
              </w:rPr>
            </w:rPrChange>
          </w:rPr>
          <w:t xml:space="preserve">and crowd-control techniques </w:t>
        </w:r>
      </w:ins>
      <w:ins w:id="960" w:author="Abraham Isaac Jacob Gajardo Cortez (masterin)" w:date="2020-12-01T19:12:00Z">
        <w:r w:rsidR="00B33CDB" w:rsidRPr="00F32E72">
          <w:rPr>
            <w:rFonts w:ascii="Times New Roman" w:hAnsi="Times New Roman" w:cs="Times New Roman"/>
            <w:sz w:val="20"/>
            <w:szCs w:val="20"/>
            <w:rPrChange w:id="961" w:author="Abraham Isaac Jacob Gajardo Cortez (masterin)" w:date="2020-12-01T21:42:00Z">
              <w:rPr>
                <w:rFonts w:ascii="Times New Roman" w:hAnsi="Times New Roman" w:cs="Times New Roman"/>
              </w:rPr>
            </w:rPrChange>
          </w:rPr>
          <w:t>on ED consultations and hospitalizations</w:t>
        </w:r>
      </w:ins>
      <w:ins w:id="962" w:author="Abraham Isaac Jacob Gajardo Cortez (masterin)" w:date="2020-12-01T21:57:00Z">
        <w:r>
          <w:rPr>
            <w:rFonts w:ascii="Times New Roman" w:hAnsi="Times New Roman" w:cs="Times New Roman"/>
            <w:sz w:val="20"/>
            <w:szCs w:val="20"/>
          </w:rPr>
          <w:t xml:space="preserve"> are displayed in Table </w:t>
        </w:r>
      </w:ins>
      <w:ins w:id="963" w:author="Andrés González Santa Cruz" w:date="2020-12-06T11:04:00Z">
        <w:r w:rsidR="00DA4555">
          <w:rPr>
            <w:rFonts w:ascii="Times New Roman" w:hAnsi="Times New Roman" w:cs="Times New Roman"/>
            <w:sz w:val="20"/>
            <w:szCs w:val="20"/>
          </w:rPr>
          <w:t>2</w:t>
        </w:r>
      </w:ins>
      <w:ins w:id="964" w:author="Abraham Isaac Jacob Gajardo Cortez (masterin)" w:date="2020-12-01T21:57:00Z">
        <w:del w:id="965" w:author="Andrés González Santa Cruz" w:date="2020-12-06T11:04:00Z">
          <w:r w:rsidDel="00DA4555">
            <w:rPr>
              <w:rFonts w:ascii="Times New Roman" w:hAnsi="Times New Roman" w:cs="Times New Roman"/>
              <w:sz w:val="20"/>
              <w:szCs w:val="20"/>
            </w:rPr>
            <w:delText>1</w:delText>
          </w:r>
        </w:del>
        <w:r>
          <w:rPr>
            <w:rFonts w:ascii="Times New Roman" w:hAnsi="Times New Roman" w:cs="Times New Roman"/>
            <w:sz w:val="20"/>
            <w:szCs w:val="20"/>
          </w:rPr>
          <w:t xml:space="preserve"> and Figure 2</w:t>
        </w:r>
      </w:ins>
      <w:ins w:id="966" w:author="Abraham Isaac Jacob Gajardo Cortez (masterin)" w:date="2020-12-01T19:12:00Z">
        <w:r w:rsidR="00B33CDB" w:rsidRPr="00F32E72">
          <w:rPr>
            <w:rFonts w:ascii="Times New Roman" w:hAnsi="Times New Roman" w:cs="Times New Roman"/>
            <w:sz w:val="20"/>
            <w:szCs w:val="20"/>
            <w:rPrChange w:id="967" w:author="Abraham Isaac Jacob Gajardo Cortez (masterin)" w:date="2020-12-01T21:42:00Z">
              <w:rPr>
                <w:rFonts w:ascii="Times New Roman" w:hAnsi="Times New Roman" w:cs="Times New Roman"/>
              </w:rPr>
            </w:rPrChange>
          </w:rPr>
          <w:t xml:space="preserve">. </w:t>
        </w:r>
      </w:ins>
      <w:ins w:id="968" w:author="Abraham Isaac Jacob Gajardo Cortez (masterin)" w:date="2020-12-01T19:15:00Z">
        <w:r w:rsidR="00B33CDB" w:rsidRPr="00F32E72">
          <w:rPr>
            <w:rFonts w:ascii="Times New Roman" w:hAnsi="Times New Roman" w:cs="Times New Roman"/>
            <w:sz w:val="20"/>
            <w:szCs w:val="20"/>
            <w:rPrChange w:id="969" w:author="Abraham Isaac Jacob Gajardo Cortez (masterin)" w:date="2020-12-01T21:42:00Z">
              <w:rPr>
                <w:rFonts w:ascii="Times New Roman" w:hAnsi="Times New Roman" w:cs="Times New Roman"/>
              </w:rPr>
            </w:rPrChange>
          </w:rPr>
          <w:t xml:space="preserve">Whereas </w:t>
        </w:r>
      </w:ins>
      <w:ins w:id="970" w:author="Abraham Isaac Jacob Gajardo Cortez (masterin)" w:date="2020-12-01T19:17:00Z">
        <w:r w:rsidR="001C727B" w:rsidRPr="00F32E72">
          <w:rPr>
            <w:rFonts w:ascii="Times New Roman" w:hAnsi="Times New Roman" w:cs="Times New Roman"/>
            <w:sz w:val="20"/>
            <w:szCs w:val="20"/>
            <w:rPrChange w:id="971" w:author="Abraham Isaac Jacob Gajardo Cortez (masterin)" w:date="2020-12-01T21:42:00Z">
              <w:rPr>
                <w:rFonts w:ascii="Times New Roman" w:hAnsi="Times New Roman" w:cs="Times New Roman"/>
              </w:rPr>
            </w:rPrChange>
          </w:rPr>
          <w:t xml:space="preserve">weekly </w:t>
        </w:r>
      </w:ins>
      <w:ins w:id="972" w:author="Abraham Isaac Jacob Gajardo Cortez (masterin)" w:date="2020-12-01T19:15:00Z">
        <w:r w:rsidR="00B33CDB" w:rsidRPr="00F32E72">
          <w:rPr>
            <w:rFonts w:ascii="Times New Roman" w:hAnsi="Times New Roman" w:cs="Times New Roman"/>
            <w:sz w:val="20"/>
            <w:szCs w:val="20"/>
            <w:rPrChange w:id="973" w:author="Abraham Isaac Jacob Gajardo Cortez (masterin)" w:date="2020-12-01T21:42:00Z">
              <w:rPr>
                <w:rFonts w:ascii="Times New Roman" w:hAnsi="Times New Roman" w:cs="Times New Roman"/>
              </w:rPr>
            </w:rPrChange>
          </w:rPr>
          <w:t>trauma consultations did not vary after social protests began, trauma hospitalizations incr</w:t>
        </w:r>
      </w:ins>
      <w:ins w:id="974" w:author="Abraham Isaac Jacob Gajardo Cortez (masterin)" w:date="2020-12-01T19:18:00Z">
        <w:r w:rsidR="001C727B" w:rsidRPr="00F32E72">
          <w:rPr>
            <w:rFonts w:ascii="Times New Roman" w:hAnsi="Times New Roman" w:cs="Times New Roman"/>
            <w:sz w:val="20"/>
            <w:szCs w:val="20"/>
            <w:rPrChange w:id="975" w:author="Abraham Isaac Jacob Gajardo Cortez (masterin)" w:date="2020-12-01T21:42:00Z">
              <w:rPr>
                <w:rFonts w:ascii="Times New Roman" w:hAnsi="Times New Roman" w:cs="Times New Roman"/>
              </w:rPr>
            </w:rPrChange>
          </w:rPr>
          <w:t>e</w:t>
        </w:r>
      </w:ins>
      <w:ins w:id="976" w:author="Abraham Isaac Jacob Gajardo Cortez (masterin)" w:date="2020-12-01T19:15:00Z">
        <w:r w:rsidR="00B33CDB" w:rsidRPr="00F32E72">
          <w:rPr>
            <w:rFonts w:ascii="Times New Roman" w:hAnsi="Times New Roman" w:cs="Times New Roman"/>
            <w:sz w:val="20"/>
            <w:szCs w:val="20"/>
            <w:rPrChange w:id="977" w:author="Abraham Isaac Jacob Gajardo Cortez (masterin)" w:date="2020-12-01T21:42:00Z">
              <w:rPr>
                <w:rFonts w:ascii="Times New Roman" w:hAnsi="Times New Roman" w:cs="Times New Roman"/>
              </w:rPr>
            </w:rPrChange>
          </w:rPr>
          <w:t>ased</w:t>
        </w:r>
      </w:ins>
      <w:ins w:id="978" w:author="Andrés González Santa Cruz" w:date="2020-12-06T21:17:00Z">
        <w:r w:rsidR="005F4533">
          <w:rPr>
            <w:rFonts w:ascii="Times New Roman" w:hAnsi="Times New Roman" w:cs="Times New Roman"/>
            <w:sz w:val="20"/>
            <w:szCs w:val="20"/>
          </w:rPr>
          <w:t xml:space="preserve"> by 16%</w:t>
        </w:r>
      </w:ins>
      <w:ins w:id="979" w:author="Abraham Isaac Jacob Gajardo Cortez (masterin)" w:date="2020-12-01T19:15:00Z">
        <w:r w:rsidR="00B33CDB" w:rsidRPr="00F32E72">
          <w:rPr>
            <w:rFonts w:ascii="Times New Roman" w:hAnsi="Times New Roman" w:cs="Times New Roman"/>
            <w:sz w:val="20"/>
            <w:szCs w:val="20"/>
            <w:rPrChange w:id="980" w:author="Abraham Isaac Jacob Gajardo Cortez (masterin)" w:date="2020-12-01T21:42:00Z">
              <w:rPr>
                <w:rFonts w:ascii="Times New Roman" w:hAnsi="Times New Roman" w:cs="Times New Roman"/>
              </w:rPr>
            </w:rPrChange>
          </w:rPr>
          <w:t xml:space="preserve"> (</w:t>
        </w:r>
      </w:ins>
      <w:ins w:id="981" w:author="Abraham Isaac Jacob Gajardo Cortez (masterin)" w:date="2020-12-01T19:16:00Z">
        <w:del w:id="982" w:author="Andrés González Santa Cruz" w:date="2020-12-06T21:17:00Z">
          <w:r w:rsidR="00B33CDB" w:rsidRPr="00F32E72" w:rsidDel="005F4533">
            <w:rPr>
              <w:rFonts w:ascii="Times New Roman" w:hAnsi="Times New Roman" w:cs="Times New Roman"/>
              <w:sz w:val="20"/>
              <w:szCs w:val="20"/>
              <w:rPrChange w:id="983" w:author="Abraham Isaac Jacob Gajardo Cortez (masterin)" w:date="2020-12-01T21:42:00Z">
                <w:rPr>
                  <w:rFonts w:ascii="Times New Roman" w:hAnsi="Times New Roman" w:cs="Times New Roman"/>
                </w:rPr>
              </w:rPrChange>
            </w:rPr>
            <w:delText>relative effect 1</w:delText>
          </w:r>
        </w:del>
      </w:ins>
      <w:ins w:id="984" w:author="Abraham Isaac Jacob Gajardo Cortez (masterin)" w:date="2020-12-01T19:17:00Z">
        <w:del w:id="985" w:author="Andrés González Santa Cruz" w:date="2020-12-06T21:17:00Z">
          <w:r w:rsidR="001C727B" w:rsidRPr="00F32E72" w:rsidDel="005F4533">
            <w:rPr>
              <w:rFonts w:ascii="Times New Roman" w:hAnsi="Times New Roman" w:cs="Times New Roman"/>
              <w:sz w:val="20"/>
              <w:szCs w:val="20"/>
              <w:rPrChange w:id="986" w:author="Abraham Isaac Jacob Gajardo Cortez (masterin)" w:date="2020-12-01T21:42:00Z">
                <w:rPr>
                  <w:rFonts w:ascii="Times New Roman" w:hAnsi="Times New Roman" w:cs="Times New Roman"/>
                </w:rPr>
              </w:rPrChange>
            </w:rPr>
            <w:delText>6</w:delText>
          </w:r>
        </w:del>
      </w:ins>
      <w:ins w:id="987" w:author="Abraham Isaac Jacob Gajardo Cortez (masterin)" w:date="2020-12-01T19:16:00Z">
        <w:del w:id="988" w:author="Andrés González Santa Cruz" w:date="2020-12-06T21:17:00Z">
          <w:r w:rsidR="00B33CDB" w:rsidRPr="00F32E72" w:rsidDel="005F4533">
            <w:rPr>
              <w:rFonts w:ascii="Times New Roman" w:hAnsi="Times New Roman" w:cs="Times New Roman"/>
              <w:sz w:val="20"/>
              <w:szCs w:val="20"/>
              <w:rPrChange w:id="989" w:author="Abraham Isaac Jacob Gajardo Cortez (masterin)" w:date="2020-12-01T21:42:00Z">
                <w:rPr>
                  <w:rFonts w:ascii="Times New Roman" w:hAnsi="Times New Roman" w:cs="Times New Roman"/>
                </w:rPr>
              </w:rPrChange>
            </w:rPr>
            <w:delText xml:space="preserve">%, </w:delText>
          </w:r>
        </w:del>
      </w:ins>
      <w:ins w:id="990" w:author="Andrés González Santa Cruz" w:date="2020-12-06T21:18:00Z">
        <w:r w:rsidR="005F4533" w:rsidRPr="005F4533">
          <w:rPr>
            <w:rFonts w:ascii="Times New Roman" w:hAnsi="Times New Roman" w:cs="Times New Roman"/>
            <w:sz w:val="20"/>
            <w:szCs w:val="20"/>
          </w:rPr>
          <w:t>95% CrI: 2.75, 29.82; p= 0.010</w:t>
        </w:r>
      </w:ins>
      <w:ins w:id="991" w:author="Abraham Isaac Jacob Gajardo Cortez (masterin)" w:date="2020-12-01T19:16:00Z">
        <w:del w:id="992" w:author="Andrés González Santa Cruz" w:date="2020-12-06T21:18:00Z">
          <w:r w:rsidR="00B33CDB" w:rsidRPr="00F32E72" w:rsidDel="005F4533">
            <w:rPr>
              <w:rFonts w:ascii="Times New Roman" w:hAnsi="Times New Roman" w:cs="Times New Roman"/>
              <w:sz w:val="20"/>
              <w:szCs w:val="20"/>
              <w:rPrChange w:id="993" w:author="Abraham Isaac Jacob Gajardo Cortez (masterin)" w:date="2020-12-01T21:42:00Z">
                <w:rPr>
                  <w:rFonts w:ascii="Times New Roman" w:hAnsi="Times New Roman" w:cs="Times New Roman"/>
                </w:rPr>
              </w:rPrChange>
            </w:rPr>
            <w:delText>p-value 0.010</w:delText>
          </w:r>
        </w:del>
        <w:r w:rsidR="00B33CDB" w:rsidRPr="00F32E72">
          <w:rPr>
            <w:rFonts w:ascii="Times New Roman" w:hAnsi="Times New Roman" w:cs="Times New Roman"/>
            <w:sz w:val="20"/>
            <w:szCs w:val="20"/>
            <w:rPrChange w:id="994" w:author="Abraham Isaac Jacob Gajardo Cortez (masterin)" w:date="2020-12-01T21:42:00Z">
              <w:rPr>
                <w:rFonts w:ascii="Times New Roman" w:hAnsi="Times New Roman" w:cs="Times New Roman"/>
              </w:rPr>
            </w:rPrChange>
          </w:rPr>
          <w:t xml:space="preserve">). Consequently, </w:t>
        </w:r>
      </w:ins>
      <w:ins w:id="995" w:author="Abraham Isaac Jacob Gajardo Cortez (masterin)" w:date="2020-12-01T19:18:00Z">
        <w:r w:rsidR="001C727B" w:rsidRPr="00F32E72">
          <w:rPr>
            <w:rFonts w:ascii="Times New Roman" w:hAnsi="Times New Roman" w:cs="Times New Roman"/>
            <w:sz w:val="20"/>
            <w:szCs w:val="20"/>
            <w:rPrChange w:id="996" w:author="Abraham Isaac Jacob Gajardo Cortez (masterin)" w:date="2020-12-01T21:42:00Z">
              <w:rPr>
                <w:rFonts w:ascii="Times New Roman" w:hAnsi="Times New Roman" w:cs="Times New Roman"/>
              </w:rPr>
            </w:rPrChange>
          </w:rPr>
          <w:t>trauma hospitalizations per 1,000 consultations were 38% higher than predicted (</w:t>
        </w:r>
      </w:ins>
      <w:ins w:id="997" w:author="Andrés González Santa Cruz" w:date="2020-12-06T21:18:00Z">
        <w:r w:rsidR="005F4533" w:rsidRPr="005F4533">
          <w:rPr>
            <w:rFonts w:ascii="Times New Roman" w:hAnsi="Times New Roman" w:cs="Times New Roman"/>
            <w:sz w:val="20"/>
            <w:szCs w:val="20"/>
          </w:rPr>
          <w:t>95% CrI: 9.16, 65.07; p= 0.007</w:t>
        </w:r>
      </w:ins>
      <w:ins w:id="998" w:author="Abraham Isaac Jacob Gajardo Cortez (masterin)" w:date="2020-12-01T19:18:00Z">
        <w:del w:id="999" w:author="Andrés González Santa Cruz" w:date="2020-12-06T21:18:00Z">
          <w:r w:rsidR="001C727B" w:rsidRPr="00F32E72" w:rsidDel="005F4533">
            <w:rPr>
              <w:rFonts w:ascii="Times New Roman" w:hAnsi="Times New Roman" w:cs="Times New Roman"/>
              <w:sz w:val="20"/>
              <w:szCs w:val="20"/>
              <w:rPrChange w:id="1000" w:author="Abraham Isaac Jacob Gajardo Cortez (masterin)" w:date="2020-12-01T21:42:00Z">
                <w:rPr>
                  <w:rFonts w:ascii="Times New Roman" w:hAnsi="Times New Roman" w:cs="Times New Roman"/>
                </w:rPr>
              </w:rPrChange>
            </w:rPr>
            <w:delText>p-value = 0.0</w:delText>
          </w:r>
        </w:del>
      </w:ins>
      <w:ins w:id="1001" w:author="Abraham Isaac Jacob Gajardo Cortez (masterin)" w:date="2020-12-01T19:19:00Z">
        <w:del w:id="1002" w:author="Andrés González Santa Cruz" w:date="2020-12-06T21:18:00Z">
          <w:r w:rsidR="001C727B" w:rsidRPr="00F32E72" w:rsidDel="005F4533">
            <w:rPr>
              <w:rFonts w:ascii="Times New Roman" w:hAnsi="Times New Roman" w:cs="Times New Roman"/>
              <w:sz w:val="20"/>
              <w:szCs w:val="20"/>
              <w:rPrChange w:id="1003" w:author="Abraham Isaac Jacob Gajardo Cortez (masterin)" w:date="2020-12-01T21:42:00Z">
                <w:rPr>
                  <w:rFonts w:ascii="Times New Roman" w:hAnsi="Times New Roman" w:cs="Times New Roman"/>
                </w:rPr>
              </w:rPrChange>
            </w:rPr>
            <w:delText>07</w:delText>
          </w:r>
        </w:del>
      </w:ins>
      <w:ins w:id="1004" w:author="Abraham Isaac Jacob Gajardo Cortez (masterin)" w:date="2020-12-01T19:18:00Z">
        <w:r w:rsidR="001C727B" w:rsidRPr="00F32E72">
          <w:rPr>
            <w:rFonts w:ascii="Times New Roman" w:hAnsi="Times New Roman" w:cs="Times New Roman"/>
            <w:sz w:val="20"/>
            <w:szCs w:val="20"/>
            <w:rPrChange w:id="1005" w:author="Abraham Isaac Jacob Gajardo Cortez (masterin)" w:date="2020-12-01T21:42:00Z">
              <w:rPr>
                <w:rFonts w:ascii="Times New Roman" w:hAnsi="Times New Roman" w:cs="Times New Roman"/>
              </w:rPr>
            </w:rPrChange>
          </w:rPr>
          <w:t>)</w:t>
        </w:r>
      </w:ins>
      <w:ins w:id="1006" w:author="Andrés González Santa Cruz" w:date="2020-12-06T21:29:00Z">
        <w:r w:rsidR="0088462D">
          <w:rPr>
            <w:rFonts w:ascii="Times New Roman" w:hAnsi="Times New Roman" w:cs="Times New Roman"/>
            <w:sz w:val="20"/>
            <w:szCs w:val="20"/>
          </w:rPr>
          <w:t xml:space="preserve">. </w:t>
        </w:r>
        <w:r w:rsidR="0088462D" w:rsidRPr="00C72369">
          <w:rPr>
            <w:rFonts w:ascii="Times New Roman" w:hAnsi="Times New Roman" w:cs="Times New Roman"/>
            <w:sz w:val="20"/>
            <w:szCs w:val="20"/>
          </w:rPr>
          <w:t xml:space="preserve">On the other hand, </w:t>
        </w:r>
      </w:ins>
      <w:ins w:id="1007" w:author="Andrés González Santa Cruz" w:date="2020-12-06T21:51:00Z">
        <w:r w:rsidR="00BD509B">
          <w:rPr>
            <w:rFonts w:ascii="Times New Roman" w:hAnsi="Times New Roman" w:cs="Times New Roman"/>
            <w:sz w:val="20"/>
            <w:szCs w:val="20"/>
          </w:rPr>
          <w:t xml:space="preserve">both </w:t>
        </w:r>
      </w:ins>
      <w:ins w:id="1008" w:author="Andrés González Santa Cruz" w:date="2020-12-06T21:29:00Z">
        <w:r w:rsidR="0088462D" w:rsidRPr="00C72369">
          <w:rPr>
            <w:rFonts w:ascii="Times New Roman" w:hAnsi="Times New Roman" w:cs="Times New Roman"/>
            <w:sz w:val="20"/>
            <w:szCs w:val="20"/>
          </w:rPr>
          <w:t xml:space="preserve">weekly consultations by respiratory causes </w:t>
        </w:r>
        <w:r w:rsidR="0088462D">
          <w:rPr>
            <w:rFonts w:ascii="Times New Roman" w:hAnsi="Times New Roman" w:cs="Times New Roman"/>
            <w:sz w:val="20"/>
            <w:szCs w:val="20"/>
          </w:rPr>
          <w:t>(</w:t>
        </w:r>
      </w:ins>
      <w:ins w:id="1009" w:author="Andrés González Santa Cruz" w:date="2020-12-06T21:49:00Z">
        <w:r w:rsidR="00BD509B" w:rsidRPr="00BD509B">
          <w:rPr>
            <w:rFonts w:ascii="Times New Roman" w:hAnsi="Times New Roman" w:cs="Times New Roman"/>
            <w:sz w:val="20"/>
            <w:szCs w:val="20"/>
          </w:rPr>
          <w:t xml:space="preserve">95% </w:t>
        </w:r>
      </w:ins>
      <w:ins w:id="1010" w:author="Andrés González Santa Cruz" w:date="2020-12-06T21:29:00Z">
        <w:r w:rsidR="0088462D">
          <w:rPr>
            <w:rFonts w:ascii="Times New Roman" w:hAnsi="Times New Roman" w:cs="Times New Roman"/>
            <w:sz w:val="20"/>
            <w:szCs w:val="20"/>
          </w:rPr>
          <w:t xml:space="preserve">CrI: </w:t>
        </w:r>
        <w:r w:rsidR="0088462D" w:rsidRPr="005F4533">
          <w:rPr>
            <w:rFonts w:ascii="Times New Roman" w:hAnsi="Times New Roman" w:cs="Times New Roman"/>
            <w:sz w:val="20"/>
            <w:szCs w:val="20"/>
          </w:rPr>
          <w:t>-93.62, 12.57</w:t>
        </w:r>
        <w:r w:rsidR="0088462D">
          <w:rPr>
            <w:rFonts w:ascii="Times New Roman" w:hAnsi="Times New Roman" w:cs="Times New Roman"/>
            <w:sz w:val="20"/>
            <w:szCs w:val="20"/>
          </w:rPr>
          <w:t xml:space="preserve">; p= 0.066) and </w:t>
        </w:r>
        <w:r w:rsidR="0088462D" w:rsidRPr="00C72369">
          <w:rPr>
            <w:rFonts w:ascii="Times New Roman" w:hAnsi="Times New Roman" w:cs="Times New Roman"/>
            <w:sz w:val="20"/>
            <w:szCs w:val="20"/>
          </w:rPr>
          <w:t>respiratory hospitalizatio</w:t>
        </w:r>
        <w:r w:rsidR="0088462D">
          <w:rPr>
            <w:rFonts w:ascii="Times New Roman" w:hAnsi="Times New Roman" w:cs="Times New Roman"/>
            <w:sz w:val="20"/>
            <w:szCs w:val="20"/>
          </w:rPr>
          <w:t>n</w:t>
        </w:r>
        <w:r w:rsidR="0088462D" w:rsidRPr="00C72369">
          <w:rPr>
            <w:rFonts w:ascii="Times New Roman" w:hAnsi="Times New Roman" w:cs="Times New Roman"/>
            <w:sz w:val="20"/>
            <w:szCs w:val="20"/>
          </w:rPr>
          <w:t xml:space="preserve">s </w:t>
        </w:r>
        <w:r w:rsidR="0088462D">
          <w:rPr>
            <w:rFonts w:ascii="Times New Roman" w:hAnsi="Times New Roman" w:cs="Times New Roman"/>
            <w:sz w:val="20"/>
            <w:szCs w:val="20"/>
          </w:rPr>
          <w:t>(</w:t>
        </w:r>
      </w:ins>
      <w:ins w:id="1011" w:author="Andrés González Santa Cruz" w:date="2020-12-06T21:49:00Z">
        <w:r w:rsidR="00BD509B" w:rsidRPr="00BD509B">
          <w:rPr>
            <w:rFonts w:ascii="Times New Roman" w:hAnsi="Times New Roman" w:cs="Times New Roman"/>
            <w:sz w:val="20"/>
            <w:szCs w:val="20"/>
          </w:rPr>
          <w:t xml:space="preserve">95% </w:t>
        </w:r>
      </w:ins>
      <w:ins w:id="1012" w:author="Andrés González Santa Cruz" w:date="2020-12-06T21:29:00Z">
        <w:r w:rsidR="0088462D">
          <w:rPr>
            <w:rFonts w:ascii="Times New Roman" w:hAnsi="Times New Roman" w:cs="Times New Roman"/>
            <w:sz w:val="20"/>
            <w:szCs w:val="20"/>
          </w:rPr>
          <w:t xml:space="preserve">CrI: </w:t>
        </w:r>
        <w:r w:rsidR="0088462D" w:rsidRPr="005F4533">
          <w:rPr>
            <w:rFonts w:ascii="Times New Roman" w:hAnsi="Times New Roman" w:cs="Times New Roman"/>
            <w:sz w:val="20"/>
            <w:szCs w:val="20"/>
          </w:rPr>
          <w:t>-54.70, 24.42</w:t>
        </w:r>
        <w:r w:rsidR="0088462D">
          <w:rPr>
            <w:rFonts w:ascii="Times New Roman" w:hAnsi="Times New Roman" w:cs="Times New Roman"/>
            <w:sz w:val="20"/>
            <w:szCs w:val="20"/>
          </w:rPr>
          <w:t xml:space="preserve">; p= </w:t>
        </w:r>
        <w:r w:rsidR="0088462D" w:rsidRPr="005F4533">
          <w:rPr>
            <w:rFonts w:ascii="Times New Roman" w:hAnsi="Times New Roman" w:cs="Times New Roman"/>
            <w:sz w:val="20"/>
            <w:szCs w:val="20"/>
          </w:rPr>
          <w:t>0.218</w:t>
        </w:r>
        <w:r w:rsidR="0088462D">
          <w:rPr>
            <w:rFonts w:ascii="Times New Roman" w:hAnsi="Times New Roman" w:cs="Times New Roman"/>
            <w:sz w:val="20"/>
            <w:szCs w:val="20"/>
          </w:rPr>
          <w:t xml:space="preserve">) </w:t>
        </w:r>
      </w:ins>
      <w:ins w:id="1013" w:author="Andrés González Santa Cruz" w:date="2020-12-08T09:40:00Z">
        <w:r w:rsidR="003F1EEB">
          <w:rPr>
            <w:rFonts w:ascii="Times New Roman" w:hAnsi="Times New Roman" w:cs="Times New Roman"/>
            <w:sz w:val="20"/>
            <w:szCs w:val="20"/>
          </w:rPr>
          <w:t xml:space="preserve">remained </w:t>
        </w:r>
        <w:r w:rsidR="003F1EEB" w:rsidRPr="003F1EEB">
          <w:rPr>
            <w:rFonts w:ascii="Times New Roman" w:hAnsi="Times New Roman" w:cs="Times New Roman"/>
            <w:sz w:val="20"/>
            <w:szCs w:val="20"/>
            <w:rPrChange w:id="1014" w:author="Andrés González Santa Cruz" w:date="2020-12-08T09:40:00Z">
              <w:rPr>
                <w:rFonts w:ascii="Times New Roman" w:hAnsi="Times New Roman" w:cs="Times New Roman"/>
                <w:sz w:val="20"/>
                <w:szCs w:val="20"/>
                <w:lang w:val="es-CL"/>
              </w:rPr>
            </w:rPrChange>
          </w:rPr>
          <w:t>essentially unchanged</w:t>
        </w:r>
      </w:ins>
      <w:ins w:id="1015" w:author="Andrés González Santa Cruz" w:date="2020-12-06T21:30:00Z">
        <w:r w:rsidR="0088462D">
          <w:rPr>
            <w:rFonts w:ascii="Times New Roman" w:hAnsi="Times New Roman" w:cs="Times New Roman"/>
            <w:sz w:val="20"/>
            <w:szCs w:val="20"/>
          </w:rPr>
          <w:t>, although consultations shown increases while hospitalization</w:t>
        </w:r>
      </w:ins>
      <w:ins w:id="1016" w:author="Andrés González Santa Cruz" w:date="2020-12-06T21:31:00Z">
        <w:r w:rsidR="0088462D">
          <w:rPr>
            <w:rFonts w:ascii="Times New Roman" w:hAnsi="Times New Roman" w:cs="Times New Roman"/>
            <w:sz w:val="20"/>
            <w:szCs w:val="20"/>
          </w:rPr>
          <w:t xml:space="preserve">s shown slight </w:t>
        </w:r>
      </w:ins>
      <w:ins w:id="1017" w:author="Andrés González Santa Cruz" w:date="2020-12-06T21:50:00Z">
        <w:r w:rsidR="00BD509B">
          <w:rPr>
            <w:rFonts w:ascii="Times New Roman" w:hAnsi="Times New Roman" w:cs="Times New Roman"/>
            <w:sz w:val="20"/>
            <w:szCs w:val="20"/>
          </w:rPr>
          <w:t xml:space="preserve">but nonsignificant </w:t>
        </w:r>
      </w:ins>
      <w:ins w:id="1018" w:author="Andrés González Santa Cruz" w:date="2020-12-06T21:31:00Z">
        <w:r w:rsidR="0088462D">
          <w:rPr>
            <w:rFonts w:ascii="Times New Roman" w:hAnsi="Times New Roman" w:cs="Times New Roman"/>
            <w:sz w:val="20"/>
            <w:szCs w:val="20"/>
          </w:rPr>
          <w:t>decreases</w:t>
        </w:r>
      </w:ins>
      <w:ins w:id="1019" w:author="Andrés González Santa Cruz" w:date="2020-12-06T21:29:00Z">
        <w:r w:rsidR="0088462D" w:rsidRPr="00C72369">
          <w:rPr>
            <w:rFonts w:ascii="Times New Roman" w:hAnsi="Times New Roman" w:cs="Times New Roman"/>
            <w:sz w:val="20"/>
            <w:szCs w:val="20"/>
          </w:rPr>
          <w:t>.</w:t>
        </w:r>
        <w:r w:rsidR="0088462D">
          <w:rPr>
            <w:rFonts w:ascii="Times New Roman" w:hAnsi="Times New Roman" w:cs="Times New Roman"/>
            <w:sz w:val="20"/>
            <w:szCs w:val="20"/>
          </w:rPr>
          <w:t xml:space="preserve"> </w:t>
        </w:r>
      </w:ins>
      <w:ins w:id="1020" w:author="Andrés González Santa Cruz" w:date="2020-12-06T21:32:00Z">
        <w:r w:rsidR="0088462D">
          <w:rPr>
            <w:rFonts w:ascii="Times New Roman" w:hAnsi="Times New Roman" w:cs="Times New Roman"/>
            <w:sz w:val="20"/>
            <w:szCs w:val="20"/>
          </w:rPr>
          <w:t>However</w:t>
        </w:r>
      </w:ins>
      <w:ins w:id="1021" w:author="Andrés González Santa Cruz" w:date="2020-12-06T21:31:00Z">
        <w:r w:rsidR="0088462D">
          <w:rPr>
            <w:rFonts w:ascii="Times New Roman" w:hAnsi="Times New Roman" w:cs="Times New Roman"/>
            <w:sz w:val="20"/>
            <w:szCs w:val="20"/>
          </w:rPr>
          <w:t>,</w:t>
        </w:r>
      </w:ins>
      <w:ins w:id="1022" w:author="Andrés González Santa Cruz" w:date="2020-12-06T21:19:00Z">
        <w:r w:rsidR="005F4533">
          <w:rPr>
            <w:rFonts w:ascii="Times New Roman" w:hAnsi="Times New Roman" w:cs="Times New Roman"/>
            <w:sz w:val="20"/>
            <w:szCs w:val="20"/>
          </w:rPr>
          <w:t xml:space="preserve"> respiratory hospitalizations per 1,000 consultations </w:t>
        </w:r>
      </w:ins>
      <w:ins w:id="1023" w:author="Andrés González Santa Cruz" w:date="2020-12-06T21:20:00Z">
        <w:r w:rsidR="005F4533">
          <w:rPr>
            <w:rFonts w:ascii="Times New Roman" w:hAnsi="Times New Roman" w:cs="Times New Roman"/>
            <w:sz w:val="20"/>
            <w:szCs w:val="20"/>
          </w:rPr>
          <w:t xml:space="preserve">were 63% higher </w:t>
        </w:r>
      </w:ins>
      <w:ins w:id="1024" w:author="Andrés González Santa Cruz" w:date="2020-12-06T21:19:00Z">
        <w:r w:rsidR="005F4533">
          <w:rPr>
            <w:rFonts w:ascii="Times New Roman" w:hAnsi="Times New Roman" w:cs="Times New Roman"/>
            <w:sz w:val="20"/>
            <w:szCs w:val="20"/>
          </w:rPr>
          <w:t>(</w:t>
        </w:r>
      </w:ins>
      <w:ins w:id="1025" w:author="Andrés González Santa Cruz" w:date="2020-12-06T21:20:00Z">
        <w:r w:rsidR="005F4533" w:rsidRPr="005F4533">
          <w:rPr>
            <w:rFonts w:ascii="Times New Roman" w:hAnsi="Times New Roman" w:cs="Times New Roman"/>
            <w:sz w:val="20"/>
            <w:szCs w:val="20"/>
          </w:rPr>
          <w:t>95% CrI: 31.15, 96.13; p &lt; 0.001</w:t>
        </w:r>
      </w:ins>
      <w:ins w:id="1026" w:author="Andrés González Santa Cruz" w:date="2020-12-06T21:19:00Z">
        <w:r w:rsidR="005F4533">
          <w:rPr>
            <w:rFonts w:ascii="Times New Roman" w:hAnsi="Times New Roman" w:cs="Times New Roman"/>
            <w:sz w:val="20"/>
            <w:szCs w:val="20"/>
          </w:rPr>
          <w:t>)</w:t>
        </w:r>
      </w:ins>
      <w:ins w:id="1027" w:author="Abraham Isaac Jacob Gajardo Cortez (masterin)" w:date="2020-12-01T19:19:00Z">
        <w:r w:rsidR="001C727B" w:rsidRPr="00F32E72">
          <w:rPr>
            <w:rFonts w:ascii="Times New Roman" w:hAnsi="Times New Roman" w:cs="Times New Roman"/>
            <w:sz w:val="20"/>
            <w:szCs w:val="20"/>
            <w:rPrChange w:id="1028" w:author="Abraham Isaac Jacob Gajardo Cortez (masterin)" w:date="2020-12-01T21:42:00Z">
              <w:rPr>
                <w:rFonts w:ascii="Times New Roman" w:hAnsi="Times New Roman" w:cs="Times New Roman"/>
              </w:rPr>
            </w:rPrChange>
          </w:rPr>
          <w:t>.</w:t>
        </w:r>
        <w:del w:id="1029" w:author="Andrés González Santa Cruz" w:date="2020-12-06T21:21:00Z">
          <w:r w:rsidR="001C727B" w:rsidRPr="00F32E72" w:rsidDel="005F4533">
            <w:rPr>
              <w:rFonts w:ascii="Times New Roman" w:hAnsi="Times New Roman" w:cs="Times New Roman"/>
              <w:sz w:val="20"/>
              <w:szCs w:val="20"/>
              <w:rPrChange w:id="1030" w:author="Abraham Isaac Jacob Gajardo Cortez (masterin)" w:date="2020-12-01T21:42:00Z">
                <w:rPr>
                  <w:rFonts w:ascii="Times New Roman" w:hAnsi="Times New Roman" w:cs="Times New Roman"/>
                </w:rPr>
              </w:rPrChange>
            </w:rPr>
            <w:delText xml:space="preserve"> </w:delText>
          </w:r>
          <w:r w:rsidR="001C727B" w:rsidRPr="00F32E72" w:rsidDel="005F4533">
            <w:rPr>
              <w:rFonts w:ascii="Times New Roman" w:hAnsi="Times New Roman" w:cs="Times New Roman"/>
              <w:sz w:val="20"/>
              <w:szCs w:val="20"/>
              <w:rPrChange w:id="1031" w:author="Abraham Isaac Jacob Gajardo Cortez (masterin)" w:date="2020-12-01T21:42:00Z">
                <w:rPr>
                  <w:rFonts w:ascii="Times New Roman" w:hAnsi="Times New Roman" w:cs="Times New Roman"/>
                </w:rPr>
              </w:rPrChange>
            </w:rPr>
            <w:lastRenderedPageBreak/>
            <w:delText xml:space="preserve">On the other hand,  </w:delText>
          </w:r>
        </w:del>
      </w:ins>
      <w:ins w:id="1032" w:author="Abraham Isaac Jacob Gajardo Cortez (masterin)" w:date="2020-12-01T19:20:00Z">
        <w:del w:id="1033" w:author="Andrés González Santa Cruz" w:date="2020-12-06T21:21:00Z">
          <w:r w:rsidR="001C727B" w:rsidRPr="00F32E72" w:rsidDel="005F4533">
            <w:rPr>
              <w:rFonts w:ascii="Times New Roman" w:hAnsi="Times New Roman" w:cs="Times New Roman"/>
              <w:sz w:val="20"/>
              <w:szCs w:val="20"/>
              <w:rPrChange w:id="1034" w:author="Abraham Isaac Jacob Gajardo Cortez (masterin)" w:date="2020-12-01T21:42:00Z">
                <w:rPr>
                  <w:rFonts w:ascii="Times New Roman" w:hAnsi="Times New Roman" w:cs="Times New Roman"/>
                </w:rPr>
              </w:rPrChange>
            </w:rPr>
            <w:delText xml:space="preserve">weekly consultations by respiratory causes </w:delText>
          </w:r>
        </w:del>
      </w:ins>
      <w:ins w:id="1035" w:author="Abraham Isaac Jacob Gajardo Cortez (masterin)" w:date="2020-12-01T19:21:00Z">
        <w:del w:id="1036" w:author="Andrés González Santa Cruz" w:date="2020-12-06T21:21:00Z">
          <w:r w:rsidR="001C727B" w:rsidRPr="00F32E72" w:rsidDel="005F4533">
            <w:rPr>
              <w:rFonts w:ascii="Times New Roman" w:hAnsi="Times New Roman" w:cs="Times New Roman"/>
              <w:sz w:val="20"/>
              <w:szCs w:val="20"/>
              <w:rPrChange w:id="1037" w:author="Abraham Isaac Jacob Gajardo Cortez (masterin)" w:date="2020-12-01T21:42:00Z">
                <w:rPr>
                  <w:rFonts w:ascii="Times New Roman" w:hAnsi="Times New Roman" w:cs="Times New Roman"/>
                </w:rPr>
              </w:rPrChange>
            </w:rPr>
            <w:delText xml:space="preserve">trended to be </w:delText>
          </w:r>
        </w:del>
      </w:ins>
      <w:ins w:id="1038" w:author="Abraham Isaac Jacob Gajardo Cortez (masterin)" w:date="2020-12-01T19:24:00Z">
        <w:del w:id="1039" w:author="Andrés González Santa Cruz" w:date="2020-12-06T21:21:00Z">
          <w:r w:rsidR="001C727B" w:rsidRPr="00F32E72" w:rsidDel="005F4533">
            <w:rPr>
              <w:rFonts w:ascii="Times New Roman" w:hAnsi="Times New Roman" w:cs="Times New Roman"/>
              <w:sz w:val="20"/>
              <w:szCs w:val="20"/>
              <w:rPrChange w:id="1040" w:author="Abraham Isaac Jacob Gajardo Cortez (masterin)" w:date="2020-12-01T21:42:00Z">
                <w:rPr>
                  <w:rFonts w:ascii="Times New Roman" w:hAnsi="Times New Roman" w:cs="Times New Roman"/>
                </w:rPr>
              </w:rPrChange>
            </w:rPr>
            <w:delText>lower</w:delText>
          </w:r>
        </w:del>
        <w:del w:id="1041" w:author="Andrés González Santa Cruz" w:date="2020-12-03T16:06:00Z">
          <w:r w:rsidR="001C727B" w:rsidRPr="00F32E72" w:rsidDel="00D41248">
            <w:rPr>
              <w:rFonts w:ascii="Times New Roman" w:hAnsi="Times New Roman" w:cs="Times New Roman"/>
              <w:sz w:val="20"/>
              <w:szCs w:val="20"/>
              <w:rPrChange w:id="1042" w:author="Abraham Isaac Jacob Gajardo Cortez (masterin)" w:date="2020-12-01T21:42:00Z">
                <w:rPr>
                  <w:rFonts w:ascii="Times New Roman" w:hAnsi="Times New Roman" w:cs="Times New Roman"/>
                </w:rPr>
              </w:rPrChange>
            </w:rPr>
            <w:delText xml:space="preserve"> </w:delText>
          </w:r>
        </w:del>
      </w:ins>
      <w:ins w:id="1043" w:author="Abraham Isaac Jacob Gajardo Cortez (masterin)" w:date="2020-12-01T19:22:00Z">
        <w:del w:id="1044" w:author="Andrés González Santa Cruz" w:date="2020-12-06T21:21:00Z">
          <w:r w:rsidR="001C727B" w:rsidRPr="00F32E72" w:rsidDel="005F4533">
            <w:rPr>
              <w:rFonts w:ascii="Times New Roman" w:hAnsi="Times New Roman" w:cs="Times New Roman"/>
              <w:sz w:val="20"/>
              <w:szCs w:val="20"/>
              <w:rPrChange w:id="1045" w:author="Abraham Isaac Jacob Gajardo Cortez (masterin)" w:date="2020-12-01T21:42:00Z">
                <w:rPr>
                  <w:rFonts w:ascii="Times New Roman" w:hAnsi="Times New Roman" w:cs="Times New Roman"/>
                </w:rPr>
              </w:rPrChange>
            </w:rPr>
            <w:delText xml:space="preserve"> </w:delText>
          </w:r>
        </w:del>
      </w:ins>
      <w:ins w:id="1046" w:author="Abraham Isaac Jacob Gajardo Cortez (masterin)" w:date="2020-12-01T19:24:00Z">
        <w:del w:id="1047" w:author="Andrés González Santa Cruz" w:date="2020-12-06T21:21:00Z">
          <w:r w:rsidR="001C727B" w:rsidRPr="00F32E72" w:rsidDel="005F4533">
            <w:rPr>
              <w:rFonts w:ascii="Times New Roman" w:hAnsi="Times New Roman" w:cs="Times New Roman"/>
              <w:sz w:val="20"/>
              <w:szCs w:val="20"/>
              <w:rPrChange w:id="1048" w:author="Abraham Isaac Jacob Gajardo Cortez (masterin)" w:date="2020-12-01T21:42:00Z">
                <w:rPr>
                  <w:rFonts w:ascii="Times New Roman" w:hAnsi="Times New Roman" w:cs="Times New Roman"/>
                </w:rPr>
              </w:rPrChange>
            </w:rPr>
            <w:delText>f</w:delText>
          </w:r>
        </w:del>
      </w:ins>
      <w:ins w:id="1049" w:author="Abraham Isaac Jacob Gajardo Cortez (masterin)" w:date="2020-12-01T19:22:00Z">
        <w:del w:id="1050" w:author="Andrés González Santa Cruz" w:date="2020-12-06T21:21:00Z">
          <w:r w:rsidR="001C727B" w:rsidRPr="00F32E72" w:rsidDel="005F4533">
            <w:rPr>
              <w:rFonts w:ascii="Times New Roman" w:hAnsi="Times New Roman" w:cs="Times New Roman"/>
              <w:sz w:val="20"/>
              <w:szCs w:val="20"/>
              <w:rPrChange w:id="1051" w:author="Abraham Isaac Jacob Gajardo Cortez (masterin)" w:date="2020-12-01T21:42:00Z">
                <w:rPr>
                  <w:rFonts w:ascii="Times New Roman" w:hAnsi="Times New Roman" w:cs="Times New Roman"/>
                </w:rPr>
              </w:rPrChange>
            </w:rPr>
            <w:delText xml:space="preserve">rom the week </w:delText>
          </w:r>
        </w:del>
      </w:ins>
      <w:ins w:id="1052" w:author="Abraham Isaac Jacob Gajardo Cortez (masterin)" w:date="2020-12-01T19:24:00Z">
        <w:del w:id="1053" w:author="Andrés González Santa Cruz" w:date="2020-12-06T21:21:00Z">
          <w:r w:rsidR="001C727B" w:rsidRPr="00F32E72" w:rsidDel="005F4533">
            <w:rPr>
              <w:rFonts w:ascii="Times New Roman" w:hAnsi="Times New Roman" w:cs="Times New Roman"/>
              <w:sz w:val="20"/>
              <w:szCs w:val="20"/>
              <w:rPrChange w:id="1054" w:author="Abraham Isaac Jacob Gajardo Cortez (masterin)" w:date="2020-12-01T21:42:00Z">
                <w:rPr>
                  <w:rFonts w:ascii="Times New Roman" w:hAnsi="Times New Roman" w:cs="Times New Roman"/>
                </w:rPr>
              </w:rPrChange>
            </w:rPr>
            <w:delText>following</w:delText>
          </w:r>
        </w:del>
      </w:ins>
      <w:ins w:id="1055" w:author="Abraham Isaac Jacob Gajardo Cortez (masterin)" w:date="2020-12-01T19:22:00Z">
        <w:del w:id="1056" w:author="Andrés González Santa Cruz" w:date="2020-12-06T21:21:00Z">
          <w:r w:rsidR="001C727B" w:rsidRPr="00F32E72" w:rsidDel="005F4533">
            <w:rPr>
              <w:rFonts w:ascii="Times New Roman" w:hAnsi="Times New Roman" w:cs="Times New Roman"/>
              <w:sz w:val="20"/>
              <w:szCs w:val="20"/>
              <w:rPrChange w:id="1057" w:author="Abraham Isaac Jacob Gajardo Cortez (masterin)" w:date="2020-12-01T21:42:00Z">
                <w:rPr>
                  <w:rFonts w:ascii="Times New Roman" w:hAnsi="Times New Roman" w:cs="Times New Roman"/>
                </w:rPr>
              </w:rPrChange>
            </w:rPr>
            <w:delText xml:space="preserve"> October 18, 2019 to December 31, 2019</w:delText>
          </w:r>
        </w:del>
      </w:ins>
      <w:ins w:id="1058" w:author="Abraham Isaac Jacob Gajardo Cortez (masterin)" w:date="2020-12-01T19:23:00Z">
        <w:del w:id="1059" w:author="Andrés González Santa Cruz" w:date="2020-12-06T21:21:00Z">
          <w:r w:rsidR="001C727B" w:rsidRPr="00F32E72" w:rsidDel="005F4533">
            <w:rPr>
              <w:rFonts w:ascii="Times New Roman" w:hAnsi="Times New Roman" w:cs="Times New Roman"/>
              <w:sz w:val="20"/>
              <w:szCs w:val="20"/>
              <w:rPrChange w:id="1060" w:author="Abraham Isaac Jacob Gajardo Cortez (masterin)" w:date="2020-12-01T21:42:00Z">
                <w:rPr>
                  <w:rFonts w:ascii="Times New Roman" w:hAnsi="Times New Roman" w:cs="Times New Roman"/>
                </w:rPr>
              </w:rPrChange>
            </w:rPr>
            <w:delText xml:space="preserve"> (relative effect </w:delText>
          </w:r>
        </w:del>
      </w:ins>
      <w:ins w:id="1061" w:author="Abraham Isaac Jacob Gajardo Cortez (masterin)" w:date="2020-12-01T19:24:00Z">
        <w:del w:id="1062" w:author="Andrés González Santa Cruz" w:date="2020-12-06T21:21:00Z">
          <w:r w:rsidR="001C727B" w:rsidRPr="00F32E72" w:rsidDel="005F4533">
            <w:rPr>
              <w:rFonts w:ascii="Times New Roman" w:hAnsi="Times New Roman" w:cs="Times New Roman"/>
              <w:sz w:val="20"/>
              <w:szCs w:val="20"/>
              <w:rPrChange w:id="1063" w:author="Abraham Isaac Jacob Gajardo Cortez (masterin)" w:date="2020-12-01T21:42:00Z">
                <w:rPr>
                  <w:rFonts w:ascii="Times New Roman" w:hAnsi="Times New Roman" w:cs="Times New Roman"/>
                </w:rPr>
              </w:rPrChange>
            </w:rPr>
            <w:delText>-</w:delText>
          </w:r>
        </w:del>
      </w:ins>
      <w:ins w:id="1064" w:author="Abraham Isaac Jacob Gajardo Cortez (masterin)" w:date="2020-12-01T19:23:00Z">
        <w:del w:id="1065" w:author="Andrés González Santa Cruz" w:date="2020-12-06T21:21:00Z">
          <w:r w:rsidR="001C727B" w:rsidRPr="00F32E72" w:rsidDel="005F4533">
            <w:rPr>
              <w:rFonts w:ascii="Times New Roman" w:hAnsi="Times New Roman" w:cs="Times New Roman"/>
              <w:sz w:val="20"/>
              <w:szCs w:val="20"/>
              <w:rPrChange w:id="1066" w:author="Abraham Isaac Jacob Gajardo Cortez (masterin)" w:date="2020-12-01T21:42:00Z">
                <w:rPr>
                  <w:rFonts w:ascii="Times New Roman" w:hAnsi="Times New Roman" w:cs="Times New Roman"/>
                </w:rPr>
              </w:rPrChange>
            </w:rPr>
            <w:delText>41%,</w:delText>
          </w:r>
        </w:del>
      </w:ins>
      <w:ins w:id="1067" w:author="Abraham Isaac Jacob Gajardo Cortez (masterin)" w:date="2020-12-01T19:24:00Z">
        <w:del w:id="1068" w:author="Andrés González Santa Cruz" w:date="2020-12-06T21:21:00Z">
          <w:r w:rsidR="001C727B" w:rsidRPr="00F32E72" w:rsidDel="005F4533">
            <w:rPr>
              <w:rFonts w:ascii="Times New Roman" w:hAnsi="Times New Roman" w:cs="Times New Roman"/>
              <w:sz w:val="20"/>
              <w:szCs w:val="20"/>
              <w:rPrChange w:id="1069" w:author="Abraham Isaac Jacob Gajardo Cortez (masterin)" w:date="2020-12-01T21:42:00Z">
                <w:rPr>
                  <w:rFonts w:ascii="Times New Roman" w:hAnsi="Times New Roman" w:cs="Times New Roman"/>
                </w:rPr>
              </w:rPrChange>
            </w:rPr>
            <w:delText xml:space="preserve"> p-value = 0.</w:delText>
          </w:r>
        </w:del>
      </w:ins>
      <w:ins w:id="1070" w:author="Abraham Isaac Jacob Gajardo Cortez (masterin)" w:date="2020-12-01T19:25:00Z">
        <w:del w:id="1071" w:author="Andrés González Santa Cruz" w:date="2020-12-06T21:21:00Z">
          <w:r w:rsidR="001C727B" w:rsidRPr="00F32E72" w:rsidDel="005F4533">
            <w:rPr>
              <w:rFonts w:ascii="Times New Roman" w:hAnsi="Times New Roman" w:cs="Times New Roman"/>
              <w:sz w:val="20"/>
              <w:szCs w:val="20"/>
              <w:rPrChange w:id="1072" w:author="Abraham Isaac Jacob Gajardo Cortez (masterin)" w:date="2020-12-01T21:42:00Z">
                <w:rPr>
                  <w:rFonts w:ascii="Times New Roman" w:hAnsi="Times New Roman" w:cs="Times New Roman"/>
                </w:rPr>
              </w:rPrChange>
            </w:rPr>
            <w:delText>066) with non</w:delText>
          </w:r>
        </w:del>
        <w:del w:id="1073" w:author="Andrés González Santa Cruz" w:date="2020-12-03T16:06:00Z">
          <w:r w:rsidR="001C727B" w:rsidRPr="00F32E72" w:rsidDel="00D41248">
            <w:rPr>
              <w:rFonts w:ascii="Times New Roman" w:hAnsi="Times New Roman" w:cs="Times New Roman"/>
              <w:sz w:val="20"/>
              <w:szCs w:val="20"/>
              <w:rPrChange w:id="1074" w:author="Abraham Isaac Jacob Gajardo Cortez (masterin)" w:date="2020-12-01T21:42:00Z">
                <w:rPr>
                  <w:rFonts w:ascii="Times New Roman" w:hAnsi="Times New Roman" w:cs="Times New Roman"/>
                </w:rPr>
              </w:rPrChange>
            </w:rPr>
            <w:delText xml:space="preserve"> </w:delText>
          </w:r>
        </w:del>
        <w:del w:id="1075" w:author="Andrés González Santa Cruz" w:date="2020-12-06T21:21:00Z">
          <w:r w:rsidR="001C727B" w:rsidRPr="00F32E72" w:rsidDel="005F4533">
            <w:rPr>
              <w:rFonts w:ascii="Times New Roman" w:hAnsi="Times New Roman" w:cs="Times New Roman"/>
              <w:sz w:val="20"/>
              <w:szCs w:val="20"/>
              <w:rPrChange w:id="1076" w:author="Abraham Isaac Jacob Gajardo Cortez (masterin)" w:date="2020-12-01T21:42:00Z">
                <w:rPr>
                  <w:rFonts w:ascii="Times New Roman" w:hAnsi="Times New Roman" w:cs="Times New Roman"/>
                </w:rPr>
              </w:rPrChange>
            </w:rPr>
            <w:delText xml:space="preserve">significant differences </w:delText>
          </w:r>
        </w:del>
        <w:del w:id="1077" w:author="Andrés González Santa Cruz" w:date="2020-12-05T12:38:00Z">
          <w:r w:rsidR="001C727B" w:rsidRPr="00F32E72" w:rsidDel="002A2497">
            <w:rPr>
              <w:rFonts w:ascii="Times New Roman" w:hAnsi="Times New Roman" w:cs="Times New Roman"/>
              <w:sz w:val="20"/>
              <w:szCs w:val="20"/>
              <w:rPrChange w:id="1078" w:author="Abraham Isaac Jacob Gajardo Cortez (masterin)" w:date="2020-12-01T21:42:00Z">
                <w:rPr>
                  <w:rFonts w:ascii="Times New Roman" w:hAnsi="Times New Roman" w:cs="Times New Roman"/>
                </w:rPr>
              </w:rPrChange>
            </w:rPr>
            <w:delText>o</w:delText>
          </w:r>
        </w:del>
        <w:del w:id="1079" w:author="Andrés González Santa Cruz" w:date="2020-12-06T21:21:00Z">
          <w:r w:rsidR="001C727B" w:rsidRPr="00F32E72" w:rsidDel="005F4533">
            <w:rPr>
              <w:rFonts w:ascii="Times New Roman" w:hAnsi="Times New Roman" w:cs="Times New Roman"/>
              <w:sz w:val="20"/>
              <w:szCs w:val="20"/>
              <w:rPrChange w:id="1080" w:author="Abraham Isaac Jacob Gajardo Cortez (masterin)" w:date="2020-12-01T21:42:00Z">
                <w:rPr>
                  <w:rFonts w:ascii="Times New Roman" w:hAnsi="Times New Roman" w:cs="Times New Roman"/>
                </w:rPr>
              </w:rPrChange>
            </w:rPr>
            <w:delText>n respiratory hospitalizatios.</w:delText>
          </w:r>
        </w:del>
        <w:del w:id="1081" w:author="Andrés González Santa Cruz" w:date="2020-12-06T21:22:00Z">
          <w:r w:rsidR="001C727B" w:rsidRPr="00F32E72" w:rsidDel="005F4533">
            <w:rPr>
              <w:rFonts w:ascii="Times New Roman" w:hAnsi="Times New Roman" w:cs="Times New Roman"/>
              <w:sz w:val="20"/>
              <w:szCs w:val="20"/>
              <w:rPrChange w:id="1082" w:author="Abraham Isaac Jacob Gajardo Cortez (masterin)" w:date="2020-12-01T21:42:00Z">
                <w:rPr>
                  <w:rFonts w:ascii="Times New Roman" w:hAnsi="Times New Roman" w:cs="Times New Roman"/>
                </w:rPr>
              </w:rPrChange>
            </w:rPr>
            <w:delText xml:space="preserve"> </w:delText>
          </w:r>
        </w:del>
      </w:ins>
      <w:ins w:id="1083" w:author="Abraham Isaac Jacob Gajardo Cortez (masterin)" w:date="2020-12-01T19:23:00Z">
        <w:r w:rsidR="001C727B" w:rsidRPr="00F32E72">
          <w:rPr>
            <w:rFonts w:ascii="Times New Roman" w:hAnsi="Times New Roman" w:cs="Times New Roman"/>
            <w:sz w:val="20"/>
            <w:szCs w:val="20"/>
            <w:rPrChange w:id="1084" w:author="Abraham Isaac Jacob Gajardo Cortez (masterin)" w:date="2020-12-01T21:42:00Z">
              <w:rPr>
                <w:rFonts w:ascii="Times New Roman" w:hAnsi="Times New Roman" w:cs="Times New Roman"/>
              </w:rPr>
            </w:rPrChange>
          </w:rPr>
          <w:t xml:space="preserve"> </w:t>
        </w:r>
      </w:ins>
      <w:ins w:id="1085" w:author="Abraham Isaac Jacob Gajardo Cortez (masterin)" w:date="2020-12-01T19:26:00Z">
        <w:del w:id="1086" w:author="Andrés González Santa Cruz" w:date="2020-12-06T21:22:00Z">
          <w:r w:rsidR="001C727B" w:rsidRPr="00F32E72" w:rsidDel="005F4533">
            <w:rPr>
              <w:rFonts w:ascii="Times New Roman" w:hAnsi="Times New Roman" w:cs="Times New Roman"/>
              <w:sz w:val="20"/>
              <w:szCs w:val="20"/>
              <w:rPrChange w:id="1087" w:author="Abraham Isaac Jacob Gajardo Cortez (masterin)" w:date="2020-12-01T21:42:00Z">
                <w:rPr>
                  <w:rFonts w:ascii="Times New Roman" w:hAnsi="Times New Roman" w:cs="Times New Roman"/>
                </w:rPr>
              </w:rPrChange>
            </w:rPr>
            <w:delText xml:space="preserve">Therefore, </w:delText>
          </w:r>
        </w:del>
      </w:ins>
      <w:ins w:id="1088" w:author="Abraham Isaac Jacob Gajardo Cortez (masterin)" w:date="2020-12-01T19:22:00Z">
        <w:del w:id="1089" w:author="Andrés González Santa Cruz" w:date="2020-12-06T21:22:00Z">
          <w:r w:rsidR="001C727B" w:rsidRPr="00F32E72" w:rsidDel="005F4533">
            <w:rPr>
              <w:rFonts w:ascii="Times New Roman" w:hAnsi="Times New Roman" w:cs="Times New Roman"/>
              <w:sz w:val="20"/>
              <w:szCs w:val="20"/>
              <w:rPrChange w:id="1090" w:author="Abraham Isaac Jacob Gajardo Cortez (masterin)" w:date="2020-12-01T21:42:00Z">
                <w:rPr>
                  <w:rFonts w:ascii="Times New Roman" w:hAnsi="Times New Roman" w:cs="Times New Roman"/>
                </w:rPr>
              </w:rPrChange>
            </w:rPr>
            <w:delText xml:space="preserve"> </w:delText>
          </w:r>
        </w:del>
      </w:ins>
      <w:ins w:id="1091" w:author="Abraham Isaac Jacob Gajardo Cortez (masterin)" w:date="2020-12-01T19:26:00Z">
        <w:del w:id="1092" w:author="Andrés González Santa Cruz" w:date="2020-12-06T21:22:00Z">
          <w:r w:rsidR="001C727B" w:rsidRPr="00F32E72" w:rsidDel="005F4533">
            <w:rPr>
              <w:rFonts w:ascii="Times New Roman" w:hAnsi="Times New Roman" w:cs="Times New Roman"/>
              <w:sz w:val="20"/>
              <w:szCs w:val="20"/>
              <w:rPrChange w:id="1093" w:author="Abraham Isaac Jacob Gajardo Cortez (masterin)" w:date="2020-12-01T21:42:00Z">
                <w:rPr>
                  <w:rFonts w:ascii="Times New Roman" w:hAnsi="Times New Roman" w:cs="Times New Roman"/>
                </w:rPr>
              </w:rPrChange>
            </w:rPr>
            <w:delText xml:space="preserve">the proportion of hospitalizations per </w:delText>
          </w:r>
        </w:del>
      </w:ins>
      <w:ins w:id="1094" w:author="Abraham Isaac Jacob Gajardo Cortez (masterin)" w:date="2020-12-01T19:27:00Z">
        <w:del w:id="1095" w:author="Andrés González Santa Cruz" w:date="2020-12-06T21:22:00Z">
          <w:r w:rsidR="00A2261E" w:rsidRPr="00F32E72" w:rsidDel="005F4533">
            <w:rPr>
              <w:rFonts w:ascii="Times New Roman" w:hAnsi="Times New Roman" w:cs="Times New Roman"/>
              <w:sz w:val="20"/>
              <w:szCs w:val="20"/>
              <w:rPrChange w:id="1096" w:author="Abraham Isaac Jacob Gajardo Cortez (masterin)" w:date="2020-12-01T21:42:00Z">
                <w:rPr>
                  <w:rFonts w:ascii="Times New Roman" w:hAnsi="Times New Roman" w:cs="Times New Roman"/>
                </w:rPr>
              </w:rPrChange>
            </w:rPr>
            <w:delText xml:space="preserve">respiratory </w:delText>
          </w:r>
        </w:del>
      </w:ins>
      <w:ins w:id="1097" w:author="Abraham Isaac Jacob Gajardo Cortez (masterin)" w:date="2020-12-01T19:26:00Z">
        <w:del w:id="1098" w:author="Andrés González Santa Cruz" w:date="2020-12-06T21:22:00Z">
          <w:r w:rsidR="001C727B" w:rsidRPr="00F32E72" w:rsidDel="005F4533">
            <w:rPr>
              <w:rFonts w:ascii="Times New Roman" w:hAnsi="Times New Roman" w:cs="Times New Roman"/>
              <w:sz w:val="20"/>
              <w:szCs w:val="20"/>
              <w:rPrChange w:id="1099" w:author="Abraham Isaac Jacob Gajardo Cortez (masterin)" w:date="2020-12-01T21:42:00Z">
                <w:rPr>
                  <w:rFonts w:ascii="Times New Roman" w:hAnsi="Times New Roman" w:cs="Times New Roman"/>
                </w:rPr>
              </w:rPrChange>
            </w:rPr>
            <w:delText xml:space="preserve">consultations </w:delText>
          </w:r>
        </w:del>
      </w:ins>
      <w:ins w:id="1100" w:author="Abraham Isaac Jacob Gajardo Cortez (masterin)" w:date="2020-12-01T19:27:00Z">
        <w:del w:id="1101" w:author="Andrés González Santa Cruz" w:date="2020-12-06T21:22:00Z">
          <w:r w:rsidR="00A2261E" w:rsidRPr="00F32E72" w:rsidDel="005F4533">
            <w:rPr>
              <w:rFonts w:ascii="Times New Roman" w:hAnsi="Times New Roman" w:cs="Times New Roman"/>
              <w:sz w:val="20"/>
              <w:szCs w:val="20"/>
              <w:rPrChange w:id="1102" w:author="Abraham Isaac Jacob Gajardo Cortez (masterin)" w:date="2020-12-01T21:42:00Z">
                <w:rPr>
                  <w:rFonts w:ascii="Times New Roman" w:hAnsi="Times New Roman" w:cs="Times New Roman"/>
                </w:rPr>
              </w:rPrChange>
            </w:rPr>
            <w:delText>increased</w:delText>
          </w:r>
        </w:del>
      </w:ins>
      <w:ins w:id="1103" w:author="Abraham Isaac Jacob Gajardo Cortez (masterin)" w:date="2020-12-01T19:26:00Z">
        <w:del w:id="1104" w:author="Andrés González Santa Cruz" w:date="2020-12-06T21:22:00Z">
          <w:r w:rsidR="001C727B" w:rsidRPr="00F32E72" w:rsidDel="005F4533">
            <w:rPr>
              <w:rFonts w:ascii="Times New Roman" w:hAnsi="Times New Roman" w:cs="Times New Roman"/>
              <w:sz w:val="20"/>
              <w:szCs w:val="20"/>
              <w:rPrChange w:id="1105" w:author="Abraham Isaac Jacob Gajardo Cortez (masterin)" w:date="2020-12-01T21:42:00Z">
                <w:rPr>
                  <w:rFonts w:ascii="Times New Roman" w:hAnsi="Times New Roman" w:cs="Times New Roman"/>
                </w:rPr>
              </w:rPrChange>
            </w:rPr>
            <w:delText xml:space="preserve"> significantly</w:delText>
          </w:r>
        </w:del>
      </w:ins>
      <w:ins w:id="1106" w:author="Abraham Isaac Jacob Gajardo Cortez (masterin)" w:date="2020-12-01T19:27:00Z">
        <w:del w:id="1107" w:author="Andrés González Santa Cruz" w:date="2020-12-06T21:22:00Z">
          <w:r w:rsidR="00A2261E" w:rsidRPr="00F32E72" w:rsidDel="005F4533">
            <w:rPr>
              <w:rFonts w:ascii="Times New Roman" w:hAnsi="Times New Roman" w:cs="Times New Roman"/>
              <w:sz w:val="20"/>
              <w:szCs w:val="20"/>
              <w:rPrChange w:id="1108" w:author="Abraham Isaac Jacob Gajardo Cortez (masterin)" w:date="2020-12-01T21:42:00Z">
                <w:rPr>
                  <w:rFonts w:ascii="Times New Roman" w:hAnsi="Times New Roman" w:cs="Times New Roman"/>
                </w:rPr>
              </w:rPrChange>
            </w:rPr>
            <w:delText xml:space="preserve">, </w:delText>
          </w:r>
        </w:del>
      </w:ins>
      <w:ins w:id="1109" w:author="Abraham Isaac Jacob Gajardo Cortez (masterin)" w:date="2020-12-01T19:26:00Z">
        <w:del w:id="1110" w:author="Andrés González Santa Cruz" w:date="2020-12-06T21:22:00Z">
          <w:r w:rsidR="001C727B" w:rsidRPr="00F32E72" w:rsidDel="005F4533">
            <w:rPr>
              <w:rFonts w:ascii="Times New Roman" w:hAnsi="Times New Roman" w:cs="Times New Roman"/>
              <w:sz w:val="20"/>
              <w:szCs w:val="20"/>
              <w:rPrChange w:id="1111" w:author="Abraham Isaac Jacob Gajardo Cortez (masterin)" w:date="2020-12-01T21:42:00Z">
                <w:rPr>
                  <w:rFonts w:ascii="Times New Roman" w:hAnsi="Times New Roman" w:cs="Times New Roman"/>
                </w:rPr>
              </w:rPrChange>
            </w:rPr>
            <w:delText>being 63% higher than expected</w:delText>
          </w:r>
        </w:del>
      </w:ins>
      <w:ins w:id="1112" w:author="Abraham Isaac Jacob Gajardo Cortez (masterin)" w:date="2020-12-01T19:27:00Z">
        <w:del w:id="1113" w:author="Andrés González Santa Cruz" w:date="2020-12-06T21:22:00Z">
          <w:r w:rsidR="00A2261E" w:rsidRPr="00F32E72" w:rsidDel="005F4533">
            <w:rPr>
              <w:rFonts w:ascii="Times New Roman" w:hAnsi="Times New Roman" w:cs="Times New Roman"/>
              <w:sz w:val="20"/>
              <w:szCs w:val="20"/>
              <w:rPrChange w:id="1114" w:author="Abraham Isaac Jacob Gajardo Cortez (masterin)" w:date="2020-12-01T21:42:00Z">
                <w:rPr>
                  <w:rFonts w:ascii="Times New Roman" w:hAnsi="Times New Roman" w:cs="Times New Roman"/>
                </w:rPr>
              </w:rPrChange>
            </w:rPr>
            <w:delText xml:space="preserve"> (p-</w:delText>
          </w:r>
        </w:del>
      </w:ins>
      <w:ins w:id="1115" w:author="Abraham Isaac Jacob Gajardo Cortez (masterin)" w:date="2020-12-01T19:28:00Z">
        <w:del w:id="1116" w:author="Andrés González Santa Cruz" w:date="2020-12-06T21:22:00Z">
          <w:r w:rsidR="00A2261E" w:rsidRPr="00F32E72" w:rsidDel="005F4533">
            <w:rPr>
              <w:rFonts w:ascii="Times New Roman" w:hAnsi="Times New Roman" w:cs="Times New Roman"/>
              <w:sz w:val="20"/>
              <w:szCs w:val="20"/>
              <w:rPrChange w:id="1117" w:author="Abraham Isaac Jacob Gajardo Cortez (masterin)" w:date="2020-12-01T21:42:00Z">
                <w:rPr>
                  <w:rFonts w:ascii="Times New Roman" w:hAnsi="Times New Roman" w:cs="Times New Roman"/>
                </w:rPr>
              </w:rPrChange>
            </w:rPr>
            <w:delText>value &lt; 0.001)</w:delText>
          </w:r>
        </w:del>
      </w:ins>
      <w:ins w:id="1118" w:author="Abraham Isaac Jacob Gajardo Cortez (masterin)" w:date="2020-12-01T19:26:00Z">
        <w:del w:id="1119" w:author="Andrés González Santa Cruz" w:date="2020-12-06T21:22:00Z">
          <w:r w:rsidR="001C727B" w:rsidRPr="00F32E72" w:rsidDel="005F4533">
            <w:rPr>
              <w:rFonts w:ascii="Times New Roman" w:hAnsi="Times New Roman" w:cs="Times New Roman"/>
              <w:sz w:val="20"/>
              <w:szCs w:val="20"/>
              <w:rPrChange w:id="1120" w:author="Abraham Isaac Jacob Gajardo Cortez (masterin)" w:date="2020-12-01T21:42:00Z">
                <w:rPr>
                  <w:rFonts w:ascii="Times New Roman" w:hAnsi="Times New Roman" w:cs="Times New Roman"/>
                </w:rPr>
              </w:rPrChange>
            </w:rPr>
            <w:delText>.</w:delText>
          </w:r>
        </w:del>
      </w:ins>
      <w:ins w:id="1121" w:author="Abraham Isaac Jacob Gajardo Cortez (masterin)" w:date="2020-12-01T21:57:00Z">
        <w:del w:id="1122" w:author="Andrés González Santa Cruz" w:date="2020-12-06T21:22:00Z">
          <w:r w:rsidDel="005F4533">
            <w:rPr>
              <w:rFonts w:ascii="Times New Roman" w:hAnsi="Times New Roman" w:cs="Times New Roman"/>
              <w:sz w:val="20"/>
              <w:szCs w:val="20"/>
            </w:rPr>
            <w:delText xml:space="preserve"> </w:delText>
          </w:r>
        </w:del>
        <w:r>
          <w:rPr>
            <w:rFonts w:ascii="Times New Roman" w:hAnsi="Times New Roman" w:cs="Times New Roman"/>
            <w:sz w:val="20"/>
            <w:szCs w:val="20"/>
          </w:rPr>
          <w:t>Cu</w:t>
        </w:r>
        <w:del w:id="1123" w:author="Andrés González Santa Cruz" w:date="2020-12-03T16:06:00Z">
          <w:r w:rsidDel="00D41248">
            <w:rPr>
              <w:rFonts w:ascii="Times New Roman" w:hAnsi="Times New Roman" w:cs="Times New Roman"/>
              <w:sz w:val="20"/>
              <w:szCs w:val="20"/>
            </w:rPr>
            <w:delText>m</w:delText>
          </w:r>
        </w:del>
        <w:r>
          <w:rPr>
            <w:rFonts w:ascii="Times New Roman" w:hAnsi="Times New Roman" w:cs="Times New Roman"/>
            <w:sz w:val="20"/>
            <w:szCs w:val="20"/>
          </w:rPr>
          <w:t>mulative differences for all the outcomes are shown in Figure 3.</w:t>
        </w:r>
      </w:ins>
    </w:p>
    <w:p w14:paraId="2C662BFF" w14:textId="489FC539" w:rsidR="003D4869" w:rsidRPr="007278E2" w:rsidDel="00A2261E" w:rsidRDefault="005C5C45">
      <w:pPr>
        <w:spacing w:line="360" w:lineRule="auto"/>
        <w:rPr>
          <w:ins w:id="1124" w:author="Andrés González Santa Cruz" w:date="2020-11-02T14:04:00Z"/>
          <w:del w:id="1125" w:author="Abraham Isaac Jacob Gajardo Cortez (masterin)" w:date="2020-12-01T19:28:00Z"/>
          <w:rFonts w:ascii="Times New Roman" w:hAnsi="Times New Roman" w:cs="Times New Roman"/>
          <w:sz w:val="20"/>
          <w:szCs w:val="20"/>
          <w:highlight w:val="yellow"/>
          <w:rPrChange w:id="1126" w:author="Andrés González Santa Cruz" w:date="2020-12-07T17:58:00Z">
            <w:rPr>
              <w:ins w:id="1127" w:author="Andrés González Santa Cruz" w:date="2020-11-02T14:04:00Z"/>
              <w:del w:id="1128" w:author="Abraham Isaac Jacob Gajardo Cortez (masterin)" w:date="2020-12-01T19:28:00Z"/>
              <w:rFonts w:ascii="Times New Roman" w:hAnsi="Times New Roman" w:cs="Times New Roman"/>
              <w:b/>
            </w:rPr>
          </w:rPrChange>
        </w:rPr>
        <w:pPrChange w:id="1129" w:author="Abraham Isaac Jacob Gajardo Cortez (masterin)" w:date="2020-12-01T21:42:00Z">
          <w:pPr>
            <w:spacing w:line="240" w:lineRule="auto"/>
          </w:pPr>
        </w:pPrChange>
      </w:pPr>
      <w:ins w:id="1130" w:author="Andrés González Santa Cruz" w:date="2020-11-02T15:33:00Z">
        <w:del w:id="1131" w:author="Abraham Isaac Jacob Gajardo Cortez (masterin)" w:date="2020-12-01T19:12:00Z">
          <w:r w:rsidRPr="007278E2" w:rsidDel="00B33CDB">
            <w:rPr>
              <w:rFonts w:ascii="Times New Roman" w:hAnsi="Times New Roman" w:cs="Times New Roman"/>
              <w:sz w:val="20"/>
              <w:szCs w:val="20"/>
              <w:highlight w:val="yellow"/>
              <w:rPrChange w:id="1132" w:author="Andrés González Santa Cruz" w:date="2020-12-07T17:58:00Z">
                <w:rPr>
                  <w:rFonts w:ascii="Times New Roman" w:hAnsi="Times New Roman" w:cs="Times New Roman"/>
                </w:rPr>
              </w:rPrChange>
            </w:rPr>
            <w:delText>S</w:delText>
          </w:r>
        </w:del>
        <w:del w:id="1133" w:author="Abraham Isaac Jacob Gajardo Cortez (masterin)" w:date="2020-12-01T19:28:00Z">
          <w:r w:rsidRPr="007278E2" w:rsidDel="00A2261E">
            <w:rPr>
              <w:rFonts w:ascii="Times New Roman" w:hAnsi="Times New Roman" w:cs="Times New Roman"/>
              <w:sz w:val="20"/>
              <w:szCs w:val="20"/>
              <w:highlight w:val="yellow"/>
              <w:rPrChange w:id="1134" w:author="Andrés González Santa Cruz" w:date="2020-12-07T17:58:00Z">
                <w:rPr>
                  <w:rFonts w:ascii="Times New Roman" w:hAnsi="Times New Roman" w:cs="Times New Roman"/>
                </w:rPr>
              </w:rPrChange>
            </w:rPr>
            <w:delText>ignificant differences were observed in post-exposure trauma hospitalizations and trauma hospitalizations per trauma consultations.</w:delText>
          </w:r>
        </w:del>
      </w:ins>
      <w:ins w:id="1135" w:author="Andrés González Santa Cruz" w:date="2020-11-02T15:34:00Z">
        <w:del w:id="1136" w:author="Abraham Isaac Jacob Gajardo Cortez (masterin)" w:date="2020-12-01T19:28:00Z">
          <w:r w:rsidRPr="007278E2" w:rsidDel="00A2261E">
            <w:rPr>
              <w:rFonts w:ascii="Times New Roman" w:hAnsi="Times New Roman" w:cs="Times New Roman"/>
              <w:sz w:val="20"/>
              <w:szCs w:val="20"/>
              <w:highlight w:val="yellow"/>
              <w:rPrChange w:id="1137" w:author="Andrés González Santa Cruz" w:date="2020-12-07T17:58:00Z">
                <w:rPr>
                  <w:rFonts w:ascii="Times New Roman" w:hAnsi="Times New Roman" w:cs="Times New Roman"/>
                </w:rPr>
              </w:rPrChange>
            </w:rPr>
            <w:delText xml:space="preserve"> From the following week of October 18, 2019 to December 31, 2019, the average weekly trauma hospitalizations were 16% higher t</w:delText>
          </w:r>
        </w:del>
      </w:ins>
      <w:ins w:id="1138" w:author="Andrés González Santa Cruz" w:date="2020-11-02T15:35:00Z">
        <w:del w:id="1139" w:author="Abraham Isaac Jacob Gajardo Cortez (masterin)" w:date="2020-12-01T19:28:00Z">
          <w:r w:rsidRPr="007278E2" w:rsidDel="00A2261E">
            <w:rPr>
              <w:rFonts w:ascii="Times New Roman" w:hAnsi="Times New Roman" w:cs="Times New Roman"/>
              <w:sz w:val="20"/>
              <w:szCs w:val="20"/>
              <w:highlight w:val="yellow"/>
              <w:rPrChange w:id="1140" w:author="Andrés González Santa Cruz" w:date="2020-12-07T17:58:00Z">
                <w:rPr>
                  <w:rFonts w:ascii="Times New Roman" w:hAnsi="Times New Roman" w:cs="Times New Roman"/>
                </w:rPr>
              </w:rPrChange>
            </w:rPr>
            <w:delText>han predicted (p&lt;0.05), while trauma hospitalizations per consultations were 38% higher than predicted (p&lt;0.01).</w:delText>
          </w:r>
        </w:del>
      </w:ins>
      <w:ins w:id="1141" w:author="Andrés González Santa Cruz" w:date="2020-11-02T15:36:00Z">
        <w:del w:id="1142" w:author="Abraham Isaac Jacob Gajardo Cortez (masterin)" w:date="2020-12-01T19:28:00Z">
          <w:r w:rsidRPr="007278E2" w:rsidDel="00A2261E">
            <w:rPr>
              <w:rFonts w:ascii="Times New Roman" w:hAnsi="Times New Roman" w:cs="Times New Roman"/>
              <w:sz w:val="20"/>
              <w:szCs w:val="20"/>
              <w:highlight w:val="yellow"/>
              <w:rPrChange w:id="1143" w:author="Andrés González Santa Cruz" w:date="2020-12-07T17:58:00Z">
                <w:rPr>
                  <w:rFonts w:ascii="Times New Roman" w:hAnsi="Times New Roman" w:cs="Times New Roman"/>
                </w:rPr>
              </w:rPrChange>
            </w:rPr>
            <w:delText xml:space="preserve"> However, despite both respiratory and consultations </w:delText>
          </w:r>
        </w:del>
      </w:ins>
      <w:ins w:id="1144" w:author="Andrés González Santa Cruz" w:date="2020-11-02T15:38:00Z">
        <w:del w:id="1145" w:author="Abraham Isaac Jacob Gajardo Cortez (masterin)" w:date="2020-12-01T19:28:00Z">
          <w:r w:rsidRPr="007278E2" w:rsidDel="00A2261E">
            <w:rPr>
              <w:rFonts w:ascii="Times New Roman" w:hAnsi="Times New Roman" w:cs="Times New Roman"/>
              <w:sz w:val="20"/>
              <w:szCs w:val="20"/>
              <w:highlight w:val="yellow"/>
              <w:rPrChange w:id="1146" w:author="Andrés González Santa Cruz" w:date="2020-12-07T17:58:00Z">
                <w:rPr>
                  <w:rFonts w:ascii="Times New Roman" w:hAnsi="Times New Roman" w:cs="Times New Roman"/>
                </w:rPr>
              </w:rPrChange>
            </w:rPr>
            <w:delText>show non significant differences from the expected values after social protest</w:delText>
          </w:r>
        </w:del>
      </w:ins>
      <w:ins w:id="1147" w:author="Andrés González Santa Cruz" w:date="2020-11-02T15:39:00Z">
        <w:del w:id="1148" w:author="Abraham Isaac Jacob Gajardo Cortez (masterin)" w:date="2020-12-01T19:28:00Z">
          <w:r w:rsidRPr="007278E2" w:rsidDel="00A2261E">
            <w:rPr>
              <w:rFonts w:ascii="Times New Roman" w:hAnsi="Times New Roman" w:cs="Times New Roman"/>
              <w:sz w:val="20"/>
              <w:szCs w:val="20"/>
              <w:highlight w:val="yellow"/>
              <w:rPrChange w:id="1149" w:author="Andrés González Santa Cruz" w:date="2020-12-07T17:58:00Z">
                <w:rPr>
                  <w:rFonts w:ascii="Times New Roman" w:hAnsi="Times New Roman" w:cs="Times New Roman"/>
                </w:rPr>
              </w:rPrChange>
            </w:rPr>
            <w:delText>, the proportion of hospitalizations per consultations varyied significantly (p&lt;0.0</w:delText>
          </w:r>
        </w:del>
      </w:ins>
      <w:ins w:id="1150" w:author="Andrés González Santa Cruz" w:date="2020-11-02T15:40:00Z">
        <w:del w:id="1151" w:author="Abraham Isaac Jacob Gajardo Cortez (masterin)" w:date="2020-12-01T19:28:00Z">
          <w:r w:rsidRPr="007278E2" w:rsidDel="00A2261E">
            <w:rPr>
              <w:rFonts w:ascii="Times New Roman" w:hAnsi="Times New Roman" w:cs="Times New Roman"/>
              <w:sz w:val="20"/>
              <w:szCs w:val="20"/>
              <w:highlight w:val="yellow"/>
              <w:rPrChange w:id="1152" w:author="Andrés González Santa Cruz" w:date="2020-12-07T17:58:00Z">
                <w:rPr>
                  <w:rFonts w:ascii="Times New Roman" w:hAnsi="Times New Roman" w:cs="Times New Roman"/>
                </w:rPr>
              </w:rPrChange>
            </w:rPr>
            <w:delText>01)</w:delText>
          </w:r>
        </w:del>
      </w:ins>
      <w:ins w:id="1153" w:author="Andrés González Santa Cruz" w:date="2020-11-02T15:52:00Z">
        <w:del w:id="1154" w:author="Abraham Isaac Jacob Gajardo Cortez (masterin)" w:date="2020-12-01T19:28:00Z">
          <w:r w:rsidR="00121F78" w:rsidRPr="007278E2" w:rsidDel="00A2261E">
            <w:rPr>
              <w:rFonts w:ascii="Times New Roman" w:hAnsi="Times New Roman" w:cs="Times New Roman"/>
              <w:sz w:val="20"/>
              <w:szCs w:val="20"/>
              <w:highlight w:val="yellow"/>
              <w:rPrChange w:id="1155" w:author="Andrés González Santa Cruz" w:date="2020-12-07T17:58:00Z">
                <w:rPr>
                  <w:rFonts w:ascii="Times New Roman" w:hAnsi="Times New Roman" w:cs="Times New Roman"/>
                </w:rPr>
              </w:rPrChange>
            </w:rPr>
            <w:delText xml:space="preserve">, being </w:delText>
          </w:r>
        </w:del>
      </w:ins>
      <w:ins w:id="1156" w:author="Andrés González Santa Cruz" w:date="2020-11-02T15:53:00Z">
        <w:del w:id="1157" w:author="Abraham Isaac Jacob Gajardo Cortez (masterin)" w:date="2020-12-01T19:28:00Z">
          <w:r w:rsidR="00121F78" w:rsidRPr="007278E2" w:rsidDel="00A2261E">
            <w:rPr>
              <w:rFonts w:ascii="Times New Roman" w:hAnsi="Times New Roman" w:cs="Times New Roman"/>
              <w:sz w:val="20"/>
              <w:szCs w:val="20"/>
              <w:highlight w:val="yellow"/>
              <w:rPrChange w:id="1158" w:author="Andrés González Santa Cruz" w:date="2020-12-07T17:58:00Z">
                <w:rPr>
                  <w:rFonts w:ascii="Times New Roman" w:hAnsi="Times New Roman" w:cs="Times New Roman"/>
                </w:rPr>
              </w:rPrChange>
            </w:rPr>
            <w:delText xml:space="preserve">63% </w:delText>
          </w:r>
        </w:del>
      </w:ins>
      <w:ins w:id="1159" w:author="Andrés González Santa Cruz" w:date="2020-11-02T15:52:00Z">
        <w:del w:id="1160" w:author="Abraham Isaac Jacob Gajardo Cortez (masterin)" w:date="2020-12-01T19:28:00Z">
          <w:r w:rsidR="00121F78" w:rsidRPr="007278E2" w:rsidDel="00A2261E">
            <w:rPr>
              <w:rFonts w:ascii="Times New Roman" w:hAnsi="Times New Roman" w:cs="Times New Roman"/>
              <w:sz w:val="20"/>
              <w:szCs w:val="20"/>
              <w:highlight w:val="yellow"/>
              <w:rPrChange w:id="1161" w:author="Andrés González Santa Cruz" w:date="2020-12-07T17:58:00Z">
                <w:rPr>
                  <w:rFonts w:ascii="Times New Roman" w:hAnsi="Times New Roman" w:cs="Times New Roman"/>
                </w:rPr>
              </w:rPrChange>
            </w:rPr>
            <w:delText xml:space="preserve">higher than </w:delText>
          </w:r>
        </w:del>
      </w:ins>
      <w:ins w:id="1162" w:author="Andrés González Santa Cruz" w:date="2020-11-02T15:53:00Z">
        <w:del w:id="1163" w:author="Abraham Isaac Jacob Gajardo Cortez (masterin)" w:date="2020-12-01T19:28:00Z">
          <w:r w:rsidR="00121F78" w:rsidRPr="007278E2" w:rsidDel="00A2261E">
            <w:rPr>
              <w:rFonts w:ascii="Times New Roman" w:hAnsi="Times New Roman" w:cs="Times New Roman"/>
              <w:sz w:val="20"/>
              <w:szCs w:val="20"/>
              <w:highlight w:val="yellow"/>
              <w:rPrChange w:id="1164" w:author="Andrés González Santa Cruz" w:date="2020-12-07T17:58:00Z">
                <w:rPr>
                  <w:rFonts w:ascii="Times New Roman" w:hAnsi="Times New Roman" w:cs="Times New Roman"/>
                </w:rPr>
              </w:rPrChange>
            </w:rPr>
            <w:delText>expected</w:delText>
          </w:r>
        </w:del>
      </w:ins>
      <w:ins w:id="1165" w:author="Andrés González Santa Cruz" w:date="2020-11-02T15:38:00Z">
        <w:del w:id="1166" w:author="Abraham Isaac Jacob Gajardo Cortez (masterin)" w:date="2020-12-01T19:28:00Z">
          <w:r w:rsidRPr="007278E2" w:rsidDel="00A2261E">
            <w:rPr>
              <w:rFonts w:ascii="Times New Roman" w:hAnsi="Times New Roman" w:cs="Times New Roman"/>
              <w:sz w:val="20"/>
              <w:szCs w:val="20"/>
              <w:highlight w:val="yellow"/>
              <w:rPrChange w:id="1167" w:author="Andrés González Santa Cruz" w:date="2020-12-07T17:58:00Z">
                <w:rPr>
                  <w:rFonts w:ascii="Times New Roman" w:hAnsi="Times New Roman" w:cs="Times New Roman"/>
                </w:rPr>
              </w:rPrChange>
            </w:rPr>
            <w:delText>.</w:delText>
          </w:r>
        </w:del>
      </w:ins>
    </w:p>
    <w:p w14:paraId="6C2E7917" w14:textId="77777777" w:rsidR="003D4869" w:rsidRPr="007278E2" w:rsidRDefault="003D4869">
      <w:pPr>
        <w:spacing w:line="360" w:lineRule="auto"/>
        <w:rPr>
          <w:ins w:id="1168" w:author="Andrés González Santa Cruz" w:date="2020-11-02T14:04:00Z"/>
          <w:rFonts w:ascii="Times New Roman" w:hAnsi="Times New Roman" w:cs="Times New Roman"/>
          <w:sz w:val="20"/>
          <w:szCs w:val="20"/>
          <w:highlight w:val="yellow"/>
          <w:rPrChange w:id="1169" w:author="Andrés González Santa Cruz" w:date="2020-12-07T17:58:00Z">
            <w:rPr>
              <w:ins w:id="1170" w:author="Andrés González Santa Cruz" w:date="2020-11-02T14:04:00Z"/>
              <w:rFonts w:ascii="Times New Roman" w:hAnsi="Times New Roman" w:cs="Times New Roman"/>
              <w:b/>
            </w:rPr>
          </w:rPrChange>
        </w:rPr>
        <w:pPrChange w:id="1171" w:author="Abraham Isaac Jacob Gajardo Cortez (masterin)" w:date="2020-12-01T21:42:00Z">
          <w:pPr>
            <w:spacing w:line="240" w:lineRule="auto"/>
          </w:pPr>
        </w:pPrChange>
      </w:pPr>
    </w:p>
    <w:p w14:paraId="33AFBB63" w14:textId="034F637E" w:rsidR="009553C0" w:rsidRPr="007278E2" w:rsidDel="00F32E72" w:rsidRDefault="009B3D9E">
      <w:pPr>
        <w:spacing w:line="360" w:lineRule="auto"/>
        <w:rPr>
          <w:del w:id="1172" w:author="Abraham Isaac Jacob Gajardo Cortez (masterin)" w:date="2020-12-01T21:42:00Z"/>
          <w:rFonts w:ascii="Times New Roman" w:hAnsi="Times New Roman" w:cs="Times New Roman"/>
          <w:sz w:val="20"/>
          <w:szCs w:val="20"/>
          <w:highlight w:val="yellow"/>
          <w:rPrChange w:id="1173" w:author="Andrés González Santa Cruz" w:date="2020-12-07T17:58:00Z">
            <w:rPr>
              <w:del w:id="1174" w:author="Abraham Isaac Jacob Gajardo Cortez (masterin)" w:date="2020-12-01T21:42:00Z"/>
              <w:rFonts w:ascii="Times New Roman" w:hAnsi="Times New Roman" w:cs="Times New Roman"/>
            </w:rPr>
          </w:rPrChange>
        </w:rPr>
        <w:pPrChange w:id="1175" w:author="Abraham Isaac Jacob Gajardo Cortez (masterin)" w:date="2020-12-01T21:42:00Z">
          <w:pPr>
            <w:spacing w:line="240" w:lineRule="auto"/>
          </w:pPr>
        </w:pPrChange>
      </w:pPr>
      <w:del w:id="1176" w:author="Abraham Isaac Jacob Gajardo Cortez (masterin)" w:date="2020-12-01T21:42:00Z">
        <w:r w:rsidRPr="007278E2" w:rsidDel="00F32E72">
          <w:rPr>
            <w:rFonts w:ascii="Times New Roman" w:hAnsi="Times New Roman" w:cs="Times New Roman"/>
            <w:b/>
            <w:sz w:val="20"/>
            <w:szCs w:val="20"/>
            <w:highlight w:val="yellow"/>
            <w:rPrChange w:id="1177" w:author="Andrés González Santa Cruz" w:date="2020-12-07T17:58:00Z">
              <w:rPr>
                <w:rFonts w:ascii="Times New Roman" w:hAnsi="Times New Roman" w:cs="Times New Roman"/>
                <w:b/>
              </w:rPr>
            </w:rPrChange>
          </w:rPr>
          <w:delText xml:space="preserve">Table 1. Estimated </w:delText>
        </w:r>
      </w:del>
      <w:del w:id="1178" w:author="Abraham Isaac Jacob Gajardo Cortez (masterin)" w:date="2020-12-01T19:42:00Z">
        <w:r w:rsidRPr="007278E2" w:rsidDel="00B22AE2">
          <w:rPr>
            <w:rFonts w:ascii="Times New Roman" w:hAnsi="Times New Roman" w:cs="Times New Roman"/>
            <w:b/>
            <w:sz w:val="20"/>
            <w:szCs w:val="20"/>
            <w:highlight w:val="yellow"/>
            <w:rPrChange w:id="1179" w:author="Andrés González Santa Cruz" w:date="2020-12-07T17:58:00Z">
              <w:rPr>
                <w:rFonts w:ascii="Times New Roman" w:hAnsi="Times New Roman" w:cs="Times New Roman"/>
                <w:b/>
              </w:rPr>
            </w:rPrChange>
          </w:rPr>
          <w:delText xml:space="preserve">average and relative </w:delText>
        </w:r>
      </w:del>
      <w:del w:id="1180" w:author="Abraham Isaac Jacob Gajardo Cortez (masterin)" w:date="2020-12-01T21:42:00Z">
        <w:r w:rsidRPr="007278E2" w:rsidDel="00F32E72">
          <w:rPr>
            <w:rFonts w:ascii="Times New Roman" w:hAnsi="Times New Roman" w:cs="Times New Roman"/>
            <w:b/>
            <w:sz w:val="20"/>
            <w:szCs w:val="20"/>
            <w:highlight w:val="yellow"/>
            <w:rPrChange w:id="1181" w:author="Andrés González Santa Cruz" w:date="2020-12-07T17:58:00Z">
              <w:rPr>
                <w:rFonts w:ascii="Times New Roman" w:hAnsi="Times New Roman" w:cs="Times New Roman"/>
                <w:b/>
              </w:rPr>
            </w:rPrChange>
          </w:rPr>
          <w:delText>effects in the Outcomes of Interest after Social Protests</w:delText>
        </w:r>
        <w:r w:rsidRPr="007278E2" w:rsidDel="00F32E72">
          <w:rPr>
            <w:rFonts w:ascii="Times New Roman" w:hAnsi="Times New Roman" w:cs="Times New Roman"/>
            <w:b/>
            <w:sz w:val="20"/>
            <w:szCs w:val="20"/>
            <w:highlight w:val="yellow"/>
            <w:vertAlign w:val="superscript"/>
            <w:rPrChange w:id="1182" w:author="Andrés González Santa Cruz" w:date="2020-12-07T17:58:00Z">
              <w:rPr>
                <w:rFonts w:ascii="Times New Roman" w:hAnsi="Times New Roman" w:cs="Times New Roman"/>
                <w:b/>
                <w:vertAlign w:val="superscript"/>
              </w:rPr>
            </w:rPrChange>
          </w:rPr>
          <w:delText>a</w:delText>
        </w:r>
      </w:del>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709"/>
        <w:gridCol w:w="1134"/>
        <w:gridCol w:w="1134"/>
        <w:gridCol w:w="992"/>
        <w:gridCol w:w="1276"/>
      </w:tblGrid>
      <w:tr w:rsidR="00A2261E" w:rsidRPr="007278E2" w:rsidDel="00F32E72" w14:paraId="359FF95C" w14:textId="20E5D7EE" w:rsidTr="009553C0">
        <w:trPr>
          <w:del w:id="1183"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169AF179" w14:textId="06FF4FF4" w:rsidR="009553C0" w:rsidRPr="007278E2" w:rsidDel="00F32E72" w:rsidRDefault="009553C0">
            <w:pPr>
              <w:spacing w:after="0" w:line="360" w:lineRule="auto"/>
              <w:rPr>
                <w:del w:id="1184" w:author="Abraham Isaac Jacob Gajardo Cortez (masterin)" w:date="2020-12-01T21:42:00Z"/>
                <w:rFonts w:ascii="Times New Roman" w:hAnsi="Times New Roman" w:cs="Times New Roman"/>
                <w:sz w:val="20"/>
                <w:szCs w:val="20"/>
                <w:highlight w:val="yellow"/>
                <w:rPrChange w:id="1185" w:author="Andrés González Santa Cruz" w:date="2020-12-07T17:58:00Z">
                  <w:rPr>
                    <w:del w:id="1186" w:author="Abraham Isaac Jacob Gajardo Cortez (masterin)" w:date="2020-12-01T21:42:00Z"/>
                    <w:rFonts w:ascii="Times New Roman" w:hAnsi="Times New Roman" w:cs="Times New Roman"/>
                    <w:sz w:val="20"/>
                    <w:szCs w:val="20"/>
                  </w:rPr>
                </w:rPrChange>
              </w:rPr>
              <w:pPrChange w:id="1187" w:author="Abraham Isaac Jacob Gajardo Cortez (masterin)" w:date="2020-12-01T21:42:00Z">
                <w:pPr>
                  <w:spacing w:after="0" w:line="240" w:lineRule="auto"/>
                </w:pPr>
              </w:pPrChange>
            </w:pPr>
            <w:commentRangeStart w:id="1188"/>
            <w:del w:id="1189" w:author="Abraham Isaac Jacob Gajardo Cortez (masterin)" w:date="2020-12-01T21:42:00Z">
              <w:r w:rsidRPr="007278E2" w:rsidDel="00F32E72">
                <w:rPr>
                  <w:rFonts w:ascii="Times New Roman" w:hAnsi="Times New Roman" w:cs="Times New Roman"/>
                  <w:sz w:val="20"/>
                  <w:szCs w:val="20"/>
                  <w:highlight w:val="yellow"/>
                  <w:rPrChange w:id="1190" w:author="Andrés González Santa Cruz" w:date="2020-12-07T17:58:00Z">
                    <w:rPr>
                      <w:rFonts w:ascii="Times New Roman" w:hAnsi="Times New Roman" w:cs="Times New Roman"/>
                      <w:sz w:val="20"/>
                      <w:szCs w:val="20"/>
                    </w:rPr>
                  </w:rPrChange>
                </w:rPr>
                <w:delText>Outcome of Interest</w:delText>
              </w:r>
              <w:commentRangeEnd w:id="1188"/>
              <w:r w:rsidR="00D91514" w:rsidRPr="007278E2" w:rsidDel="00F32E72">
                <w:rPr>
                  <w:rStyle w:val="Refdecomentario"/>
                  <w:rFonts w:ascii="Times New Roman" w:hAnsi="Times New Roman" w:cs="Times New Roman"/>
                  <w:sz w:val="20"/>
                  <w:szCs w:val="20"/>
                  <w:highlight w:val="yellow"/>
                  <w:rPrChange w:id="1191" w:author="Andrés González Santa Cruz" w:date="2020-12-07T17:58:00Z">
                    <w:rPr>
                      <w:rStyle w:val="Refdecomentario"/>
                    </w:rPr>
                  </w:rPrChange>
                </w:rPr>
                <w:commentReference w:id="1188"/>
              </w:r>
            </w:del>
          </w:p>
        </w:tc>
        <w:tc>
          <w:tcPr>
            <w:tcW w:w="709" w:type="dxa"/>
            <w:shd w:val="clear" w:color="auto" w:fill="FFFFFF"/>
            <w:tcMar>
              <w:top w:w="15" w:type="dxa"/>
              <w:left w:w="15" w:type="dxa"/>
              <w:bottom w:w="0" w:type="dxa"/>
              <w:right w:w="15" w:type="dxa"/>
            </w:tcMar>
            <w:vAlign w:val="center"/>
            <w:hideMark/>
          </w:tcPr>
          <w:p w14:paraId="512E61D5" w14:textId="6825FA51" w:rsidR="009553C0" w:rsidRPr="007278E2" w:rsidDel="00F32E72" w:rsidRDefault="009553C0">
            <w:pPr>
              <w:spacing w:after="0" w:line="360" w:lineRule="auto"/>
              <w:jc w:val="center"/>
              <w:rPr>
                <w:del w:id="1192" w:author="Abraham Isaac Jacob Gajardo Cortez (masterin)" w:date="2020-12-01T21:42:00Z"/>
                <w:rFonts w:ascii="Times New Roman" w:hAnsi="Times New Roman" w:cs="Times New Roman"/>
                <w:sz w:val="20"/>
                <w:szCs w:val="20"/>
                <w:highlight w:val="yellow"/>
                <w:rPrChange w:id="1193" w:author="Andrés González Santa Cruz" w:date="2020-12-07T17:58:00Z">
                  <w:rPr>
                    <w:del w:id="1194" w:author="Abraham Isaac Jacob Gajardo Cortez (masterin)" w:date="2020-12-01T21:42:00Z"/>
                    <w:rFonts w:ascii="Times New Roman" w:hAnsi="Times New Roman" w:cs="Times New Roman"/>
                    <w:sz w:val="20"/>
                    <w:szCs w:val="20"/>
                  </w:rPr>
                </w:rPrChange>
              </w:rPr>
              <w:pPrChange w:id="1195" w:author="Abraham Isaac Jacob Gajardo Cortez (masterin)" w:date="2020-12-01T21:42:00Z">
                <w:pPr>
                  <w:spacing w:after="0" w:line="240" w:lineRule="auto"/>
                  <w:jc w:val="center"/>
                </w:pPr>
              </w:pPrChange>
            </w:pPr>
            <w:commentRangeStart w:id="1196"/>
            <w:del w:id="1197" w:author="Abraham Isaac Jacob Gajardo Cortez (masterin)" w:date="2020-12-01T21:42:00Z">
              <w:r w:rsidRPr="007278E2" w:rsidDel="00F32E72">
                <w:rPr>
                  <w:rFonts w:ascii="Times New Roman" w:hAnsi="Times New Roman" w:cs="Times New Roman"/>
                  <w:sz w:val="20"/>
                  <w:szCs w:val="20"/>
                  <w:highlight w:val="yellow"/>
                  <w:rPrChange w:id="1198" w:author="Andrés González Santa Cruz" w:date="2020-12-07T17:58:00Z">
                    <w:rPr>
                      <w:rFonts w:ascii="Times New Roman" w:hAnsi="Times New Roman" w:cs="Times New Roman"/>
                      <w:sz w:val="20"/>
                      <w:szCs w:val="20"/>
                    </w:rPr>
                  </w:rPrChange>
                </w:rPr>
                <w:delText>Average Effect</w:delText>
              </w:r>
              <w:commentRangeEnd w:id="1196"/>
              <w:r w:rsidR="00A2261E" w:rsidRPr="007278E2" w:rsidDel="00F32E72">
                <w:rPr>
                  <w:rStyle w:val="Refdecomentario"/>
                  <w:rFonts w:ascii="Times New Roman" w:hAnsi="Times New Roman" w:cs="Times New Roman"/>
                  <w:sz w:val="20"/>
                  <w:szCs w:val="20"/>
                  <w:highlight w:val="yellow"/>
                  <w:rPrChange w:id="1199" w:author="Andrés González Santa Cruz" w:date="2020-12-07T17:58:00Z">
                    <w:rPr>
                      <w:rStyle w:val="Refdecomentario"/>
                    </w:rPr>
                  </w:rPrChange>
                </w:rPr>
                <w:commentReference w:id="1196"/>
              </w:r>
            </w:del>
          </w:p>
        </w:tc>
        <w:tc>
          <w:tcPr>
            <w:tcW w:w="1134" w:type="dxa"/>
            <w:shd w:val="clear" w:color="auto" w:fill="FFFFFF"/>
            <w:tcMar>
              <w:top w:w="15" w:type="dxa"/>
              <w:left w:w="15" w:type="dxa"/>
              <w:bottom w:w="0" w:type="dxa"/>
              <w:right w:w="15" w:type="dxa"/>
            </w:tcMar>
            <w:vAlign w:val="center"/>
            <w:hideMark/>
          </w:tcPr>
          <w:p w14:paraId="7B6C0F07" w14:textId="02EA7E07" w:rsidR="009553C0" w:rsidRPr="007278E2" w:rsidDel="00F32E72" w:rsidRDefault="009553C0">
            <w:pPr>
              <w:spacing w:after="0" w:line="360" w:lineRule="auto"/>
              <w:jc w:val="center"/>
              <w:rPr>
                <w:del w:id="1200" w:author="Abraham Isaac Jacob Gajardo Cortez (masterin)" w:date="2020-12-01T21:42:00Z"/>
                <w:rFonts w:ascii="Times New Roman" w:hAnsi="Times New Roman" w:cs="Times New Roman"/>
                <w:sz w:val="20"/>
                <w:szCs w:val="20"/>
                <w:highlight w:val="yellow"/>
                <w:rPrChange w:id="1201" w:author="Andrés González Santa Cruz" w:date="2020-12-07T17:58:00Z">
                  <w:rPr>
                    <w:del w:id="1202" w:author="Abraham Isaac Jacob Gajardo Cortez (masterin)" w:date="2020-12-01T21:42:00Z"/>
                    <w:rFonts w:ascii="Times New Roman" w:hAnsi="Times New Roman" w:cs="Times New Roman"/>
                    <w:sz w:val="20"/>
                    <w:szCs w:val="20"/>
                  </w:rPr>
                </w:rPrChange>
              </w:rPr>
              <w:pPrChange w:id="1203" w:author="Abraham Isaac Jacob Gajardo Cortez (masterin)" w:date="2020-12-01T21:42:00Z">
                <w:pPr>
                  <w:spacing w:after="0" w:line="240" w:lineRule="auto"/>
                  <w:jc w:val="center"/>
                </w:pPr>
              </w:pPrChange>
            </w:pPr>
            <w:del w:id="1204" w:author="Abraham Isaac Jacob Gajardo Cortez (masterin)" w:date="2020-12-01T21:42:00Z">
              <w:r w:rsidRPr="007278E2" w:rsidDel="00F32E72">
                <w:rPr>
                  <w:rFonts w:ascii="Times New Roman" w:hAnsi="Times New Roman" w:cs="Times New Roman"/>
                  <w:sz w:val="20"/>
                  <w:szCs w:val="20"/>
                  <w:highlight w:val="yellow"/>
                  <w:rPrChange w:id="1205" w:author="Andrés González Santa Cruz" w:date="2020-12-07T17:58:00Z">
                    <w:rPr>
                      <w:rFonts w:ascii="Times New Roman" w:hAnsi="Times New Roman" w:cs="Times New Roman"/>
                      <w:sz w:val="20"/>
                      <w:szCs w:val="20"/>
                    </w:rPr>
                  </w:rPrChange>
                </w:rPr>
                <w:delText>Confidence Interval</w:delText>
              </w:r>
            </w:del>
          </w:p>
        </w:tc>
        <w:tc>
          <w:tcPr>
            <w:tcW w:w="1134" w:type="dxa"/>
            <w:shd w:val="clear" w:color="auto" w:fill="FFFFFF"/>
            <w:tcMar>
              <w:top w:w="15" w:type="dxa"/>
              <w:left w:w="15" w:type="dxa"/>
              <w:bottom w:w="0" w:type="dxa"/>
              <w:right w:w="15" w:type="dxa"/>
            </w:tcMar>
            <w:vAlign w:val="center"/>
            <w:hideMark/>
          </w:tcPr>
          <w:p w14:paraId="7B8979E6" w14:textId="47CA0A39" w:rsidR="009553C0" w:rsidRPr="007278E2" w:rsidDel="00F32E72" w:rsidRDefault="009553C0">
            <w:pPr>
              <w:spacing w:after="0" w:line="360" w:lineRule="auto"/>
              <w:jc w:val="center"/>
              <w:rPr>
                <w:del w:id="1206" w:author="Abraham Isaac Jacob Gajardo Cortez (masterin)" w:date="2020-12-01T21:42:00Z"/>
                <w:rFonts w:ascii="Times New Roman" w:hAnsi="Times New Roman" w:cs="Times New Roman"/>
                <w:sz w:val="20"/>
                <w:szCs w:val="20"/>
                <w:highlight w:val="yellow"/>
                <w:rPrChange w:id="1207" w:author="Andrés González Santa Cruz" w:date="2020-12-07T17:58:00Z">
                  <w:rPr>
                    <w:del w:id="1208" w:author="Abraham Isaac Jacob Gajardo Cortez (masterin)" w:date="2020-12-01T21:42:00Z"/>
                    <w:rFonts w:ascii="Times New Roman" w:hAnsi="Times New Roman" w:cs="Times New Roman"/>
                    <w:sz w:val="20"/>
                    <w:szCs w:val="20"/>
                  </w:rPr>
                </w:rPrChange>
              </w:rPr>
              <w:pPrChange w:id="1209" w:author="Abraham Isaac Jacob Gajardo Cortez (masterin)" w:date="2020-12-01T21:42:00Z">
                <w:pPr>
                  <w:spacing w:after="0" w:line="240" w:lineRule="auto"/>
                  <w:jc w:val="center"/>
                </w:pPr>
              </w:pPrChange>
            </w:pPr>
            <w:commentRangeStart w:id="1210"/>
            <w:del w:id="1211" w:author="Abraham Isaac Jacob Gajardo Cortez (masterin)" w:date="2020-12-01T21:42:00Z">
              <w:r w:rsidRPr="007278E2" w:rsidDel="00F32E72">
                <w:rPr>
                  <w:rFonts w:ascii="Times New Roman" w:hAnsi="Times New Roman" w:cs="Times New Roman"/>
                  <w:sz w:val="20"/>
                  <w:szCs w:val="20"/>
                  <w:highlight w:val="yellow"/>
                  <w:rPrChange w:id="1212" w:author="Andrés González Santa Cruz" w:date="2020-12-07T17:58:00Z">
                    <w:rPr>
                      <w:rFonts w:ascii="Times New Roman" w:hAnsi="Times New Roman" w:cs="Times New Roman"/>
                      <w:sz w:val="20"/>
                      <w:szCs w:val="20"/>
                    </w:rPr>
                  </w:rPrChange>
                </w:rPr>
                <w:delText>P-Value</w:delText>
              </w:r>
              <w:commentRangeEnd w:id="1210"/>
              <w:r w:rsidR="00A2261E" w:rsidRPr="007278E2" w:rsidDel="00F32E72">
                <w:rPr>
                  <w:rStyle w:val="Refdecomentario"/>
                  <w:rFonts w:ascii="Times New Roman" w:hAnsi="Times New Roman" w:cs="Times New Roman"/>
                  <w:sz w:val="20"/>
                  <w:szCs w:val="20"/>
                  <w:highlight w:val="yellow"/>
                  <w:rPrChange w:id="1213" w:author="Andrés González Santa Cruz" w:date="2020-12-07T17:58:00Z">
                    <w:rPr>
                      <w:rStyle w:val="Refdecomentario"/>
                    </w:rPr>
                  </w:rPrChange>
                </w:rPr>
                <w:commentReference w:id="1210"/>
              </w:r>
            </w:del>
          </w:p>
        </w:tc>
        <w:tc>
          <w:tcPr>
            <w:tcW w:w="992" w:type="dxa"/>
            <w:shd w:val="clear" w:color="auto" w:fill="FFFFFF"/>
            <w:tcMar>
              <w:top w:w="15" w:type="dxa"/>
              <w:left w:w="15" w:type="dxa"/>
              <w:bottom w:w="0" w:type="dxa"/>
              <w:right w:w="15" w:type="dxa"/>
            </w:tcMar>
            <w:vAlign w:val="center"/>
            <w:hideMark/>
          </w:tcPr>
          <w:p w14:paraId="64165E38" w14:textId="39FCC386" w:rsidR="009553C0" w:rsidRPr="007278E2" w:rsidDel="00F32E72" w:rsidRDefault="009553C0">
            <w:pPr>
              <w:spacing w:after="0" w:line="360" w:lineRule="auto"/>
              <w:jc w:val="center"/>
              <w:rPr>
                <w:del w:id="1214" w:author="Abraham Isaac Jacob Gajardo Cortez (masterin)" w:date="2020-12-01T21:42:00Z"/>
                <w:rFonts w:ascii="Times New Roman" w:hAnsi="Times New Roman" w:cs="Times New Roman"/>
                <w:sz w:val="20"/>
                <w:szCs w:val="20"/>
                <w:highlight w:val="yellow"/>
                <w:rPrChange w:id="1215" w:author="Andrés González Santa Cruz" w:date="2020-12-07T17:58:00Z">
                  <w:rPr>
                    <w:del w:id="1216" w:author="Abraham Isaac Jacob Gajardo Cortez (masterin)" w:date="2020-12-01T21:42:00Z"/>
                    <w:rFonts w:ascii="Times New Roman" w:hAnsi="Times New Roman" w:cs="Times New Roman"/>
                    <w:sz w:val="20"/>
                    <w:szCs w:val="20"/>
                  </w:rPr>
                </w:rPrChange>
              </w:rPr>
              <w:pPrChange w:id="1217" w:author="Abraham Isaac Jacob Gajardo Cortez (masterin)" w:date="2020-12-01T21:42:00Z">
                <w:pPr>
                  <w:spacing w:after="0" w:line="240" w:lineRule="auto"/>
                  <w:jc w:val="center"/>
                </w:pPr>
              </w:pPrChange>
            </w:pPr>
            <w:del w:id="1218" w:author="Abraham Isaac Jacob Gajardo Cortez (masterin)" w:date="2020-12-01T21:42:00Z">
              <w:r w:rsidRPr="007278E2" w:rsidDel="00F32E72">
                <w:rPr>
                  <w:rFonts w:ascii="Times New Roman" w:hAnsi="Times New Roman" w:cs="Times New Roman"/>
                  <w:sz w:val="20"/>
                  <w:szCs w:val="20"/>
                  <w:highlight w:val="yellow"/>
                  <w:rPrChange w:id="1219" w:author="Andrés González Santa Cruz" w:date="2020-12-07T17:58:00Z">
                    <w:rPr>
                      <w:rFonts w:ascii="Times New Roman" w:hAnsi="Times New Roman" w:cs="Times New Roman"/>
                      <w:sz w:val="20"/>
                      <w:szCs w:val="20"/>
                    </w:rPr>
                  </w:rPrChange>
                </w:rPr>
                <w:delText>Relative Effect (%)</w:delText>
              </w:r>
            </w:del>
          </w:p>
        </w:tc>
        <w:tc>
          <w:tcPr>
            <w:tcW w:w="1276" w:type="dxa"/>
            <w:shd w:val="clear" w:color="auto" w:fill="FFFFFF"/>
            <w:tcMar>
              <w:top w:w="15" w:type="dxa"/>
              <w:left w:w="15" w:type="dxa"/>
              <w:bottom w:w="0" w:type="dxa"/>
              <w:right w:w="15" w:type="dxa"/>
            </w:tcMar>
            <w:vAlign w:val="center"/>
            <w:hideMark/>
          </w:tcPr>
          <w:p w14:paraId="49297950" w14:textId="7B024389" w:rsidR="009553C0" w:rsidRPr="007278E2" w:rsidDel="00F32E72" w:rsidRDefault="009553C0">
            <w:pPr>
              <w:spacing w:after="0" w:line="360" w:lineRule="auto"/>
              <w:jc w:val="center"/>
              <w:rPr>
                <w:del w:id="1220" w:author="Abraham Isaac Jacob Gajardo Cortez (masterin)" w:date="2020-12-01T21:42:00Z"/>
                <w:rFonts w:ascii="Times New Roman" w:hAnsi="Times New Roman" w:cs="Times New Roman"/>
                <w:sz w:val="20"/>
                <w:szCs w:val="20"/>
                <w:highlight w:val="yellow"/>
                <w:rPrChange w:id="1221" w:author="Andrés González Santa Cruz" w:date="2020-12-07T17:58:00Z">
                  <w:rPr>
                    <w:del w:id="1222" w:author="Abraham Isaac Jacob Gajardo Cortez (masterin)" w:date="2020-12-01T21:42:00Z"/>
                    <w:rFonts w:ascii="Times New Roman" w:hAnsi="Times New Roman" w:cs="Times New Roman"/>
                    <w:sz w:val="20"/>
                    <w:szCs w:val="20"/>
                  </w:rPr>
                </w:rPrChange>
              </w:rPr>
              <w:pPrChange w:id="1223" w:author="Abraham Isaac Jacob Gajardo Cortez (masterin)" w:date="2020-12-01T21:42:00Z">
                <w:pPr>
                  <w:spacing w:after="0" w:line="240" w:lineRule="auto"/>
                  <w:jc w:val="center"/>
                </w:pPr>
              </w:pPrChange>
            </w:pPr>
            <w:del w:id="1224" w:author="Abraham Isaac Jacob Gajardo Cortez (masterin)" w:date="2020-12-01T21:42:00Z">
              <w:r w:rsidRPr="007278E2" w:rsidDel="00F32E72">
                <w:rPr>
                  <w:rFonts w:ascii="Times New Roman" w:hAnsi="Times New Roman" w:cs="Times New Roman"/>
                  <w:sz w:val="20"/>
                  <w:szCs w:val="20"/>
                  <w:highlight w:val="yellow"/>
                  <w:rPrChange w:id="1225" w:author="Andrés González Santa Cruz" w:date="2020-12-07T17:58:00Z">
                    <w:rPr>
                      <w:rFonts w:ascii="Times New Roman" w:hAnsi="Times New Roman" w:cs="Times New Roman"/>
                      <w:sz w:val="20"/>
                      <w:szCs w:val="20"/>
                    </w:rPr>
                  </w:rPrChange>
                </w:rPr>
                <w:delText>Confidence Interval (%)</w:delText>
              </w:r>
            </w:del>
          </w:p>
        </w:tc>
      </w:tr>
      <w:tr w:rsidR="00A2261E" w:rsidRPr="007278E2" w:rsidDel="00F32E72" w14:paraId="4BCD5BA2" w14:textId="329CFE66" w:rsidTr="009553C0">
        <w:trPr>
          <w:trHeight w:val="56"/>
          <w:del w:id="1226"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688519E7" w14:textId="3C59154B" w:rsidR="009553C0" w:rsidRPr="007278E2" w:rsidDel="00F32E72" w:rsidRDefault="009553C0">
            <w:pPr>
              <w:spacing w:after="0" w:line="360" w:lineRule="auto"/>
              <w:rPr>
                <w:del w:id="1227" w:author="Abraham Isaac Jacob Gajardo Cortez (masterin)" w:date="2020-12-01T21:42:00Z"/>
                <w:rFonts w:ascii="Times New Roman" w:hAnsi="Times New Roman" w:cs="Times New Roman"/>
                <w:sz w:val="20"/>
                <w:szCs w:val="20"/>
                <w:highlight w:val="yellow"/>
                <w:rPrChange w:id="1228" w:author="Andrés González Santa Cruz" w:date="2020-12-07T17:58:00Z">
                  <w:rPr>
                    <w:del w:id="1229" w:author="Abraham Isaac Jacob Gajardo Cortez (masterin)" w:date="2020-12-01T21:42:00Z"/>
                    <w:rFonts w:ascii="Times New Roman" w:hAnsi="Times New Roman" w:cs="Times New Roman"/>
                    <w:sz w:val="20"/>
                    <w:szCs w:val="20"/>
                  </w:rPr>
                </w:rPrChange>
              </w:rPr>
              <w:pPrChange w:id="1230" w:author="Abraham Isaac Jacob Gajardo Cortez (masterin)" w:date="2020-12-01T21:42:00Z">
                <w:pPr>
                  <w:spacing w:after="0" w:line="240" w:lineRule="auto"/>
                </w:pPr>
              </w:pPrChange>
            </w:pPr>
            <w:del w:id="1231" w:author="Abraham Isaac Jacob Gajardo Cortez (masterin)" w:date="2020-12-01T21:42:00Z">
              <w:r w:rsidRPr="007278E2" w:rsidDel="00F32E72">
                <w:rPr>
                  <w:rFonts w:ascii="Times New Roman" w:hAnsi="Times New Roman" w:cs="Times New Roman"/>
                  <w:sz w:val="20"/>
                  <w:szCs w:val="20"/>
                  <w:highlight w:val="yellow"/>
                  <w:rPrChange w:id="1232" w:author="Andrés González Santa Cruz" w:date="2020-12-07T17:58:00Z">
                    <w:rPr>
                      <w:rFonts w:ascii="Times New Roman" w:hAnsi="Times New Roman" w:cs="Times New Roman"/>
                      <w:sz w:val="20"/>
                      <w:szCs w:val="20"/>
                    </w:rPr>
                  </w:rPrChange>
                </w:rPr>
                <w:delText>Trauma Hospitalizations</w:delText>
              </w:r>
              <w:r w:rsidR="009B3D9E" w:rsidRPr="007278E2" w:rsidDel="00F32E72">
                <w:rPr>
                  <w:rFonts w:ascii="Times New Roman" w:hAnsi="Times New Roman" w:cs="Times New Roman"/>
                  <w:sz w:val="20"/>
                  <w:szCs w:val="20"/>
                  <w:highlight w:val="yellow"/>
                  <w:vertAlign w:val="superscript"/>
                  <w:rPrChange w:id="1233" w:author="Andrés González Santa Cruz" w:date="2020-12-07T17:58:00Z">
                    <w:rPr>
                      <w:rFonts w:ascii="Times New Roman" w:hAnsi="Times New Roman" w:cs="Times New Roman"/>
                      <w:sz w:val="18"/>
                      <w:szCs w:val="18"/>
                      <w:vertAlign w:val="superscript"/>
                    </w:rPr>
                  </w:rPrChange>
                </w:rPr>
                <w:delText>b</w:delText>
              </w:r>
            </w:del>
          </w:p>
        </w:tc>
        <w:tc>
          <w:tcPr>
            <w:tcW w:w="709" w:type="dxa"/>
            <w:shd w:val="clear" w:color="auto" w:fill="FFFFFF"/>
            <w:tcMar>
              <w:top w:w="15" w:type="dxa"/>
              <w:left w:w="15" w:type="dxa"/>
              <w:bottom w:w="0" w:type="dxa"/>
              <w:right w:w="15" w:type="dxa"/>
            </w:tcMar>
            <w:vAlign w:val="center"/>
          </w:tcPr>
          <w:p w14:paraId="553F912D" w14:textId="593C83B0" w:rsidR="009553C0" w:rsidRPr="007278E2" w:rsidDel="00F32E72" w:rsidRDefault="009553C0">
            <w:pPr>
              <w:spacing w:after="0" w:line="360" w:lineRule="auto"/>
              <w:jc w:val="center"/>
              <w:rPr>
                <w:del w:id="1234" w:author="Abraham Isaac Jacob Gajardo Cortez (masterin)" w:date="2020-12-01T21:42:00Z"/>
                <w:rFonts w:ascii="Times New Roman" w:hAnsi="Times New Roman" w:cs="Times New Roman"/>
                <w:sz w:val="20"/>
                <w:szCs w:val="20"/>
                <w:highlight w:val="yellow"/>
                <w:rPrChange w:id="1235" w:author="Andrés González Santa Cruz" w:date="2020-12-07T17:58:00Z">
                  <w:rPr>
                    <w:del w:id="1236" w:author="Abraham Isaac Jacob Gajardo Cortez (masterin)" w:date="2020-12-01T21:42:00Z"/>
                    <w:rFonts w:ascii="Times New Roman" w:hAnsi="Times New Roman" w:cs="Times New Roman"/>
                    <w:sz w:val="20"/>
                    <w:szCs w:val="20"/>
                  </w:rPr>
                </w:rPrChange>
              </w:rPr>
              <w:pPrChange w:id="1237" w:author="Abraham Isaac Jacob Gajardo Cortez (masterin)" w:date="2020-12-01T21:42:00Z">
                <w:pPr>
                  <w:spacing w:after="0" w:line="240" w:lineRule="auto"/>
                  <w:jc w:val="center"/>
                </w:pPr>
              </w:pPrChange>
            </w:pPr>
            <w:del w:id="1238" w:author="Abraham Isaac Jacob Gajardo Cortez (masterin)" w:date="2020-12-01T21:42:00Z">
              <w:r w:rsidRPr="007278E2" w:rsidDel="00F32E72">
                <w:rPr>
                  <w:rFonts w:ascii="Times New Roman" w:hAnsi="Times New Roman" w:cs="Times New Roman"/>
                  <w:sz w:val="20"/>
                  <w:szCs w:val="20"/>
                  <w:highlight w:val="yellow"/>
                  <w:rPrChange w:id="1239" w:author="Andrés González Santa Cruz" w:date="2020-12-07T17:58:00Z">
                    <w:rPr>
                      <w:rFonts w:ascii="Times New Roman" w:hAnsi="Times New Roman" w:cs="Times New Roman"/>
                      <w:sz w:val="20"/>
                      <w:szCs w:val="20"/>
                    </w:rPr>
                  </w:rPrChange>
                </w:rPr>
                <w:delText>11</w:delText>
              </w:r>
            </w:del>
          </w:p>
        </w:tc>
        <w:tc>
          <w:tcPr>
            <w:tcW w:w="1134" w:type="dxa"/>
            <w:shd w:val="clear" w:color="auto" w:fill="FFFFFF"/>
            <w:tcMar>
              <w:top w:w="15" w:type="dxa"/>
              <w:left w:w="15" w:type="dxa"/>
              <w:bottom w:w="0" w:type="dxa"/>
              <w:right w:w="15" w:type="dxa"/>
            </w:tcMar>
            <w:vAlign w:val="center"/>
          </w:tcPr>
          <w:p w14:paraId="02B15886" w14:textId="456D9037" w:rsidR="009553C0" w:rsidRPr="007278E2" w:rsidDel="00F32E72" w:rsidRDefault="009553C0">
            <w:pPr>
              <w:spacing w:after="0" w:line="360" w:lineRule="auto"/>
              <w:jc w:val="center"/>
              <w:rPr>
                <w:del w:id="1240" w:author="Abraham Isaac Jacob Gajardo Cortez (masterin)" w:date="2020-12-01T21:42:00Z"/>
                <w:rFonts w:ascii="Times New Roman" w:hAnsi="Times New Roman" w:cs="Times New Roman"/>
                <w:sz w:val="20"/>
                <w:szCs w:val="20"/>
                <w:highlight w:val="yellow"/>
                <w:rPrChange w:id="1241" w:author="Andrés González Santa Cruz" w:date="2020-12-07T17:58:00Z">
                  <w:rPr>
                    <w:del w:id="1242" w:author="Abraham Isaac Jacob Gajardo Cortez (masterin)" w:date="2020-12-01T21:42:00Z"/>
                    <w:rFonts w:ascii="Times New Roman" w:hAnsi="Times New Roman" w:cs="Times New Roman"/>
                    <w:sz w:val="20"/>
                    <w:szCs w:val="20"/>
                  </w:rPr>
                </w:rPrChange>
              </w:rPr>
              <w:pPrChange w:id="1243" w:author="Abraham Isaac Jacob Gajardo Cortez (masterin)" w:date="2020-12-01T21:42:00Z">
                <w:pPr>
                  <w:spacing w:after="0" w:line="240" w:lineRule="auto"/>
                  <w:jc w:val="center"/>
                </w:pPr>
              </w:pPrChange>
            </w:pPr>
            <w:del w:id="1244" w:author="Abraham Isaac Jacob Gajardo Cortez (masterin)" w:date="2020-12-01T21:42:00Z">
              <w:r w:rsidRPr="007278E2" w:rsidDel="00F32E72">
                <w:rPr>
                  <w:rFonts w:ascii="Times New Roman" w:hAnsi="Times New Roman" w:cs="Times New Roman"/>
                  <w:sz w:val="20"/>
                  <w:szCs w:val="20"/>
                  <w:highlight w:val="yellow"/>
                  <w:rPrChange w:id="1245" w:author="Andrés González Santa Cruz" w:date="2020-12-07T17:58:00Z">
                    <w:rPr>
                      <w:rFonts w:ascii="Times New Roman" w:hAnsi="Times New Roman" w:cs="Times New Roman"/>
                      <w:sz w:val="20"/>
                      <w:szCs w:val="20"/>
                    </w:rPr>
                  </w:rPrChange>
                </w:rPr>
                <w:delText>(1.9, 21)</w:delText>
              </w:r>
            </w:del>
          </w:p>
        </w:tc>
        <w:tc>
          <w:tcPr>
            <w:tcW w:w="1134" w:type="dxa"/>
            <w:shd w:val="clear" w:color="auto" w:fill="FFFFFF"/>
            <w:tcMar>
              <w:top w:w="15" w:type="dxa"/>
              <w:left w:w="15" w:type="dxa"/>
              <w:bottom w:w="0" w:type="dxa"/>
              <w:right w:w="15" w:type="dxa"/>
            </w:tcMar>
            <w:vAlign w:val="center"/>
          </w:tcPr>
          <w:p w14:paraId="689DB2BE" w14:textId="68DAE8D4" w:rsidR="009553C0" w:rsidRPr="007278E2" w:rsidDel="00F32E72" w:rsidRDefault="009553C0">
            <w:pPr>
              <w:spacing w:after="0" w:line="360" w:lineRule="auto"/>
              <w:jc w:val="center"/>
              <w:rPr>
                <w:del w:id="1246" w:author="Abraham Isaac Jacob Gajardo Cortez (masterin)" w:date="2020-12-01T21:42:00Z"/>
                <w:rFonts w:ascii="Times New Roman" w:hAnsi="Times New Roman" w:cs="Times New Roman"/>
                <w:sz w:val="20"/>
                <w:szCs w:val="20"/>
                <w:highlight w:val="yellow"/>
                <w:rPrChange w:id="1247" w:author="Andrés González Santa Cruz" w:date="2020-12-07T17:58:00Z">
                  <w:rPr>
                    <w:del w:id="1248" w:author="Abraham Isaac Jacob Gajardo Cortez (masterin)" w:date="2020-12-01T21:42:00Z"/>
                    <w:rFonts w:ascii="Times New Roman" w:hAnsi="Times New Roman" w:cs="Times New Roman"/>
                    <w:sz w:val="20"/>
                    <w:szCs w:val="20"/>
                  </w:rPr>
                </w:rPrChange>
              </w:rPr>
              <w:pPrChange w:id="1249" w:author="Abraham Isaac Jacob Gajardo Cortez (masterin)" w:date="2020-12-01T21:42:00Z">
                <w:pPr>
                  <w:spacing w:after="0" w:line="240" w:lineRule="auto"/>
                  <w:jc w:val="center"/>
                </w:pPr>
              </w:pPrChange>
            </w:pPr>
            <w:del w:id="1250" w:author="Abraham Isaac Jacob Gajardo Cortez (masterin)" w:date="2020-12-01T21:42:00Z">
              <w:r w:rsidRPr="007278E2" w:rsidDel="00F32E72">
                <w:rPr>
                  <w:rFonts w:ascii="Times New Roman" w:hAnsi="Times New Roman" w:cs="Times New Roman"/>
                  <w:sz w:val="20"/>
                  <w:szCs w:val="20"/>
                  <w:highlight w:val="yellow"/>
                  <w:rPrChange w:id="1251" w:author="Andrés González Santa Cruz" w:date="2020-12-07T17:58:00Z">
                    <w:rPr>
                      <w:rFonts w:ascii="Times New Roman" w:hAnsi="Times New Roman" w:cs="Times New Roman"/>
                      <w:sz w:val="20"/>
                      <w:szCs w:val="20"/>
                    </w:rPr>
                  </w:rPrChange>
                </w:rPr>
                <w:delText>0.01015</w:delText>
              </w:r>
            </w:del>
          </w:p>
        </w:tc>
        <w:tc>
          <w:tcPr>
            <w:tcW w:w="992" w:type="dxa"/>
            <w:shd w:val="clear" w:color="auto" w:fill="FFFFFF"/>
            <w:tcMar>
              <w:top w:w="15" w:type="dxa"/>
              <w:left w:w="15" w:type="dxa"/>
              <w:bottom w:w="0" w:type="dxa"/>
              <w:right w:w="15" w:type="dxa"/>
            </w:tcMar>
            <w:vAlign w:val="center"/>
          </w:tcPr>
          <w:p w14:paraId="04DF075C" w14:textId="27603ECC" w:rsidR="009553C0" w:rsidRPr="007278E2" w:rsidDel="00F32E72" w:rsidRDefault="009553C0">
            <w:pPr>
              <w:spacing w:after="0" w:line="360" w:lineRule="auto"/>
              <w:jc w:val="center"/>
              <w:rPr>
                <w:del w:id="1252" w:author="Abraham Isaac Jacob Gajardo Cortez (masterin)" w:date="2020-12-01T21:42:00Z"/>
                <w:rFonts w:ascii="Times New Roman" w:hAnsi="Times New Roman" w:cs="Times New Roman"/>
                <w:sz w:val="20"/>
                <w:szCs w:val="20"/>
                <w:highlight w:val="yellow"/>
                <w:rPrChange w:id="1253" w:author="Andrés González Santa Cruz" w:date="2020-12-07T17:58:00Z">
                  <w:rPr>
                    <w:del w:id="1254" w:author="Abraham Isaac Jacob Gajardo Cortez (masterin)" w:date="2020-12-01T21:42:00Z"/>
                    <w:rFonts w:ascii="Times New Roman" w:hAnsi="Times New Roman" w:cs="Times New Roman"/>
                    <w:sz w:val="20"/>
                    <w:szCs w:val="20"/>
                  </w:rPr>
                </w:rPrChange>
              </w:rPr>
              <w:pPrChange w:id="1255" w:author="Abraham Isaac Jacob Gajardo Cortez (masterin)" w:date="2020-12-01T21:42:00Z">
                <w:pPr>
                  <w:spacing w:after="0" w:line="240" w:lineRule="auto"/>
                  <w:jc w:val="center"/>
                </w:pPr>
              </w:pPrChange>
            </w:pPr>
            <w:del w:id="1256" w:author="Abraham Isaac Jacob Gajardo Cortez (masterin)" w:date="2020-12-01T21:42:00Z">
              <w:r w:rsidRPr="007278E2" w:rsidDel="00F32E72">
                <w:rPr>
                  <w:rFonts w:ascii="Times New Roman" w:hAnsi="Times New Roman" w:cs="Times New Roman"/>
                  <w:sz w:val="20"/>
                  <w:szCs w:val="20"/>
                  <w:highlight w:val="yellow"/>
                  <w:rPrChange w:id="1257" w:author="Andrés González Santa Cruz" w:date="2020-12-07T17:58:00Z">
                    <w:rPr>
                      <w:rFonts w:ascii="Times New Roman" w:hAnsi="Times New Roman" w:cs="Times New Roman"/>
                      <w:sz w:val="20"/>
                      <w:szCs w:val="20"/>
                    </w:rPr>
                  </w:rPrChange>
                </w:rPr>
                <w:delText>16</w:delText>
              </w:r>
            </w:del>
          </w:p>
        </w:tc>
        <w:tc>
          <w:tcPr>
            <w:tcW w:w="1276" w:type="dxa"/>
            <w:shd w:val="clear" w:color="auto" w:fill="FFFFFF"/>
            <w:tcMar>
              <w:top w:w="15" w:type="dxa"/>
              <w:left w:w="15" w:type="dxa"/>
              <w:bottom w:w="0" w:type="dxa"/>
              <w:right w:w="15" w:type="dxa"/>
            </w:tcMar>
            <w:vAlign w:val="center"/>
          </w:tcPr>
          <w:p w14:paraId="7B2A00DA" w14:textId="20FA04F5" w:rsidR="009553C0" w:rsidRPr="007278E2" w:rsidDel="00F32E72" w:rsidRDefault="009553C0">
            <w:pPr>
              <w:spacing w:after="0" w:line="360" w:lineRule="auto"/>
              <w:jc w:val="center"/>
              <w:rPr>
                <w:del w:id="1258" w:author="Abraham Isaac Jacob Gajardo Cortez (masterin)" w:date="2020-12-01T21:42:00Z"/>
                <w:rFonts w:ascii="Times New Roman" w:hAnsi="Times New Roman" w:cs="Times New Roman"/>
                <w:sz w:val="20"/>
                <w:szCs w:val="20"/>
                <w:highlight w:val="yellow"/>
                <w:rPrChange w:id="1259" w:author="Andrés González Santa Cruz" w:date="2020-12-07T17:58:00Z">
                  <w:rPr>
                    <w:del w:id="1260" w:author="Abraham Isaac Jacob Gajardo Cortez (masterin)" w:date="2020-12-01T21:42:00Z"/>
                    <w:rFonts w:ascii="Times New Roman" w:hAnsi="Times New Roman" w:cs="Times New Roman"/>
                    <w:sz w:val="20"/>
                    <w:szCs w:val="20"/>
                  </w:rPr>
                </w:rPrChange>
              </w:rPr>
              <w:pPrChange w:id="1261" w:author="Abraham Isaac Jacob Gajardo Cortez (masterin)" w:date="2020-12-01T21:42:00Z">
                <w:pPr>
                  <w:spacing w:after="0" w:line="240" w:lineRule="auto"/>
                  <w:jc w:val="center"/>
                </w:pPr>
              </w:pPrChange>
            </w:pPr>
            <w:del w:id="1262" w:author="Abraham Isaac Jacob Gajardo Cortez (masterin)" w:date="2020-12-01T21:42:00Z">
              <w:r w:rsidRPr="007278E2" w:rsidDel="00F32E72">
                <w:rPr>
                  <w:rFonts w:ascii="Times New Roman" w:hAnsi="Times New Roman" w:cs="Times New Roman"/>
                  <w:sz w:val="20"/>
                  <w:szCs w:val="20"/>
                  <w:highlight w:val="yellow"/>
                  <w:rPrChange w:id="1263" w:author="Andrés González Santa Cruz" w:date="2020-12-07T17:58:00Z">
                    <w:rPr>
                      <w:rFonts w:ascii="Times New Roman" w:hAnsi="Times New Roman" w:cs="Times New Roman"/>
                      <w:sz w:val="20"/>
                      <w:szCs w:val="20"/>
                    </w:rPr>
                  </w:rPrChange>
                </w:rPr>
                <w:delText>(2.7, 30)</w:delText>
              </w:r>
            </w:del>
          </w:p>
        </w:tc>
      </w:tr>
      <w:tr w:rsidR="00A2261E" w:rsidRPr="007278E2" w:rsidDel="00F32E72" w14:paraId="0AC43552" w14:textId="50EAD768" w:rsidTr="009553C0">
        <w:trPr>
          <w:trHeight w:val="56"/>
          <w:del w:id="1264"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015253DC" w14:textId="016C2263" w:rsidR="009553C0" w:rsidRPr="007278E2" w:rsidDel="00F32E72" w:rsidRDefault="009553C0">
            <w:pPr>
              <w:spacing w:after="0" w:line="360" w:lineRule="auto"/>
              <w:rPr>
                <w:del w:id="1265" w:author="Abraham Isaac Jacob Gajardo Cortez (masterin)" w:date="2020-12-01T21:42:00Z"/>
                <w:rFonts w:ascii="Times New Roman" w:hAnsi="Times New Roman" w:cs="Times New Roman"/>
                <w:sz w:val="20"/>
                <w:szCs w:val="20"/>
                <w:highlight w:val="yellow"/>
                <w:rPrChange w:id="1266" w:author="Andrés González Santa Cruz" w:date="2020-12-07T17:58:00Z">
                  <w:rPr>
                    <w:del w:id="1267" w:author="Abraham Isaac Jacob Gajardo Cortez (masterin)" w:date="2020-12-01T21:42:00Z"/>
                    <w:rFonts w:ascii="Times New Roman" w:hAnsi="Times New Roman" w:cs="Times New Roman"/>
                    <w:sz w:val="20"/>
                    <w:szCs w:val="20"/>
                  </w:rPr>
                </w:rPrChange>
              </w:rPr>
              <w:pPrChange w:id="1268" w:author="Abraham Isaac Jacob Gajardo Cortez (masterin)" w:date="2020-12-01T21:42:00Z">
                <w:pPr>
                  <w:spacing w:after="0" w:line="240" w:lineRule="auto"/>
                </w:pPr>
              </w:pPrChange>
            </w:pPr>
            <w:del w:id="1269" w:author="Abraham Isaac Jacob Gajardo Cortez (masterin)" w:date="2020-12-01T21:42:00Z">
              <w:r w:rsidRPr="007278E2" w:rsidDel="00F32E72">
                <w:rPr>
                  <w:rFonts w:ascii="Times New Roman" w:hAnsi="Times New Roman" w:cs="Times New Roman"/>
                  <w:sz w:val="20"/>
                  <w:szCs w:val="20"/>
                  <w:highlight w:val="yellow"/>
                  <w:rPrChange w:id="1270" w:author="Andrés González Santa Cruz" w:date="2020-12-07T17:58:00Z">
                    <w:rPr>
                      <w:rFonts w:ascii="Times New Roman" w:hAnsi="Times New Roman" w:cs="Times New Roman"/>
                      <w:sz w:val="20"/>
                      <w:szCs w:val="20"/>
                    </w:rPr>
                  </w:rPrChange>
                </w:rPr>
                <w:delText>Trauma Consultations</w:delText>
              </w:r>
              <w:r w:rsidR="009B3D9E" w:rsidRPr="007278E2" w:rsidDel="00F32E72">
                <w:rPr>
                  <w:rFonts w:ascii="Times New Roman" w:hAnsi="Times New Roman" w:cs="Times New Roman"/>
                  <w:sz w:val="20"/>
                  <w:szCs w:val="20"/>
                  <w:highlight w:val="yellow"/>
                  <w:vertAlign w:val="superscript"/>
                  <w:rPrChange w:id="1271" w:author="Andrés González Santa Cruz" w:date="2020-12-07T17:58:00Z">
                    <w:rPr>
                      <w:rFonts w:ascii="Times New Roman" w:hAnsi="Times New Roman" w:cs="Times New Roman"/>
                      <w:sz w:val="20"/>
                      <w:szCs w:val="20"/>
                      <w:vertAlign w:val="superscript"/>
                    </w:rPr>
                  </w:rPrChange>
                </w:rPr>
                <w:delText>c</w:delText>
              </w:r>
            </w:del>
          </w:p>
        </w:tc>
        <w:tc>
          <w:tcPr>
            <w:tcW w:w="709" w:type="dxa"/>
            <w:shd w:val="clear" w:color="auto" w:fill="FFFFFF"/>
            <w:tcMar>
              <w:top w:w="15" w:type="dxa"/>
              <w:left w:w="15" w:type="dxa"/>
              <w:bottom w:w="0" w:type="dxa"/>
              <w:right w:w="15" w:type="dxa"/>
            </w:tcMar>
            <w:vAlign w:val="center"/>
          </w:tcPr>
          <w:p w14:paraId="4E67C0DD" w14:textId="58BD9705" w:rsidR="009553C0" w:rsidRPr="007278E2" w:rsidDel="00F32E72" w:rsidRDefault="009553C0">
            <w:pPr>
              <w:spacing w:after="0" w:line="360" w:lineRule="auto"/>
              <w:jc w:val="center"/>
              <w:rPr>
                <w:del w:id="1272" w:author="Abraham Isaac Jacob Gajardo Cortez (masterin)" w:date="2020-12-01T21:42:00Z"/>
                <w:rFonts w:ascii="Times New Roman" w:hAnsi="Times New Roman" w:cs="Times New Roman"/>
                <w:sz w:val="20"/>
                <w:szCs w:val="20"/>
                <w:highlight w:val="yellow"/>
                <w:rPrChange w:id="1273" w:author="Andrés González Santa Cruz" w:date="2020-12-07T17:58:00Z">
                  <w:rPr>
                    <w:del w:id="1274" w:author="Abraham Isaac Jacob Gajardo Cortez (masterin)" w:date="2020-12-01T21:42:00Z"/>
                    <w:rFonts w:ascii="Times New Roman" w:hAnsi="Times New Roman" w:cs="Times New Roman"/>
                    <w:sz w:val="20"/>
                    <w:szCs w:val="20"/>
                  </w:rPr>
                </w:rPrChange>
              </w:rPr>
              <w:pPrChange w:id="1275" w:author="Abraham Isaac Jacob Gajardo Cortez (masterin)" w:date="2020-12-01T21:42:00Z">
                <w:pPr>
                  <w:spacing w:after="0" w:line="240" w:lineRule="auto"/>
                  <w:jc w:val="center"/>
                </w:pPr>
              </w:pPrChange>
            </w:pPr>
            <w:del w:id="1276" w:author="Abraham Isaac Jacob Gajardo Cortez (masterin)" w:date="2020-12-01T21:42:00Z">
              <w:r w:rsidRPr="007278E2" w:rsidDel="00F32E72">
                <w:rPr>
                  <w:rFonts w:ascii="Times New Roman" w:hAnsi="Times New Roman" w:cs="Times New Roman"/>
                  <w:sz w:val="20"/>
                  <w:szCs w:val="20"/>
                  <w:highlight w:val="yellow"/>
                  <w:rPrChange w:id="1277" w:author="Andrés González Santa Cruz" w:date="2020-12-07T17:58:00Z">
                    <w:rPr>
                      <w:rFonts w:ascii="Times New Roman" w:hAnsi="Times New Roman" w:cs="Times New Roman"/>
                      <w:sz w:val="20"/>
                      <w:szCs w:val="20"/>
                    </w:rPr>
                  </w:rPrChange>
                </w:rPr>
                <w:delText>-99</w:delText>
              </w:r>
            </w:del>
          </w:p>
        </w:tc>
        <w:tc>
          <w:tcPr>
            <w:tcW w:w="1134" w:type="dxa"/>
            <w:shd w:val="clear" w:color="auto" w:fill="FFFFFF"/>
            <w:tcMar>
              <w:top w:w="15" w:type="dxa"/>
              <w:left w:w="15" w:type="dxa"/>
              <w:bottom w:w="0" w:type="dxa"/>
              <w:right w:w="15" w:type="dxa"/>
            </w:tcMar>
            <w:vAlign w:val="center"/>
          </w:tcPr>
          <w:p w14:paraId="7D5EC2FD" w14:textId="74864D11" w:rsidR="009553C0" w:rsidRPr="007278E2" w:rsidDel="00F32E72" w:rsidRDefault="009553C0">
            <w:pPr>
              <w:spacing w:after="0" w:line="360" w:lineRule="auto"/>
              <w:jc w:val="center"/>
              <w:rPr>
                <w:del w:id="1278" w:author="Abraham Isaac Jacob Gajardo Cortez (masterin)" w:date="2020-12-01T21:42:00Z"/>
                <w:rFonts w:ascii="Times New Roman" w:hAnsi="Times New Roman" w:cs="Times New Roman"/>
                <w:sz w:val="20"/>
                <w:szCs w:val="20"/>
                <w:highlight w:val="yellow"/>
                <w:rPrChange w:id="1279" w:author="Andrés González Santa Cruz" w:date="2020-12-07T17:58:00Z">
                  <w:rPr>
                    <w:del w:id="1280" w:author="Abraham Isaac Jacob Gajardo Cortez (masterin)" w:date="2020-12-01T21:42:00Z"/>
                    <w:rFonts w:ascii="Times New Roman" w:hAnsi="Times New Roman" w:cs="Times New Roman"/>
                    <w:sz w:val="20"/>
                    <w:szCs w:val="20"/>
                  </w:rPr>
                </w:rPrChange>
              </w:rPr>
              <w:pPrChange w:id="1281" w:author="Abraham Isaac Jacob Gajardo Cortez (masterin)" w:date="2020-12-01T21:42:00Z">
                <w:pPr>
                  <w:spacing w:after="0" w:line="240" w:lineRule="auto"/>
                  <w:jc w:val="center"/>
                </w:pPr>
              </w:pPrChange>
            </w:pPr>
            <w:del w:id="1282" w:author="Abraham Isaac Jacob Gajardo Cortez (masterin)" w:date="2020-12-01T21:42:00Z">
              <w:r w:rsidRPr="007278E2" w:rsidDel="00F32E72">
                <w:rPr>
                  <w:rFonts w:ascii="Times New Roman" w:hAnsi="Times New Roman" w:cs="Times New Roman"/>
                  <w:sz w:val="20"/>
                  <w:szCs w:val="20"/>
                  <w:highlight w:val="yellow"/>
                  <w:rPrChange w:id="1283" w:author="Andrés González Santa Cruz" w:date="2020-12-07T17:58:00Z">
                    <w:rPr>
                      <w:rFonts w:ascii="Times New Roman" w:hAnsi="Times New Roman" w:cs="Times New Roman"/>
                      <w:sz w:val="20"/>
                      <w:szCs w:val="20"/>
                    </w:rPr>
                  </w:rPrChange>
                </w:rPr>
                <w:delText>(-357, 161)</w:delText>
              </w:r>
            </w:del>
          </w:p>
        </w:tc>
        <w:tc>
          <w:tcPr>
            <w:tcW w:w="1134" w:type="dxa"/>
            <w:shd w:val="clear" w:color="auto" w:fill="FFFFFF"/>
            <w:tcMar>
              <w:top w:w="15" w:type="dxa"/>
              <w:left w:w="15" w:type="dxa"/>
              <w:bottom w:w="0" w:type="dxa"/>
              <w:right w:w="15" w:type="dxa"/>
            </w:tcMar>
            <w:vAlign w:val="center"/>
          </w:tcPr>
          <w:p w14:paraId="376B4E02" w14:textId="56366796" w:rsidR="009553C0" w:rsidRPr="007278E2" w:rsidDel="00F32E72" w:rsidRDefault="009553C0">
            <w:pPr>
              <w:spacing w:after="0" w:line="360" w:lineRule="auto"/>
              <w:jc w:val="center"/>
              <w:rPr>
                <w:del w:id="1284" w:author="Abraham Isaac Jacob Gajardo Cortez (masterin)" w:date="2020-12-01T21:42:00Z"/>
                <w:rFonts w:ascii="Times New Roman" w:hAnsi="Times New Roman" w:cs="Times New Roman"/>
                <w:sz w:val="20"/>
                <w:szCs w:val="20"/>
                <w:highlight w:val="yellow"/>
                <w:rPrChange w:id="1285" w:author="Andrés González Santa Cruz" w:date="2020-12-07T17:58:00Z">
                  <w:rPr>
                    <w:del w:id="1286" w:author="Abraham Isaac Jacob Gajardo Cortez (masterin)" w:date="2020-12-01T21:42:00Z"/>
                    <w:rFonts w:ascii="Times New Roman" w:hAnsi="Times New Roman" w:cs="Times New Roman"/>
                    <w:sz w:val="20"/>
                    <w:szCs w:val="20"/>
                  </w:rPr>
                </w:rPrChange>
              </w:rPr>
              <w:pPrChange w:id="1287" w:author="Abraham Isaac Jacob Gajardo Cortez (masterin)" w:date="2020-12-01T21:42:00Z">
                <w:pPr>
                  <w:spacing w:after="0" w:line="240" w:lineRule="auto"/>
                  <w:jc w:val="center"/>
                </w:pPr>
              </w:pPrChange>
            </w:pPr>
            <w:del w:id="1288" w:author="Abraham Isaac Jacob Gajardo Cortez (masterin)" w:date="2020-12-01T21:42:00Z">
              <w:r w:rsidRPr="007278E2" w:rsidDel="00F32E72">
                <w:rPr>
                  <w:rFonts w:ascii="Times New Roman" w:hAnsi="Times New Roman" w:cs="Times New Roman"/>
                  <w:sz w:val="20"/>
                  <w:szCs w:val="20"/>
                  <w:highlight w:val="yellow"/>
                  <w:rPrChange w:id="1289" w:author="Andrés González Santa Cruz" w:date="2020-12-07T17:58:00Z">
                    <w:rPr>
                      <w:rFonts w:ascii="Times New Roman" w:hAnsi="Times New Roman" w:cs="Times New Roman"/>
                      <w:sz w:val="20"/>
                      <w:szCs w:val="20"/>
                    </w:rPr>
                  </w:rPrChange>
                </w:rPr>
                <w:delText>0.2204</w:delText>
              </w:r>
            </w:del>
          </w:p>
        </w:tc>
        <w:tc>
          <w:tcPr>
            <w:tcW w:w="992" w:type="dxa"/>
            <w:shd w:val="clear" w:color="auto" w:fill="FFFFFF"/>
            <w:tcMar>
              <w:top w:w="15" w:type="dxa"/>
              <w:left w:w="15" w:type="dxa"/>
              <w:bottom w:w="0" w:type="dxa"/>
              <w:right w:w="15" w:type="dxa"/>
            </w:tcMar>
            <w:vAlign w:val="center"/>
          </w:tcPr>
          <w:p w14:paraId="2A9C845C" w14:textId="6C22AF47" w:rsidR="009553C0" w:rsidRPr="007278E2" w:rsidDel="00F32E72" w:rsidRDefault="009553C0">
            <w:pPr>
              <w:spacing w:after="0" w:line="360" w:lineRule="auto"/>
              <w:jc w:val="center"/>
              <w:rPr>
                <w:del w:id="1290" w:author="Abraham Isaac Jacob Gajardo Cortez (masterin)" w:date="2020-12-01T21:42:00Z"/>
                <w:rFonts w:ascii="Times New Roman" w:hAnsi="Times New Roman" w:cs="Times New Roman"/>
                <w:sz w:val="20"/>
                <w:szCs w:val="20"/>
                <w:highlight w:val="yellow"/>
                <w:rPrChange w:id="1291" w:author="Andrés González Santa Cruz" w:date="2020-12-07T17:58:00Z">
                  <w:rPr>
                    <w:del w:id="1292" w:author="Abraham Isaac Jacob Gajardo Cortez (masterin)" w:date="2020-12-01T21:42:00Z"/>
                    <w:rFonts w:ascii="Times New Roman" w:hAnsi="Times New Roman" w:cs="Times New Roman"/>
                    <w:sz w:val="20"/>
                    <w:szCs w:val="20"/>
                  </w:rPr>
                </w:rPrChange>
              </w:rPr>
              <w:pPrChange w:id="1293" w:author="Abraham Isaac Jacob Gajardo Cortez (masterin)" w:date="2020-12-01T21:42:00Z">
                <w:pPr>
                  <w:spacing w:after="0" w:line="240" w:lineRule="auto"/>
                  <w:jc w:val="center"/>
                </w:pPr>
              </w:pPrChange>
            </w:pPr>
            <w:del w:id="1294" w:author="Abraham Isaac Jacob Gajardo Cortez (masterin)" w:date="2020-12-01T21:42:00Z">
              <w:r w:rsidRPr="007278E2" w:rsidDel="00F32E72">
                <w:rPr>
                  <w:rFonts w:ascii="Times New Roman" w:hAnsi="Times New Roman" w:cs="Times New Roman"/>
                  <w:sz w:val="20"/>
                  <w:szCs w:val="20"/>
                  <w:highlight w:val="yellow"/>
                  <w:rPrChange w:id="1295" w:author="Andrés González Santa Cruz" w:date="2020-12-07T17:58:00Z">
                    <w:rPr>
                      <w:rFonts w:ascii="Times New Roman" w:hAnsi="Times New Roman" w:cs="Times New Roman"/>
                      <w:sz w:val="20"/>
                      <w:szCs w:val="20"/>
                    </w:rPr>
                  </w:rPrChange>
                </w:rPr>
                <w:delText>-11</w:delText>
              </w:r>
            </w:del>
          </w:p>
        </w:tc>
        <w:tc>
          <w:tcPr>
            <w:tcW w:w="1276" w:type="dxa"/>
            <w:shd w:val="clear" w:color="auto" w:fill="FFFFFF"/>
            <w:tcMar>
              <w:top w:w="15" w:type="dxa"/>
              <w:left w:w="15" w:type="dxa"/>
              <w:bottom w:w="0" w:type="dxa"/>
              <w:right w:w="15" w:type="dxa"/>
            </w:tcMar>
            <w:vAlign w:val="center"/>
          </w:tcPr>
          <w:p w14:paraId="518E8AE6" w14:textId="1E702FEA" w:rsidR="009553C0" w:rsidRPr="007278E2" w:rsidDel="00F32E72" w:rsidRDefault="009553C0">
            <w:pPr>
              <w:spacing w:after="0" w:line="360" w:lineRule="auto"/>
              <w:jc w:val="center"/>
              <w:rPr>
                <w:del w:id="1296" w:author="Abraham Isaac Jacob Gajardo Cortez (masterin)" w:date="2020-12-01T21:42:00Z"/>
                <w:rFonts w:ascii="Times New Roman" w:hAnsi="Times New Roman" w:cs="Times New Roman"/>
                <w:sz w:val="20"/>
                <w:szCs w:val="20"/>
                <w:highlight w:val="yellow"/>
                <w:rPrChange w:id="1297" w:author="Andrés González Santa Cruz" w:date="2020-12-07T17:58:00Z">
                  <w:rPr>
                    <w:del w:id="1298" w:author="Abraham Isaac Jacob Gajardo Cortez (masterin)" w:date="2020-12-01T21:42:00Z"/>
                    <w:rFonts w:ascii="Times New Roman" w:hAnsi="Times New Roman" w:cs="Times New Roman"/>
                    <w:sz w:val="20"/>
                    <w:szCs w:val="20"/>
                  </w:rPr>
                </w:rPrChange>
              </w:rPr>
              <w:pPrChange w:id="1299" w:author="Abraham Isaac Jacob Gajardo Cortez (masterin)" w:date="2020-12-01T21:42:00Z">
                <w:pPr>
                  <w:spacing w:after="0" w:line="240" w:lineRule="auto"/>
                  <w:jc w:val="center"/>
                </w:pPr>
              </w:pPrChange>
            </w:pPr>
            <w:del w:id="1300" w:author="Abraham Isaac Jacob Gajardo Cortez (masterin)" w:date="2020-12-01T21:42:00Z">
              <w:r w:rsidRPr="007278E2" w:rsidDel="00F32E72">
                <w:rPr>
                  <w:rFonts w:ascii="Times New Roman" w:hAnsi="Times New Roman" w:cs="Times New Roman"/>
                  <w:sz w:val="20"/>
                  <w:szCs w:val="20"/>
                  <w:highlight w:val="yellow"/>
                  <w:rPrChange w:id="1301" w:author="Andrés González Santa Cruz" w:date="2020-12-07T17:58:00Z">
                    <w:rPr>
                      <w:rFonts w:ascii="Times New Roman" w:hAnsi="Times New Roman" w:cs="Times New Roman"/>
                      <w:sz w:val="20"/>
                      <w:szCs w:val="20"/>
                    </w:rPr>
                  </w:rPrChange>
                </w:rPr>
                <w:delText>(-39, 18)</w:delText>
              </w:r>
            </w:del>
          </w:p>
        </w:tc>
      </w:tr>
      <w:tr w:rsidR="00A2261E" w:rsidRPr="007278E2" w:rsidDel="00F32E72" w14:paraId="06F21E4C" w14:textId="78EABD44" w:rsidTr="009553C0">
        <w:trPr>
          <w:del w:id="1302"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7668ACBC" w14:textId="73A04790" w:rsidR="009553C0" w:rsidRPr="007278E2" w:rsidDel="00F32E72" w:rsidRDefault="009553C0">
            <w:pPr>
              <w:spacing w:after="0" w:line="360" w:lineRule="auto"/>
              <w:rPr>
                <w:del w:id="1303" w:author="Abraham Isaac Jacob Gajardo Cortez (masterin)" w:date="2020-12-01T21:42:00Z"/>
                <w:rFonts w:ascii="Times New Roman" w:hAnsi="Times New Roman" w:cs="Times New Roman"/>
                <w:sz w:val="20"/>
                <w:szCs w:val="20"/>
                <w:highlight w:val="yellow"/>
                <w:rPrChange w:id="1304" w:author="Andrés González Santa Cruz" w:date="2020-12-07T17:58:00Z">
                  <w:rPr>
                    <w:del w:id="1305" w:author="Abraham Isaac Jacob Gajardo Cortez (masterin)" w:date="2020-12-01T21:42:00Z"/>
                    <w:rFonts w:ascii="Times New Roman" w:hAnsi="Times New Roman" w:cs="Times New Roman"/>
                    <w:sz w:val="20"/>
                    <w:szCs w:val="20"/>
                  </w:rPr>
                </w:rPrChange>
              </w:rPr>
              <w:pPrChange w:id="1306" w:author="Abraham Isaac Jacob Gajardo Cortez (masterin)" w:date="2020-12-01T21:42:00Z">
                <w:pPr>
                  <w:spacing w:after="0" w:line="240" w:lineRule="auto"/>
                </w:pPr>
              </w:pPrChange>
            </w:pPr>
            <w:del w:id="1307" w:author="Abraham Isaac Jacob Gajardo Cortez (masterin)" w:date="2020-12-01T21:42:00Z">
              <w:r w:rsidRPr="007278E2" w:rsidDel="00F32E72">
                <w:rPr>
                  <w:rFonts w:ascii="Times New Roman" w:hAnsi="Times New Roman" w:cs="Times New Roman"/>
                  <w:sz w:val="20"/>
                  <w:szCs w:val="20"/>
                  <w:highlight w:val="yellow"/>
                  <w:rPrChange w:id="1308" w:author="Andrés González Santa Cruz" w:date="2020-12-07T17:58:00Z">
                    <w:rPr>
                      <w:rFonts w:ascii="Times New Roman" w:hAnsi="Times New Roman" w:cs="Times New Roman"/>
                      <w:sz w:val="20"/>
                      <w:szCs w:val="20"/>
                    </w:rPr>
                  </w:rPrChange>
                </w:rPr>
                <w:delText>Respiratory Hospitalizations</w:delText>
              </w:r>
              <w:r w:rsidR="009B3D9E" w:rsidRPr="007278E2" w:rsidDel="00F32E72">
                <w:rPr>
                  <w:rFonts w:ascii="Times New Roman" w:hAnsi="Times New Roman" w:cs="Times New Roman"/>
                  <w:sz w:val="20"/>
                  <w:szCs w:val="20"/>
                  <w:highlight w:val="yellow"/>
                  <w:vertAlign w:val="superscript"/>
                  <w:rPrChange w:id="1309" w:author="Andrés González Santa Cruz" w:date="2020-12-07T17:58:00Z">
                    <w:rPr>
                      <w:rFonts w:ascii="Times New Roman" w:hAnsi="Times New Roman" w:cs="Times New Roman"/>
                      <w:sz w:val="18"/>
                      <w:szCs w:val="18"/>
                      <w:vertAlign w:val="superscript"/>
                    </w:rPr>
                  </w:rPrChange>
                </w:rPr>
                <w:delText>b</w:delText>
              </w:r>
            </w:del>
          </w:p>
        </w:tc>
        <w:tc>
          <w:tcPr>
            <w:tcW w:w="709" w:type="dxa"/>
            <w:shd w:val="clear" w:color="auto" w:fill="FFFFFF"/>
            <w:tcMar>
              <w:top w:w="15" w:type="dxa"/>
              <w:left w:w="15" w:type="dxa"/>
              <w:bottom w:w="0" w:type="dxa"/>
              <w:right w:w="15" w:type="dxa"/>
            </w:tcMar>
            <w:vAlign w:val="center"/>
          </w:tcPr>
          <w:p w14:paraId="28B7A009" w14:textId="2DA08B80" w:rsidR="009553C0" w:rsidRPr="007278E2" w:rsidDel="00F32E72" w:rsidRDefault="009553C0">
            <w:pPr>
              <w:spacing w:after="0" w:line="360" w:lineRule="auto"/>
              <w:jc w:val="center"/>
              <w:rPr>
                <w:del w:id="1310" w:author="Abraham Isaac Jacob Gajardo Cortez (masterin)" w:date="2020-12-01T21:42:00Z"/>
                <w:rFonts w:ascii="Times New Roman" w:hAnsi="Times New Roman" w:cs="Times New Roman"/>
                <w:sz w:val="20"/>
                <w:szCs w:val="20"/>
                <w:highlight w:val="yellow"/>
                <w:rPrChange w:id="1311" w:author="Andrés González Santa Cruz" w:date="2020-12-07T17:58:00Z">
                  <w:rPr>
                    <w:del w:id="1312" w:author="Abraham Isaac Jacob Gajardo Cortez (masterin)" w:date="2020-12-01T21:42:00Z"/>
                    <w:rFonts w:ascii="Times New Roman" w:hAnsi="Times New Roman" w:cs="Times New Roman"/>
                    <w:sz w:val="20"/>
                    <w:szCs w:val="20"/>
                  </w:rPr>
                </w:rPrChange>
              </w:rPr>
              <w:pPrChange w:id="1313" w:author="Abraham Isaac Jacob Gajardo Cortez (masterin)" w:date="2020-12-01T21:42:00Z">
                <w:pPr>
                  <w:spacing w:after="0" w:line="240" w:lineRule="auto"/>
                  <w:jc w:val="center"/>
                </w:pPr>
              </w:pPrChange>
            </w:pPr>
            <w:del w:id="1314" w:author="Abraham Isaac Jacob Gajardo Cortez (masterin)" w:date="2020-12-01T21:42:00Z">
              <w:r w:rsidRPr="007278E2" w:rsidDel="00F32E72">
                <w:rPr>
                  <w:rFonts w:ascii="Times New Roman" w:hAnsi="Times New Roman" w:cs="Times New Roman"/>
                  <w:sz w:val="20"/>
                  <w:szCs w:val="20"/>
                  <w:highlight w:val="yellow"/>
                  <w:rPrChange w:id="1315" w:author="Andrés González Santa Cruz" w:date="2020-12-07T17:58:00Z">
                    <w:rPr>
                      <w:rFonts w:ascii="Times New Roman" w:hAnsi="Times New Roman" w:cs="Times New Roman"/>
                      <w:sz w:val="20"/>
                      <w:szCs w:val="20"/>
                    </w:rPr>
                  </w:rPrChange>
                </w:rPr>
                <w:delText>-3.7</w:delText>
              </w:r>
            </w:del>
          </w:p>
        </w:tc>
        <w:tc>
          <w:tcPr>
            <w:tcW w:w="1134" w:type="dxa"/>
            <w:shd w:val="clear" w:color="auto" w:fill="FFFFFF"/>
            <w:tcMar>
              <w:top w:w="15" w:type="dxa"/>
              <w:left w:w="15" w:type="dxa"/>
              <w:bottom w:w="0" w:type="dxa"/>
              <w:right w:w="15" w:type="dxa"/>
            </w:tcMar>
            <w:vAlign w:val="center"/>
          </w:tcPr>
          <w:p w14:paraId="278336F0" w14:textId="388F5AF9" w:rsidR="009553C0" w:rsidRPr="007278E2" w:rsidDel="00F32E72" w:rsidRDefault="009553C0">
            <w:pPr>
              <w:spacing w:after="0" w:line="360" w:lineRule="auto"/>
              <w:jc w:val="center"/>
              <w:rPr>
                <w:del w:id="1316" w:author="Abraham Isaac Jacob Gajardo Cortez (masterin)" w:date="2020-12-01T21:42:00Z"/>
                <w:rFonts w:ascii="Times New Roman" w:hAnsi="Times New Roman" w:cs="Times New Roman"/>
                <w:sz w:val="20"/>
                <w:szCs w:val="20"/>
                <w:highlight w:val="yellow"/>
                <w:rPrChange w:id="1317" w:author="Andrés González Santa Cruz" w:date="2020-12-07T17:58:00Z">
                  <w:rPr>
                    <w:del w:id="1318" w:author="Abraham Isaac Jacob Gajardo Cortez (masterin)" w:date="2020-12-01T21:42:00Z"/>
                    <w:rFonts w:ascii="Times New Roman" w:hAnsi="Times New Roman" w:cs="Times New Roman"/>
                    <w:sz w:val="20"/>
                    <w:szCs w:val="20"/>
                  </w:rPr>
                </w:rPrChange>
              </w:rPr>
              <w:pPrChange w:id="1319" w:author="Abraham Isaac Jacob Gajardo Cortez (masterin)" w:date="2020-12-01T21:42:00Z">
                <w:pPr>
                  <w:spacing w:after="0" w:line="240" w:lineRule="auto"/>
                  <w:jc w:val="center"/>
                </w:pPr>
              </w:pPrChange>
            </w:pPr>
            <w:del w:id="1320" w:author="Abraham Isaac Jacob Gajardo Cortez (masterin)" w:date="2020-12-01T21:42:00Z">
              <w:r w:rsidRPr="007278E2" w:rsidDel="00F32E72">
                <w:rPr>
                  <w:rFonts w:ascii="Times New Roman" w:hAnsi="Times New Roman" w:cs="Times New Roman"/>
                  <w:sz w:val="20"/>
                  <w:szCs w:val="20"/>
                  <w:highlight w:val="yellow"/>
                  <w:rPrChange w:id="1321" w:author="Andrés González Santa Cruz" w:date="2020-12-07T17:58:00Z">
                    <w:rPr>
                      <w:rFonts w:ascii="Times New Roman" w:hAnsi="Times New Roman" w:cs="Times New Roman"/>
                      <w:sz w:val="20"/>
                      <w:szCs w:val="20"/>
                    </w:rPr>
                  </w:rPrChange>
                </w:rPr>
                <w:delText>(-13, 5.9)</w:delText>
              </w:r>
            </w:del>
          </w:p>
        </w:tc>
        <w:tc>
          <w:tcPr>
            <w:tcW w:w="1134" w:type="dxa"/>
            <w:shd w:val="clear" w:color="auto" w:fill="FFFFFF"/>
            <w:tcMar>
              <w:top w:w="15" w:type="dxa"/>
              <w:left w:w="15" w:type="dxa"/>
              <w:bottom w:w="0" w:type="dxa"/>
              <w:right w:w="15" w:type="dxa"/>
            </w:tcMar>
            <w:vAlign w:val="center"/>
          </w:tcPr>
          <w:p w14:paraId="6FDF5B78" w14:textId="4EBBCD40" w:rsidR="009553C0" w:rsidRPr="007278E2" w:rsidDel="00F32E72" w:rsidRDefault="009553C0">
            <w:pPr>
              <w:spacing w:after="0" w:line="360" w:lineRule="auto"/>
              <w:jc w:val="center"/>
              <w:rPr>
                <w:del w:id="1322" w:author="Abraham Isaac Jacob Gajardo Cortez (masterin)" w:date="2020-12-01T21:42:00Z"/>
                <w:rFonts w:ascii="Times New Roman" w:hAnsi="Times New Roman" w:cs="Times New Roman"/>
                <w:sz w:val="20"/>
                <w:szCs w:val="20"/>
                <w:highlight w:val="yellow"/>
                <w:rPrChange w:id="1323" w:author="Andrés González Santa Cruz" w:date="2020-12-07T17:58:00Z">
                  <w:rPr>
                    <w:del w:id="1324" w:author="Abraham Isaac Jacob Gajardo Cortez (masterin)" w:date="2020-12-01T21:42:00Z"/>
                    <w:rFonts w:ascii="Times New Roman" w:hAnsi="Times New Roman" w:cs="Times New Roman"/>
                    <w:sz w:val="20"/>
                    <w:szCs w:val="20"/>
                  </w:rPr>
                </w:rPrChange>
              </w:rPr>
              <w:pPrChange w:id="1325" w:author="Abraham Isaac Jacob Gajardo Cortez (masterin)" w:date="2020-12-01T21:42:00Z">
                <w:pPr>
                  <w:spacing w:after="0" w:line="240" w:lineRule="auto"/>
                  <w:jc w:val="center"/>
                </w:pPr>
              </w:pPrChange>
            </w:pPr>
            <w:del w:id="1326" w:author="Abraham Isaac Jacob Gajardo Cortez (masterin)" w:date="2020-12-01T21:42:00Z">
              <w:r w:rsidRPr="007278E2" w:rsidDel="00F32E72">
                <w:rPr>
                  <w:rFonts w:ascii="Times New Roman" w:hAnsi="Times New Roman" w:cs="Times New Roman"/>
                  <w:sz w:val="20"/>
                  <w:szCs w:val="20"/>
                  <w:highlight w:val="yellow"/>
                  <w:rPrChange w:id="1327" w:author="Andrés González Santa Cruz" w:date="2020-12-07T17:58:00Z">
                    <w:rPr>
                      <w:rFonts w:ascii="Times New Roman" w:hAnsi="Times New Roman" w:cs="Times New Roman"/>
                      <w:sz w:val="20"/>
                      <w:szCs w:val="20"/>
                    </w:rPr>
                  </w:rPrChange>
                </w:rPr>
                <w:delText>0.21755</w:delText>
              </w:r>
            </w:del>
          </w:p>
        </w:tc>
        <w:tc>
          <w:tcPr>
            <w:tcW w:w="992" w:type="dxa"/>
            <w:shd w:val="clear" w:color="auto" w:fill="FFFFFF"/>
            <w:tcMar>
              <w:top w:w="15" w:type="dxa"/>
              <w:left w:w="15" w:type="dxa"/>
              <w:bottom w:w="0" w:type="dxa"/>
              <w:right w:w="15" w:type="dxa"/>
            </w:tcMar>
            <w:vAlign w:val="center"/>
          </w:tcPr>
          <w:p w14:paraId="66C4F2F8" w14:textId="34C123E3" w:rsidR="009553C0" w:rsidRPr="007278E2" w:rsidDel="00F32E72" w:rsidRDefault="009553C0">
            <w:pPr>
              <w:spacing w:after="0" w:line="360" w:lineRule="auto"/>
              <w:jc w:val="center"/>
              <w:rPr>
                <w:del w:id="1328" w:author="Abraham Isaac Jacob Gajardo Cortez (masterin)" w:date="2020-12-01T21:42:00Z"/>
                <w:rFonts w:ascii="Times New Roman" w:hAnsi="Times New Roman" w:cs="Times New Roman"/>
                <w:sz w:val="20"/>
                <w:szCs w:val="20"/>
                <w:highlight w:val="yellow"/>
                <w:rPrChange w:id="1329" w:author="Andrés González Santa Cruz" w:date="2020-12-07T17:58:00Z">
                  <w:rPr>
                    <w:del w:id="1330" w:author="Abraham Isaac Jacob Gajardo Cortez (masterin)" w:date="2020-12-01T21:42:00Z"/>
                    <w:rFonts w:ascii="Times New Roman" w:hAnsi="Times New Roman" w:cs="Times New Roman"/>
                    <w:sz w:val="20"/>
                    <w:szCs w:val="20"/>
                  </w:rPr>
                </w:rPrChange>
              </w:rPr>
              <w:pPrChange w:id="1331" w:author="Abraham Isaac Jacob Gajardo Cortez (masterin)" w:date="2020-12-01T21:42:00Z">
                <w:pPr>
                  <w:spacing w:after="0" w:line="240" w:lineRule="auto"/>
                  <w:jc w:val="center"/>
                </w:pPr>
              </w:pPrChange>
            </w:pPr>
            <w:del w:id="1332" w:author="Abraham Isaac Jacob Gajardo Cortez (masterin)" w:date="2020-12-01T21:42:00Z">
              <w:r w:rsidRPr="007278E2" w:rsidDel="00F32E72">
                <w:rPr>
                  <w:rFonts w:ascii="Times New Roman" w:hAnsi="Times New Roman" w:cs="Times New Roman"/>
                  <w:sz w:val="20"/>
                  <w:szCs w:val="20"/>
                  <w:highlight w:val="yellow"/>
                  <w:rPrChange w:id="1333" w:author="Andrés González Santa Cruz" w:date="2020-12-07T17:58:00Z">
                    <w:rPr>
                      <w:rFonts w:ascii="Times New Roman" w:hAnsi="Times New Roman" w:cs="Times New Roman"/>
                      <w:sz w:val="20"/>
                      <w:szCs w:val="20"/>
                    </w:rPr>
                  </w:rPrChange>
                </w:rPr>
                <w:delText>-15</w:delText>
              </w:r>
            </w:del>
          </w:p>
        </w:tc>
        <w:tc>
          <w:tcPr>
            <w:tcW w:w="1276" w:type="dxa"/>
            <w:shd w:val="clear" w:color="auto" w:fill="FFFFFF"/>
            <w:tcMar>
              <w:top w:w="15" w:type="dxa"/>
              <w:left w:w="15" w:type="dxa"/>
              <w:bottom w:w="0" w:type="dxa"/>
              <w:right w:w="15" w:type="dxa"/>
            </w:tcMar>
            <w:vAlign w:val="center"/>
          </w:tcPr>
          <w:p w14:paraId="2CA9EEFC" w14:textId="122D8F9A" w:rsidR="009553C0" w:rsidRPr="007278E2" w:rsidDel="00F32E72" w:rsidRDefault="009553C0">
            <w:pPr>
              <w:spacing w:after="0" w:line="360" w:lineRule="auto"/>
              <w:jc w:val="center"/>
              <w:rPr>
                <w:del w:id="1334" w:author="Abraham Isaac Jacob Gajardo Cortez (masterin)" w:date="2020-12-01T21:42:00Z"/>
                <w:rFonts w:ascii="Times New Roman" w:hAnsi="Times New Roman" w:cs="Times New Roman"/>
                <w:sz w:val="20"/>
                <w:szCs w:val="20"/>
                <w:highlight w:val="yellow"/>
                <w:rPrChange w:id="1335" w:author="Andrés González Santa Cruz" w:date="2020-12-07T17:58:00Z">
                  <w:rPr>
                    <w:del w:id="1336" w:author="Abraham Isaac Jacob Gajardo Cortez (masterin)" w:date="2020-12-01T21:42:00Z"/>
                    <w:rFonts w:ascii="Times New Roman" w:hAnsi="Times New Roman" w:cs="Times New Roman"/>
                    <w:sz w:val="20"/>
                    <w:szCs w:val="20"/>
                  </w:rPr>
                </w:rPrChange>
              </w:rPr>
              <w:pPrChange w:id="1337" w:author="Abraham Isaac Jacob Gajardo Cortez (masterin)" w:date="2020-12-01T21:42:00Z">
                <w:pPr>
                  <w:spacing w:after="0" w:line="240" w:lineRule="auto"/>
                  <w:jc w:val="center"/>
                </w:pPr>
              </w:pPrChange>
            </w:pPr>
            <w:del w:id="1338" w:author="Abraham Isaac Jacob Gajardo Cortez (masterin)" w:date="2020-12-01T21:42:00Z">
              <w:r w:rsidRPr="007278E2" w:rsidDel="00F32E72">
                <w:rPr>
                  <w:rFonts w:ascii="Times New Roman" w:hAnsi="Times New Roman" w:cs="Times New Roman"/>
                  <w:sz w:val="20"/>
                  <w:szCs w:val="20"/>
                  <w:highlight w:val="yellow"/>
                  <w:rPrChange w:id="1339" w:author="Andrés González Santa Cruz" w:date="2020-12-07T17:58:00Z">
                    <w:rPr>
                      <w:rFonts w:ascii="Times New Roman" w:hAnsi="Times New Roman" w:cs="Times New Roman"/>
                      <w:sz w:val="20"/>
                      <w:szCs w:val="20"/>
                    </w:rPr>
                  </w:rPrChange>
                </w:rPr>
                <w:delText>(-55, 24)</w:delText>
              </w:r>
            </w:del>
          </w:p>
        </w:tc>
      </w:tr>
      <w:tr w:rsidR="00A2261E" w:rsidRPr="007278E2" w:rsidDel="00F32E72" w14:paraId="4B1C48DD" w14:textId="01FFFD7D" w:rsidTr="009553C0">
        <w:trPr>
          <w:del w:id="1340" w:author="Abraham Isaac Jacob Gajardo Cortez (masterin)" w:date="2020-12-01T21:42:00Z"/>
        </w:trPr>
        <w:tc>
          <w:tcPr>
            <w:tcW w:w="4106" w:type="dxa"/>
            <w:shd w:val="clear" w:color="auto" w:fill="FFFFFF"/>
            <w:tcMar>
              <w:top w:w="15" w:type="dxa"/>
              <w:left w:w="15" w:type="dxa"/>
              <w:bottom w:w="0" w:type="dxa"/>
              <w:right w:w="15" w:type="dxa"/>
            </w:tcMar>
            <w:vAlign w:val="center"/>
            <w:hideMark/>
          </w:tcPr>
          <w:p w14:paraId="14149B00" w14:textId="6857ECE4" w:rsidR="009553C0" w:rsidRPr="007278E2" w:rsidDel="00F32E72" w:rsidRDefault="009553C0">
            <w:pPr>
              <w:spacing w:after="0" w:line="360" w:lineRule="auto"/>
              <w:rPr>
                <w:del w:id="1341" w:author="Abraham Isaac Jacob Gajardo Cortez (masterin)" w:date="2020-12-01T21:42:00Z"/>
                <w:rFonts w:ascii="Times New Roman" w:hAnsi="Times New Roman" w:cs="Times New Roman"/>
                <w:sz w:val="20"/>
                <w:szCs w:val="20"/>
                <w:highlight w:val="yellow"/>
                <w:rPrChange w:id="1342" w:author="Andrés González Santa Cruz" w:date="2020-12-07T17:58:00Z">
                  <w:rPr>
                    <w:del w:id="1343" w:author="Abraham Isaac Jacob Gajardo Cortez (masterin)" w:date="2020-12-01T21:42:00Z"/>
                    <w:rFonts w:ascii="Times New Roman" w:hAnsi="Times New Roman" w:cs="Times New Roman"/>
                    <w:sz w:val="20"/>
                    <w:szCs w:val="20"/>
                  </w:rPr>
                </w:rPrChange>
              </w:rPr>
              <w:pPrChange w:id="1344" w:author="Abraham Isaac Jacob Gajardo Cortez (masterin)" w:date="2020-12-01T21:42:00Z">
                <w:pPr>
                  <w:spacing w:after="0" w:line="240" w:lineRule="auto"/>
                </w:pPr>
              </w:pPrChange>
            </w:pPr>
            <w:del w:id="1345" w:author="Abraham Isaac Jacob Gajardo Cortez (masterin)" w:date="2020-12-01T21:42:00Z">
              <w:r w:rsidRPr="007278E2" w:rsidDel="00F32E72">
                <w:rPr>
                  <w:rFonts w:ascii="Times New Roman" w:hAnsi="Times New Roman" w:cs="Times New Roman"/>
                  <w:sz w:val="20"/>
                  <w:szCs w:val="20"/>
                  <w:highlight w:val="yellow"/>
                  <w:rPrChange w:id="1346" w:author="Andrés González Santa Cruz" w:date="2020-12-07T17:58:00Z">
                    <w:rPr>
                      <w:rFonts w:ascii="Times New Roman" w:hAnsi="Times New Roman" w:cs="Times New Roman"/>
                      <w:sz w:val="20"/>
                      <w:szCs w:val="20"/>
                    </w:rPr>
                  </w:rPrChange>
                </w:rPr>
                <w:delText>Respiratory Consultations</w:delText>
              </w:r>
              <w:r w:rsidR="009B3D9E" w:rsidRPr="007278E2" w:rsidDel="00F32E72">
                <w:rPr>
                  <w:rFonts w:ascii="Times New Roman" w:hAnsi="Times New Roman" w:cs="Times New Roman"/>
                  <w:sz w:val="20"/>
                  <w:szCs w:val="20"/>
                  <w:highlight w:val="yellow"/>
                  <w:vertAlign w:val="superscript"/>
                  <w:rPrChange w:id="1347" w:author="Andrés González Santa Cruz" w:date="2020-12-07T17:58:00Z">
                    <w:rPr>
                      <w:rFonts w:ascii="Times New Roman" w:hAnsi="Times New Roman" w:cs="Times New Roman"/>
                      <w:sz w:val="18"/>
                      <w:szCs w:val="18"/>
                      <w:vertAlign w:val="superscript"/>
                    </w:rPr>
                  </w:rPrChange>
                </w:rPr>
                <w:delText>c</w:delText>
              </w:r>
            </w:del>
          </w:p>
        </w:tc>
        <w:tc>
          <w:tcPr>
            <w:tcW w:w="709" w:type="dxa"/>
            <w:shd w:val="clear" w:color="auto" w:fill="FFFFFF"/>
            <w:tcMar>
              <w:top w:w="15" w:type="dxa"/>
              <w:left w:w="15" w:type="dxa"/>
              <w:bottom w:w="0" w:type="dxa"/>
              <w:right w:w="15" w:type="dxa"/>
            </w:tcMar>
            <w:vAlign w:val="center"/>
          </w:tcPr>
          <w:p w14:paraId="758AFC1B" w14:textId="5B0C7758" w:rsidR="009553C0" w:rsidRPr="007278E2" w:rsidDel="00F32E72" w:rsidRDefault="009553C0">
            <w:pPr>
              <w:spacing w:after="0" w:line="360" w:lineRule="auto"/>
              <w:jc w:val="center"/>
              <w:rPr>
                <w:del w:id="1348" w:author="Abraham Isaac Jacob Gajardo Cortez (masterin)" w:date="2020-12-01T21:42:00Z"/>
                <w:rFonts w:ascii="Times New Roman" w:hAnsi="Times New Roman" w:cs="Times New Roman"/>
                <w:sz w:val="20"/>
                <w:szCs w:val="20"/>
                <w:highlight w:val="yellow"/>
                <w:rPrChange w:id="1349" w:author="Andrés González Santa Cruz" w:date="2020-12-07T17:58:00Z">
                  <w:rPr>
                    <w:del w:id="1350" w:author="Abraham Isaac Jacob Gajardo Cortez (masterin)" w:date="2020-12-01T21:42:00Z"/>
                    <w:rFonts w:ascii="Times New Roman" w:hAnsi="Times New Roman" w:cs="Times New Roman"/>
                    <w:sz w:val="20"/>
                    <w:szCs w:val="20"/>
                  </w:rPr>
                </w:rPrChange>
              </w:rPr>
              <w:pPrChange w:id="1351" w:author="Abraham Isaac Jacob Gajardo Cortez (masterin)" w:date="2020-12-01T21:42:00Z">
                <w:pPr>
                  <w:spacing w:after="0" w:line="240" w:lineRule="auto"/>
                  <w:jc w:val="center"/>
                </w:pPr>
              </w:pPrChange>
            </w:pPr>
            <w:del w:id="1352" w:author="Abraham Isaac Jacob Gajardo Cortez (masterin)" w:date="2020-12-01T21:42:00Z">
              <w:r w:rsidRPr="007278E2" w:rsidDel="00F32E72">
                <w:rPr>
                  <w:rFonts w:ascii="Times New Roman" w:hAnsi="Times New Roman" w:cs="Times New Roman"/>
                  <w:sz w:val="20"/>
                  <w:szCs w:val="20"/>
                  <w:highlight w:val="yellow"/>
                  <w:rPrChange w:id="1353" w:author="Andrés González Santa Cruz" w:date="2020-12-07T17:58:00Z">
                    <w:rPr>
                      <w:rFonts w:ascii="Times New Roman" w:hAnsi="Times New Roman" w:cs="Times New Roman"/>
                      <w:sz w:val="20"/>
                      <w:szCs w:val="20"/>
                    </w:rPr>
                  </w:rPrChange>
                </w:rPr>
                <w:delText>-63</w:delText>
              </w:r>
            </w:del>
          </w:p>
        </w:tc>
        <w:tc>
          <w:tcPr>
            <w:tcW w:w="1134" w:type="dxa"/>
            <w:shd w:val="clear" w:color="auto" w:fill="FFFFFF"/>
            <w:tcMar>
              <w:top w:w="15" w:type="dxa"/>
              <w:left w:w="15" w:type="dxa"/>
              <w:bottom w:w="0" w:type="dxa"/>
              <w:right w:w="15" w:type="dxa"/>
            </w:tcMar>
            <w:vAlign w:val="center"/>
          </w:tcPr>
          <w:p w14:paraId="6FF67EFB" w14:textId="49AFD57A" w:rsidR="009553C0" w:rsidRPr="007278E2" w:rsidDel="00F32E72" w:rsidRDefault="009553C0">
            <w:pPr>
              <w:spacing w:after="0" w:line="360" w:lineRule="auto"/>
              <w:jc w:val="center"/>
              <w:rPr>
                <w:del w:id="1354" w:author="Abraham Isaac Jacob Gajardo Cortez (masterin)" w:date="2020-12-01T21:42:00Z"/>
                <w:rFonts w:ascii="Times New Roman" w:hAnsi="Times New Roman" w:cs="Times New Roman"/>
                <w:sz w:val="20"/>
                <w:szCs w:val="20"/>
                <w:highlight w:val="yellow"/>
                <w:rPrChange w:id="1355" w:author="Andrés González Santa Cruz" w:date="2020-12-07T17:58:00Z">
                  <w:rPr>
                    <w:del w:id="1356" w:author="Abraham Isaac Jacob Gajardo Cortez (masterin)" w:date="2020-12-01T21:42:00Z"/>
                    <w:rFonts w:ascii="Times New Roman" w:hAnsi="Times New Roman" w:cs="Times New Roman"/>
                    <w:sz w:val="20"/>
                    <w:szCs w:val="20"/>
                  </w:rPr>
                </w:rPrChange>
              </w:rPr>
              <w:pPrChange w:id="1357" w:author="Abraham Isaac Jacob Gajardo Cortez (masterin)" w:date="2020-12-01T21:42:00Z">
                <w:pPr>
                  <w:spacing w:after="0" w:line="240" w:lineRule="auto"/>
                  <w:jc w:val="center"/>
                </w:pPr>
              </w:pPrChange>
            </w:pPr>
            <w:del w:id="1358" w:author="Abraham Isaac Jacob Gajardo Cortez (masterin)" w:date="2020-12-01T21:42:00Z">
              <w:r w:rsidRPr="007278E2" w:rsidDel="00F32E72">
                <w:rPr>
                  <w:rFonts w:ascii="Times New Roman" w:hAnsi="Times New Roman" w:cs="Times New Roman"/>
                  <w:sz w:val="20"/>
                  <w:szCs w:val="20"/>
                  <w:highlight w:val="yellow"/>
                  <w:rPrChange w:id="1359" w:author="Andrés González Santa Cruz" w:date="2020-12-07T17:58:00Z">
                    <w:rPr>
                      <w:rFonts w:ascii="Times New Roman" w:hAnsi="Times New Roman" w:cs="Times New Roman"/>
                      <w:sz w:val="20"/>
                      <w:szCs w:val="20"/>
                    </w:rPr>
                  </w:rPrChange>
                </w:rPr>
                <w:delText>(-145, 19)</w:delText>
              </w:r>
            </w:del>
          </w:p>
        </w:tc>
        <w:tc>
          <w:tcPr>
            <w:tcW w:w="1134" w:type="dxa"/>
            <w:shd w:val="clear" w:color="auto" w:fill="FFFFFF"/>
            <w:tcMar>
              <w:top w:w="15" w:type="dxa"/>
              <w:left w:w="15" w:type="dxa"/>
              <w:bottom w:w="0" w:type="dxa"/>
              <w:right w:w="15" w:type="dxa"/>
            </w:tcMar>
            <w:vAlign w:val="center"/>
          </w:tcPr>
          <w:p w14:paraId="5E726808" w14:textId="29929B05" w:rsidR="009553C0" w:rsidRPr="007278E2" w:rsidDel="00F32E72" w:rsidRDefault="009553C0">
            <w:pPr>
              <w:spacing w:after="0" w:line="360" w:lineRule="auto"/>
              <w:jc w:val="center"/>
              <w:rPr>
                <w:del w:id="1360" w:author="Abraham Isaac Jacob Gajardo Cortez (masterin)" w:date="2020-12-01T21:42:00Z"/>
                <w:rFonts w:ascii="Times New Roman" w:hAnsi="Times New Roman" w:cs="Times New Roman"/>
                <w:sz w:val="20"/>
                <w:szCs w:val="20"/>
                <w:highlight w:val="yellow"/>
                <w:rPrChange w:id="1361" w:author="Andrés González Santa Cruz" w:date="2020-12-07T17:58:00Z">
                  <w:rPr>
                    <w:del w:id="1362" w:author="Abraham Isaac Jacob Gajardo Cortez (masterin)" w:date="2020-12-01T21:42:00Z"/>
                    <w:rFonts w:ascii="Times New Roman" w:hAnsi="Times New Roman" w:cs="Times New Roman"/>
                    <w:sz w:val="20"/>
                    <w:szCs w:val="20"/>
                  </w:rPr>
                </w:rPrChange>
              </w:rPr>
              <w:pPrChange w:id="1363" w:author="Abraham Isaac Jacob Gajardo Cortez (masterin)" w:date="2020-12-01T21:42:00Z">
                <w:pPr>
                  <w:spacing w:after="0" w:line="240" w:lineRule="auto"/>
                  <w:jc w:val="center"/>
                </w:pPr>
              </w:pPrChange>
            </w:pPr>
            <w:del w:id="1364" w:author="Abraham Isaac Jacob Gajardo Cortez (masterin)" w:date="2020-12-01T21:42:00Z">
              <w:r w:rsidRPr="007278E2" w:rsidDel="00F32E72">
                <w:rPr>
                  <w:rFonts w:ascii="Times New Roman" w:hAnsi="Times New Roman" w:cs="Times New Roman"/>
                  <w:sz w:val="20"/>
                  <w:szCs w:val="20"/>
                  <w:highlight w:val="yellow"/>
                  <w:rPrChange w:id="1365" w:author="Andrés González Santa Cruz" w:date="2020-12-07T17:58:00Z">
                    <w:rPr>
                      <w:rFonts w:ascii="Times New Roman" w:hAnsi="Times New Roman" w:cs="Times New Roman"/>
                      <w:sz w:val="20"/>
                      <w:szCs w:val="20"/>
                    </w:rPr>
                  </w:rPrChange>
                </w:rPr>
                <w:delText>0.06618</w:delText>
              </w:r>
            </w:del>
          </w:p>
        </w:tc>
        <w:tc>
          <w:tcPr>
            <w:tcW w:w="992" w:type="dxa"/>
            <w:shd w:val="clear" w:color="auto" w:fill="FFFFFF"/>
            <w:tcMar>
              <w:top w:w="15" w:type="dxa"/>
              <w:left w:w="15" w:type="dxa"/>
              <w:bottom w:w="0" w:type="dxa"/>
              <w:right w:w="15" w:type="dxa"/>
            </w:tcMar>
            <w:vAlign w:val="center"/>
          </w:tcPr>
          <w:p w14:paraId="660DD6B1" w14:textId="7488FE0D" w:rsidR="009553C0" w:rsidRPr="007278E2" w:rsidDel="00F32E72" w:rsidRDefault="009553C0">
            <w:pPr>
              <w:spacing w:after="0" w:line="360" w:lineRule="auto"/>
              <w:jc w:val="center"/>
              <w:rPr>
                <w:del w:id="1366" w:author="Abraham Isaac Jacob Gajardo Cortez (masterin)" w:date="2020-12-01T21:42:00Z"/>
                <w:rFonts w:ascii="Times New Roman" w:hAnsi="Times New Roman" w:cs="Times New Roman"/>
                <w:sz w:val="20"/>
                <w:szCs w:val="20"/>
                <w:highlight w:val="yellow"/>
                <w:rPrChange w:id="1367" w:author="Andrés González Santa Cruz" w:date="2020-12-07T17:58:00Z">
                  <w:rPr>
                    <w:del w:id="1368" w:author="Abraham Isaac Jacob Gajardo Cortez (masterin)" w:date="2020-12-01T21:42:00Z"/>
                    <w:rFonts w:ascii="Times New Roman" w:hAnsi="Times New Roman" w:cs="Times New Roman"/>
                    <w:sz w:val="20"/>
                    <w:szCs w:val="20"/>
                  </w:rPr>
                </w:rPrChange>
              </w:rPr>
              <w:pPrChange w:id="1369" w:author="Abraham Isaac Jacob Gajardo Cortez (masterin)" w:date="2020-12-01T21:42:00Z">
                <w:pPr>
                  <w:spacing w:after="0" w:line="240" w:lineRule="auto"/>
                  <w:jc w:val="center"/>
                </w:pPr>
              </w:pPrChange>
            </w:pPr>
            <w:del w:id="1370" w:author="Abraham Isaac Jacob Gajardo Cortez (masterin)" w:date="2020-12-01T21:42:00Z">
              <w:r w:rsidRPr="007278E2" w:rsidDel="00F32E72">
                <w:rPr>
                  <w:rFonts w:ascii="Times New Roman" w:hAnsi="Times New Roman" w:cs="Times New Roman"/>
                  <w:sz w:val="20"/>
                  <w:szCs w:val="20"/>
                  <w:highlight w:val="yellow"/>
                  <w:rPrChange w:id="1371" w:author="Andrés González Santa Cruz" w:date="2020-12-07T17:58:00Z">
                    <w:rPr>
                      <w:rFonts w:ascii="Times New Roman" w:hAnsi="Times New Roman" w:cs="Times New Roman"/>
                      <w:sz w:val="20"/>
                      <w:szCs w:val="20"/>
                    </w:rPr>
                  </w:rPrChange>
                </w:rPr>
                <w:delText>-41</w:delText>
              </w:r>
            </w:del>
          </w:p>
        </w:tc>
        <w:tc>
          <w:tcPr>
            <w:tcW w:w="1276" w:type="dxa"/>
            <w:shd w:val="clear" w:color="auto" w:fill="FFFFFF"/>
            <w:tcMar>
              <w:top w:w="15" w:type="dxa"/>
              <w:left w:w="15" w:type="dxa"/>
              <w:bottom w:w="0" w:type="dxa"/>
              <w:right w:w="15" w:type="dxa"/>
            </w:tcMar>
            <w:vAlign w:val="center"/>
          </w:tcPr>
          <w:p w14:paraId="3BF231B2" w14:textId="1C22E6E1" w:rsidR="009553C0" w:rsidRPr="007278E2" w:rsidDel="00F32E72" w:rsidRDefault="009553C0">
            <w:pPr>
              <w:spacing w:after="0" w:line="360" w:lineRule="auto"/>
              <w:jc w:val="center"/>
              <w:rPr>
                <w:del w:id="1372" w:author="Abraham Isaac Jacob Gajardo Cortez (masterin)" w:date="2020-12-01T21:42:00Z"/>
                <w:rFonts w:ascii="Times New Roman" w:hAnsi="Times New Roman" w:cs="Times New Roman"/>
                <w:sz w:val="20"/>
                <w:szCs w:val="20"/>
                <w:highlight w:val="yellow"/>
                <w:rPrChange w:id="1373" w:author="Andrés González Santa Cruz" w:date="2020-12-07T17:58:00Z">
                  <w:rPr>
                    <w:del w:id="1374" w:author="Abraham Isaac Jacob Gajardo Cortez (masterin)" w:date="2020-12-01T21:42:00Z"/>
                    <w:rFonts w:ascii="Times New Roman" w:hAnsi="Times New Roman" w:cs="Times New Roman"/>
                    <w:sz w:val="20"/>
                    <w:szCs w:val="20"/>
                  </w:rPr>
                </w:rPrChange>
              </w:rPr>
              <w:pPrChange w:id="1375" w:author="Abraham Isaac Jacob Gajardo Cortez (masterin)" w:date="2020-12-01T21:42:00Z">
                <w:pPr>
                  <w:spacing w:after="0" w:line="240" w:lineRule="auto"/>
                  <w:jc w:val="center"/>
                </w:pPr>
              </w:pPrChange>
            </w:pPr>
            <w:del w:id="1376" w:author="Abraham Isaac Jacob Gajardo Cortez (masterin)" w:date="2020-12-01T21:42:00Z">
              <w:r w:rsidRPr="007278E2" w:rsidDel="00F32E72">
                <w:rPr>
                  <w:rFonts w:ascii="Times New Roman" w:hAnsi="Times New Roman" w:cs="Times New Roman"/>
                  <w:sz w:val="20"/>
                  <w:szCs w:val="20"/>
                  <w:highlight w:val="yellow"/>
                  <w:rPrChange w:id="1377" w:author="Andrés González Santa Cruz" w:date="2020-12-07T17:58:00Z">
                    <w:rPr>
                      <w:rFonts w:ascii="Times New Roman" w:hAnsi="Times New Roman" w:cs="Times New Roman"/>
                      <w:sz w:val="20"/>
                      <w:szCs w:val="20"/>
                    </w:rPr>
                  </w:rPrChange>
                </w:rPr>
                <w:delText>(-94, 13)</w:delText>
              </w:r>
            </w:del>
          </w:p>
        </w:tc>
      </w:tr>
      <w:tr w:rsidR="00A2261E" w:rsidRPr="007278E2" w:rsidDel="00F32E72" w14:paraId="3512CDA9" w14:textId="0DD72E03" w:rsidTr="009553C0">
        <w:trPr>
          <w:del w:id="1378"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2CA8B4F6" w14:textId="69F1F305" w:rsidR="009553C0" w:rsidRPr="007278E2" w:rsidDel="00F32E72" w:rsidRDefault="009553C0">
            <w:pPr>
              <w:spacing w:after="0" w:line="360" w:lineRule="auto"/>
              <w:rPr>
                <w:del w:id="1379" w:author="Abraham Isaac Jacob Gajardo Cortez (masterin)" w:date="2020-12-01T21:42:00Z"/>
                <w:rFonts w:ascii="Times New Roman" w:hAnsi="Times New Roman" w:cs="Times New Roman"/>
                <w:sz w:val="20"/>
                <w:szCs w:val="20"/>
                <w:highlight w:val="yellow"/>
                <w:rPrChange w:id="1380" w:author="Andrés González Santa Cruz" w:date="2020-12-07T17:58:00Z">
                  <w:rPr>
                    <w:del w:id="1381" w:author="Abraham Isaac Jacob Gajardo Cortez (masterin)" w:date="2020-12-01T21:42:00Z"/>
                    <w:rFonts w:ascii="Times New Roman" w:hAnsi="Times New Roman" w:cs="Times New Roman"/>
                    <w:sz w:val="20"/>
                    <w:szCs w:val="20"/>
                    <w:lang w:val="fr-FR"/>
                  </w:rPr>
                </w:rPrChange>
              </w:rPr>
              <w:pPrChange w:id="1382" w:author="Abraham Isaac Jacob Gajardo Cortez (masterin)" w:date="2020-12-01T21:42:00Z">
                <w:pPr>
                  <w:spacing w:after="0" w:line="240" w:lineRule="auto"/>
                </w:pPr>
              </w:pPrChange>
            </w:pPr>
            <w:del w:id="1383" w:author="Abraham Isaac Jacob Gajardo Cortez (masterin)" w:date="2020-12-01T21:42:00Z">
              <w:r w:rsidRPr="007278E2" w:rsidDel="00F32E72">
                <w:rPr>
                  <w:rFonts w:ascii="Times New Roman" w:hAnsi="Times New Roman" w:cs="Times New Roman"/>
                  <w:sz w:val="20"/>
                  <w:szCs w:val="20"/>
                  <w:highlight w:val="yellow"/>
                  <w:rPrChange w:id="1384" w:author="Andrés González Santa Cruz" w:date="2020-12-07T17:58:00Z">
                    <w:rPr>
                      <w:rFonts w:ascii="Times New Roman" w:hAnsi="Times New Roman" w:cs="Times New Roman"/>
                      <w:sz w:val="20"/>
                      <w:szCs w:val="20"/>
                      <w:lang w:val="fr-FR"/>
                    </w:rPr>
                  </w:rPrChange>
                </w:rPr>
                <w:delText xml:space="preserve">Trauma Hospitalizations </w:delText>
              </w:r>
              <w:r w:rsidR="005C5C45" w:rsidRPr="007278E2" w:rsidDel="00F32E72">
                <w:rPr>
                  <w:rFonts w:ascii="Times New Roman" w:hAnsi="Times New Roman" w:cs="Times New Roman"/>
                  <w:sz w:val="20"/>
                  <w:szCs w:val="20"/>
                  <w:highlight w:val="yellow"/>
                  <w:rPrChange w:id="1385" w:author="Andrés González Santa Cruz" w:date="2020-12-07T17:58:00Z">
                    <w:rPr>
                      <w:rFonts w:ascii="Times New Roman" w:hAnsi="Times New Roman" w:cs="Times New Roman"/>
                      <w:sz w:val="20"/>
                      <w:szCs w:val="20"/>
                      <w:lang w:val="fr-FR"/>
                    </w:rPr>
                  </w:rPrChange>
                </w:rPr>
                <w:delText>per</w:delText>
              </w:r>
              <w:r w:rsidRPr="007278E2" w:rsidDel="00F32E72">
                <w:rPr>
                  <w:rFonts w:ascii="Times New Roman" w:hAnsi="Times New Roman" w:cs="Times New Roman"/>
                  <w:sz w:val="20"/>
                  <w:szCs w:val="20"/>
                  <w:highlight w:val="yellow"/>
                  <w:rPrChange w:id="1386" w:author="Andrés González Santa Cruz" w:date="2020-12-07T17:58:00Z">
                    <w:rPr>
                      <w:rFonts w:ascii="Times New Roman" w:hAnsi="Times New Roman" w:cs="Times New Roman"/>
                      <w:sz w:val="20"/>
                      <w:szCs w:val="20"/>
                      <w:lang w:val="fr-FR"/>
                    </w:rPr>
                  </w:rPrChange>
                </w:rPr>
                <w:delText xml:space="preserve"> Trauma Consultations (x 1,000 population)</w:delText>
              </w:r>
              <w:r w:rsidR="009B3D9E" w:rsidRPr="007278E2" w:rsidDel="00F32E72">
                <w:rPr>
                  <w:rFonts w:ascii="Times New Roman" w:hAnsi="Times New Roman" w:cs="Times New Roman"/>
                  <w:sz w:val="20"/>
                  <w:szCs w:val="20"/>
                  <w:highlight w:val="yellow"/>
                  <w:vertAlign w:val="superscript"/>
                  <w:rPrChange w:id="1387" w:author="Andrés González Santa Cruz" w:date="2020-12-07T17:58:00Z">
                    <w:rPr>
                      <w:rFonts w:ascii="Times New Roman" w:hAnsi="Times New Roman" w:cs="Times New Roman"/>
                      <w:sz w:val="20"/>
                      <w:szCs w:val="20"/>
                      <w:vertAlign w:val="superscript"/>
                      <w:lang w:val="fr-FR"/>
                    </w:rPr>
                  </w:rPrChange>
                </w:rPr>
                <w:delText>d</w:delText>
              </w:r>
            </w:del>
          </w:p>
        </w:tc>
        <w:tc>
          <w:tcPr>
            <w:tcW w:w="709" w:type="dxa"/>
            <w:shd w:val="clear" w:color="auto" w:fill="FFFFFF"/>
            <w:tcMar>
              <w:top w:w="15" w:type="dxa"/>
              <w:left w:w="15" w:type="dxa"/>
              <w:bottom w:w="0" w:type="dxa"/>
              <w:right w:w="15" w:type="dxa"/>
            </w:tcMar>
            <w:vAlign w:val="center"/>
          </w:tcPr>
          <w:p w14:paraId="5F3308B3" w14:textId="15B75ED2" w:rsidR="009553C0" w:rsidRPr="007278E2" w:rsidDel="00F32E72" w:rsidRDefault="009553C0">
            <w:pPr>
              <w:spacing w:after="0" w:line="360" w:lineRule="auto"/>
              <w:jc w:val="center"/>
              <w:rPr>
                <w:del w:id="1388" w:author="Abraham Isaac Jacob Gajardo Cortez (masterin)" w:date="2020-12-01T21:42:00Z"/>
                <w:rFonts w:ascii="Times New Roman" w:hAnsi="Times New Roman" w:cs="Times New Roman"/>
                <w:sz w:val="20"/>
                <w:szCs w:val="20"/>
                <w:highlight w:val="yellow"/>
                <w:rPrChange w:id="1389" w:author="Andrés González Santa Cruz" w:date="2020-12-07T17:58:00Z">
                  <w:rPr>
                    <w:del w:id="1390" w:author="Abraham Isaac Jacob Gajardo Cortez (masterin)" w:date="2020-12-01T21:42:00Z"/>
                    <w:rFonts w:ascii="Times New Roman" w:hAnsi="Times New Roman" w:cs="Times New Roman"/>
                    <w:sz w:val="20"/>
                    <w:szCs w:val="20"/>
                  </w:rPr>
                </w:rPrChange>
              </w:rPr>
              <w:pPrChange w:id="1391" w:author="Abraham Isaac Jacob Gajardo Cortez (masterin)" w:date="2020-12-01T21:42:00Z">
                <w:pPr>
                  <w:spacing w:after="0" w:line="240" w:lineRule="auto"/>
                  <w:jc w:val="center"/>
                </w:pPr>
              </w:pPrChange>
            </w:pPr>
            <w:del w:id="1392" w:author="Abraham Isaac Jacob Gajardo Cortez (masterin)" w:date="2020-12-01T21:42:00Z">
              <w:r w:rsidRPr="007278E2" w:rsidDel="00F32E72">
                <w:rPr>
                  <w:rFonts w:ascii="Times New Roman" w:hAnsi="Times New Roman" w:cs="Times New Roman"/>
                  <w:sz w:val="20"/>
                  <w:szCs w:val="20"/>
                  <w:highlight w:val="yellow"/>
                  <w:rPrChange w:id="1393" w:author="Andrés González Santa Cruz" w:date="2020-12-07T17:58:00Z">
                    <w:rPr>
                      <w:rFonts w:ascii="Times New Roman" w:hAnsi="Times New Roman" w:cs="Times New Roman"/>
                      <w:sz w:val="20"/>
                      <w:szCs w:val="20"/>
                    </w:rPr>
                  </w:rPrChange>
                </w:rPr>
                <w:delText>28</w:delText>
              </w:r>
            </w:del>
          </w:p>
        </w:tc>
        <w:tc>
          <w:tcPr>
            <w:tcW w:w="1134" w:type="dxa"/>
            <w:shd w:val="clear" w:color="auto" w:fill="FFFFFF"/>
            <w:tcMar>
              <w:top w:w="15" w:type="dxa"/>
              <w:left w:w="15" w:type="dxa"/>
              <w:bottom w:w="0" w:type="dxa"/>
              <w:right w:w="15" w:type="dxa"/>
            </w:tcMar>
            <w:vAlign w:val="center"/>
          </w:tcPr>
          <w:p w14:paraId="43E191DF" w14:textId="1ED168C1" w:rsidR="009553C0" w:rsidRPr="007278E2" w:rsidDel="00F32E72" w:rsidRDefault="009553C0">
            <w:pPr>
              <w:spacing w:after="0" w:line="360" w:lineRule="auto"/>
              <w:jc w:val="center"/>
              <w:rPr>
                <w:del w:id="1394" w:author="Abraham Isaac Jacob Gajardo Cortez (masterin)" w:date="2020-12-01T21:42:00Z"/>
                <w:rFonts w:ascii="Times New Roman" w:hAnsi="Times New Roman" w:cs="Times New Roman"/>
                <w:sz w:val="20"/>
                <w:szCs w:val="20"/>
                <w:highlight w:val="yellow"/>
                <w:rPrChange w:id="1395" w:author="Andrés González Santa Cruz" w:date="2020-12-07T17:58:00Z">
                  <w:rPr>
                    <w:del w:id="1396" w:author="Abraham Isaac Jacob Gajardo Cortez (masterin)" w:date="2020-12-01T21:42:00Z"/>
                    <w:rFonts w:ascii="Times New Roman" w:hAnsi="Times New Roman" w:cs="Times New Roman"/>
                    <w:sz w:val="20"/>
                    <w:szCs w:val="20"/>
                  </w:rPr>
                </w:rPrChange>
              </w:rPr>
              <w:pPrChange w:id="1397" w:author="Abraham Isaac Jacob Gajardo Cortez (masterin)" w:date="2020-12-01T21:42:00Z">
                <w:pPr>
                  <w:spacing w:after="0" w:line="240" w:lineRule="auto"/>
                  <w:jc w:val="center"/>
                </w:pPr>
              </w:pPrChange>
            </w:pPr>
            <w:del w:id="1398" w:author="Abraham Isaac Jacob Gajardo Cortez (masterin)" w:date="2020-12-01T21:42:00Z">
              <w:r w:rsidRPr="007278E2" w:rsidDel="00F32E72">
                <w:rPr>
                  <w:rFonts w:ascii="Times New Roman" w:hAnsi="Times New Roman" w:cs="Times New Roman"/>
                  <w:sz w:val="20"/>
                  <w:szCs w:val="20"/>
                  <w:highlight w:val="yellow"/>
                  <w:rPrChange w:id="1399" w:author="Andrés González Santa Cruz" w:date="2020-12-07T17:58:00Z">
                    <w:rPr>
                      <w:rFonts w:ascii="Times New Roman" w:hAnsi="Times New Roman" w:cs="Times New Roman"/>
                      <w:sz w:val="20"/>
                      <w:szCs w:val="20"/>
                    </w:rPr>
                  </w:rPrChange>
                </w:rPr>
                <w:delText>(6.8, 48)</w:delText>
              </w:r>
            </w:del>
          </w:p>
        </w:tc>
        <w:tc>
          <w:tcPr>
            <w:tcW w:w="1134" w:type="dxa"/>
            <w:shd w:val="clear" w:color="auto" w:fill="FFFFFF"/>
            <w:tcMar>
              <w:top w:w="15" w:type="dxa"/>
              <w:left w:w="15" w:type="dxa"/>
              <w:bottom w:w="0" w:type="dxa"/>
              <w:right w:w="15" w:type="dxa"/>
            </w:tcMar>
            <w:vAlign w:val="center"/>
          </w:tcPr>
          <w:p w14:paraId="3FA5DF7E" w14:textId="0CCC697C" w:rsidR="009553C0" w:rsidRPr="007278E2" w:rsidDel="00F32E72" w:rsidRDefault="009553C0">
            <w:pPr>
              <w:spacing w:after="0" w:line="360" w:lineRule="auto"/>
              <w:jc w:val="center"/>
              <w:rPr>
                <w:del w:id="1400" w:author="Abraham Isaac Jacob Gajardo Cortez (masterin)" w:date="2020-12-01T21:42:00Z"/>
                <w:rFonts w:ascii="Times New Roman" w:hAnsi="Times New Roman" w:cs="Times New Roman"/>
                <w:sz w:val="20"/>
                <w:szCs w:val="20"/>
                <w:highlight w:val="yellow"/>
                <w:rPrChange w:id="1401" w:author="Andrés González Santa Cruz" w:date="2020-12-07T17:58:00Z">
                  <w:rPr>
                    <w:del w:id="1402" w:author="Abraham Isaac Jacob Gajardo Cortez (masterin)" w:date="2020-12-01T21:42:00Z"/>
                    <w:rFonts w:ascii="Times New Roman" w:hAnsi="Times New Roman" w:cs="Times New Roman"/>
                    <w:sz w:val="20"/>
                    <w:szCs w:val="20"/>
                  </w:rPr>
                </w:rPrChange>
              </w:rPr>
              <w:pPrChange w:id="1403" w:author="Abraham Isaac Jacob Gajardo Cortez (masterin)" w:date="2020-12-01T21:42:00Z">
                <w:pPr>
                  <w:spacing w:after="0" w:line="240" w:lineRule="auto"/>
                  <w:jc w:val="center"/>
                </w:pPr>
              </w:pPrChange>
            </w:pPr>
            <w:del w:id="1404" w:author="Abraham Isaac Jacob Gajardo Cortez (masterin)" w:date="2020-12-01T21:42:00Z">
              <w:r w:rsidRPr="007278E2" w:rsidDel="00F32E72">
                <w:rPr>
                  <w:rFonts w:ascii="Times New Roman" w:hAnsi="Times New Roman" w:cs="Times New Roman"/>
                  <w:sz w:val="20"/>
                  <w:szCs w:val="20"/>
                  <w:highlight w:val="yellow"/>
                  <w:rPrChange w:id="1405" w:author="Andrés González Santa Cruz" w:date="2020-12-07T17:58:00Z">
                    <w:rPr>
                      <w:rFonts w:ascii="Times New Roman" w:hAnsi="Times New Roman" w:cs="Times New Roman"/>
                      <w:sz w:val="20"/>
                      <w:szCs w:val="20"/>
                    </w:rPr>
                  </w:rPrChange>
                </w:rPr>
                <w:delText>0.00652</w:delText>
              </w:r>
            </w:del>
          </w:p>
        </w:tc>
        <w:tc>
          <w:tcPr>
            <w:tcW w:w="992" w:type="dxa"/>
            <w:shd w:val="clear" w:color="auto" w:fill="FFFFFF"/>
            <w:tcMar>
              <w:top w:w="15" w:type="dxa"/>
              <w:left w:w="15" w:type="dxa"/>
              <w:bottom w:w="0" w:type="dxa"/>
              <w:right w:w="15" w:type="dxa"/>
            </w:tcMar>
            <w:vAlign w:val="center"/>
          </w:tcPr>
          <w:p w14:paraId="597BC98D" w14:textId="6922C8FA" w:rsidR="009553C0" w:rsidRPr="007278E2" w:rsidDel="00F32E72" w:rsidRDefault="009553C0">
            <w:pPr>
              <w:spacing w:after="0" w:line="360" w:lineRule="auto"/>
              <w:jc w:val="center"/>
              <w:rPr>
                <w:del w:id="1406" w:author="Abraham Isaac Jacob Gajardo Cortez (masterin)" w:date="2020-12-01T21:42:00Z"/>
                <w:rFonts w:ascii="Times New Roman" w:hAnsi="Times New Roman" w:cs="Times New Roman"/>
                <w:sz w:val="20"/>
                <w:szCs w:val="20"/>
                <w:highlight w:val="yellow"/>
                <w:rPrChange w:id="1407" w:author="Andrés González Santa Cruz" w:date="2020-12-07T17:58:00Z">
                  <w:rPr>
                    <w:del w:id="1408" w:author="Abraham Isaac Jacob Gajardo Cortez (masterin)" w:date="2020-12-01T21:42:00Z"/>
                    <w:rFonts w:ascii="Times New Roman" w:hAnsi="Times New Roman" w:cs="Times New Roman"/>
                    <w:sz w:val="20"/>
                    <w:szCs w:val="20"/>
                  </w:rPr>
                </w:rPrChange>
              </w:rPr>
              <w:pPrChange w:id="1409" w:author="Abraham Isaac Jacob Gajardo Cortez (masterin)" w:date="2020-12-01T21:42:00Z">
                <w:pPr>
                  <w:spacing w:after="0" w:line="240" w:lineRule="auto"/>
                  <w:jc w:val="center"/>
                </w:pPr>
              </w:pPrChange>
            </w:pPr>
            <w:del w:id="1410" w:author="Abraham Isaac Jacob Gajardo Cortez (masterin)" w:date="2020-12-01T21:42:00Z">
              <w:r w:rsidRPr="007278E2" w:rsidDel="00F32E72">
                <w:rPr>
                  <w:rFonts w:ascii="Times New Roman" w:hAnsi="Times New Roman" w:cs="Times New Roman"/>
                  <w:sz w:val="20"/>
                  <w:szCs w:val="20"/>
                  <w:highlight w:val="yellow"/>
                  <w:rPrChange w:id="1411" w:author="Andrés González Santa Cruz" w:date="2020-12-07T17:58:00Z">
                    <w:rPr>
                      <w:rFonts w:ascii="Times New Roman" w:hAnsi="Times New Roman" w:cs="Times New Roman"/>
                      <w:sz w:val="20"/>
                      <w:szCs w:val="20"/>
                    </w:rPr>
                  </w:rPrChange>
                </w:rPr>
                <w:delText>38</w:delText>
              </w:r>
            </w:del>
          </w:p>
        </w:tc>
        <w:tc>
          <w:tcPr>
            <w:tcW w:w="1276" w:type="dxa"/>
            <w:shd w:val="clear" w:color="auto" w:fill="FFFFFF"/>
            <w:tcMar>
              <w:top w:w="15" w:type="dxa"/>
              <w:left w:w="15" w:type="dxa"/>
              <w:bottom w:w="0" w:type="dxa"/>
              <w:right w:w="15" w:type="dxa"/>
            </w:tcMar>
            <w:vAlign w:val="center"/>
          </w:tcPr>
          <w:p w14:paraId="7CF00BD2" w14:textId="6897424B" w:rsidR="009553C0" w:rsidRPr="007278E2" w:rsidDel="00F32E72" w:rsidRDefault="009553C0">
            <w:pPr>
              <w:spacing w:after="0" w:line="360" w:lineRule="auto"/>
              <w:jc w:val="center"/>
              <w:rPr>
                <w:del w:id="1412" w:author="Abraham Isaac Jacob Gajardo Cortez (masterin)" w:date="2020-12-01T21:42:00Z"/>
                <w:rFonts w:ascii="Times New Roman" w:hAnsi="Times New Roman" w:cs="Times New Roman"/>
                <w:sz w:val="20"/>
                <w:szCs w:val="20"/>
                <w:highlight w:val="yellow"/>
                <w:rPrChange w:id="1413" w:author="Andrés González Santa Cruz" w:date="2020-12-07T17:58:00Z">
                  <w:rPr>
                    <w:del w:id="1414" w:author="Abraham Isaac Jacob Gajardo Cortez (masterin)" w:date="2020-12-01T21:42:00Z"/>
                    <w:rFonts w:ascii="Times New Roman" w:hAnsi="Times New Roman" w:cs="Times New Roman"/>
                    <w:sz w:val="20"/>
                    <w:szCs w:val="20"/>
                  </w:rPr>
                </w:rPrChange>
              </w:rPr>
              <w:pPrChange w:id="1415" w:author="Abraham Isaac Jacob Gajardo Cortez (masterin)" w:date="2020-12-01T21:42:00Z">
                <w:pPr>
                  <w:spacing w:after="0" w:line="240" w:lineRule="auto"/>
                  <w:jc w:val="center"/>
                </w:pPr>
              </w:pPrChange>
            </w:pPr>
            <w:del w:id="1416" w:author="Abraham Isaac Jacob Gajardo Cortez (masterin)" w:date="2020-12-01T21:42:00Z">
              <w:r w:rsidRPr="007278E2" w:rsidDel="00F32E72">
                <w:rPr>
                  <w:rFonts w:ascii="Times New Roman" w:hAnsi="Times New Roman" w:cs="Times New Roman"/>
                  <w:sz w:val="20"/>
                  <w:szCs w:val="20"/>
                  <w:highlight w:val="yellow"/>
                  <w:rPrChange w:id="1417" w:author="Andrés González Santa Cruz" w:date="2020-12-07T17:58:00Z">
                    <w:rPr>
                      <w:rFonts w:ascii="Times New Roman" w:hAnsi="Times New Roman" w:cs="Times New Roman"/>
                      <w:sz w:val="20"/>
                      <w:szCs w:val="20"/>
                    </w:rPr>
                  </w:rPrChange>
                </w:rPr>
                <w:delText>(9.2, 65)</w:delText>
              </w:r>
            </w:del>
          </w:p>
        </w:tc>
      </w:tr>
      <w:tr w:rsidR="00A2261E" w:rsidRPr="007278E2" w:rsidDel="00F32E72" w14:paraId="22E7417B" w14:textId="58F6CBAD" w:rsidTr="009553C0">
        <w:trPr>
          <w:del w:id="1418" w:author="Abraham Isaac Jacob Gajardo Cortez (masterin)" w:date="2020-12-01T21:42:00Z"/>
        </w:trPr>
        <w:tc>
          <w:tcPr>
            <w:tcW w:w="4106" w:type="dxa"/>
            <w:shd w:val="clear" w:color="auto" w:fill="FFFFFF"/>
            <w:tcMar>
              <w:top w:w="15" w:type="dxa"/>
              <w:left w:w="15" w:type="dxa"/>
              <w:bottom w:w="0" w:type="dxa"/>
              <w:right w:w="15" w:type="dxa"/>
            </w:tcMar>
            <w:vAlign w:val="center"/>
          </w:tcPr>
          <w:p w14:paraId="063ECC31" w14:textId="2535FBA2" w:rsidR="009553C0" w:rsidRPr="007278E2" w:rsidDel="00F32E72" w:rsidRDefault="009553C0">
            <w:pPr>
              <w:spacing w:after="0" w:line="360" w:lineRule="auto"/>
              <w:rPr>
                <w:del w:id="1419" w:author="Abraham Isaac Jacob Gajardo Cortez (masterin)" w:date="2020-12-01T21:42:00Z"/>
                <w:rFonts w:ascii="Times New Roman" w:hAnsi="Times New Roman" w:cs="Times New Roman"/>
                <w:sz w:val="20"/>
                <w:szCs w:val="20"/>
                <w:highlight w:val="yellow"/>
                <w:rPrChange w:id="1420" w:author="Andrés González Santa Cruz" w:date="2020-12-07T17:58:00Z">
                  <w:rPr>
                    <w:del w:id="1421" w:author="Abraham Isaac Jacob Gajardo Cortez (masterin)" w:date="2020-12-01T21:42:00Z"/>
                    <w:rFonts w:ascii="Times New Roman" w:hAnsi="Times New Roman" w:cs="Times New Roman"/>
                    <w:sz w:val="20"/>
                    <w:szCs w:val="20"/>
                  </w:rPr>
                </w:rPrChange>
              </w:rPr>
              <w:pPrChange w:id="1422" w:author="Abraham Isaac Jacob Gajardo Cortez (masterin)" w:date="2020-12-01T21:42:00Z">
                <w:pPr>
                  <w:spacing w:after="0" w:line="240" w:lineRule="auto"/>
                </w:pPr>
              </w:pPrChange>
            </w:pPr>
            <w:del w:id="1423" w:author="Abraham Isaac Jacob Gajardo Cortez (masterin)" w:date="2020-12-01T21:42:00Z">
              <w:r w:rsidRPr="007278E2" w:rsidDel="00F32E72">
                <w:rPr>
                  <w:rFonts w:ascii="Times New Roman" w:hAnsi="Times New Roman" w:cs="Times New Roman"/>
                  <w:sz w:val="20"/>
                  <w:szCs w:val="20"/>
                  <w:highlight w:val="yellow"/>
                  <w:rPrChange w:id="1424" w:author="Andrés González Santa Cruz" w:date="2020-12-07T17:58:00Z">
                    <w:rPr>
                      <w:rFonts w:ascii="Times New Roman" w:hAnsi="Times New Roman" w:cs="Times New Roman"/>
                      <w:sz w:val="20"/>
                      <w:szCs w:val="20"/>
                    </w:rPr>
                  </w:rPrChange>
                </w:rPr>
                <w:delText xml:space="preserve">Respiratory Hospitalizations </w:delText>
              </w:r>
              <w:r w:rsidR="005C5C45" w:rsidRPr="007278E2" w:rsidDel="00F32E72">
                <w:rPr>
                  <w:rFonts w:ascii="Times New Roman" w:hAnsi="Times New Roman" w:cs="Times New Roman"/>
                  <w:sz w:val="20"/>
                  <w:szCs w:val="20"/>
                  <w:highlight w:val="yellow"/>
                  <w:rPrChange w:id="1425" w:author="Andrés González Santa Cruz" w:date="2020-12-07T17:58:00Z">
                    <w:rPr>
                      <w:rFonts w:ascii="Times New Roman" w:hAnsi="Times New Roman" w:cs="Times New Roman"/>
                      <w:sz w:val="20"/>
                      <w:szCs w:val="20"/>
                    </w:rPr>
                  </w:rPrChange>
                </w:rPr>
                <w:delText>per</w:delText>
              </w:r>
              <w:r w:rsidRPr="007278E2" w:rsidDel="00F32E72">
                <w:rPr>
                  <w:rFonts w:ascii="Times New Roman" w:hAnsi="Times New Roman" w:cs="Times New Roman"/>
                  <w:sz w:val="20"/>
                  <w:szCs w:val="20"/>
                  <w:highlight w:val="yellow"/>
                  <w:rPrChange w:id="1426" w:author="Andrés González Santa Cruz" w:date="2020-12-07T17:58:00Z">
                    <w:rPr>
                      <w:rFonts w:ascii="Times New Roman" w:hAnsi="Times New Roman" w:cs="Times New Roman"/>
                      <w:sz w:val="20"/>
                      <w:szCs w:val="20"/>
                    </w:rPr>
                  </w:rPrChange>
                </w:rPr>
                <w:delText xml:space="preserve"> Respiratory Consultations (x 1,000 </w:delText>
              </w:r>
              <w:commentRangeStart w:id="1427"/>
              <w:commentRangeStart w:id="1428"/>
              <w:r w:rsidRPr="007278E2" w:rsidDel="00F32E72">
                <w:rPr>
                  <w:rFonts w:ascii="Times New Roman" w:hAnsi="Times New Roman" w:cs="Times New Roman"/>
                  <w:sz w:val="20"/>
                  <w:szCs w:val="20"/>
                  <w:highlight w:val="yellow"/>
                  <w:rPrChange w:id="1429" w:author="Andrés González Santa Cruz" w:date="2020-12-07T17:58:00Z">
                    <w:rPr>
                      <w:rFonts w:ascii="Times New Roman" w:hAnsi="Times New Roman" w:cs="Times New Roman"/>
                      <w:sz w:val="20"/>
                      <w:szCs w:val="20"/>
                    </w:rPr>
                  </w:rPrChange>
                </w:rPr>
                <w:delText>population</w:delText>
              </w:r>
              <w:commentRangeEnd w:id="1427"/>
              <w:r w:rsidR="00121F78" w:rsidRPr="007278E2" w:rsidDel="00F32E72">
                <w:rPr>
                  <w:rStyle w:val="Refdecomentario"/>
                  <w:rFonts w:ascii="Times New Roman" w:hAnsi="Times New Roman" w:cs="Times New Roman"/>
                  <w:sz w:val="20"/>
                  <w:szCs w:val="20"/>
                  <w:highlight w:val="yellow"/>
                  <w:rPrChange w:id="1430" w:author="Andrés González Santa Cruz" w:date="2020-12-07T17:58:00Z">
                    <w:rPr>
                      <w:rStyle w:val="Refdecomentario"/>
                    </w:rPr>
                  </w:rPrChange>
                </w:rPr>
                <w:commentReference w:id="1427"/>
              </w:r>
              <w:commentRangeEnd w:id="1428"/>
              <w:r w:rsidR="003D5E40" w:rsidRPr="007278E2" w:rsidDel="00F32E72">
                <w:rPr>
                  <w:rStyle w:val="Refdecomentario"/>
                  <w:rFonts w:ascii="Times New Roman" w:hAnsi="Times New Roman" w:cs="Times New Roman"/>
                  <w:sz w:val="20"/>
                  <w:szCs w:val="20"/>
                  <w:highlight w:val="yellow"/>
                  <w:rPrChange w:id="1431" w:author="Andrés González Santa Cruz" w:date="2020-12-07T17:58:00Z">
                    <w:rPr>
                      <w:rStyle w:val="Refdecomentario"/>
                    </w:rPr>
                  </w:rPrChange>
                </w:rPr>
                <w:commentReference w:id="1428"/>
              </w:r>
              <w:r w:rsidRPr="007278E2" w:rsidDel="00F32E72">
                <w:rPr>
                  <w:rFonts w:ascii="Times New Roman" w:hAnsi="Times New Roman" w:cs="Times New Roman"/>
                  <w:sz w:val="20"/>
                  <w:szCs w:val="20"/>
                  <w:highlight w:val="yellow"/>
                  <w:rPrChange w:id="1432" w:author="Andrés González Santa Cruz" w:date="2020-12-07T17:58:00Z">
                    <w:rPr>
                      <w:rFonts w:ascii="Times New Roman" w:hAnsi="Times New Roman" w:cs="Times New Roman"/>
                      <w:sz w:val="20"/>
                      <w:szCs w:val="20"/>
                    </w:rPr>
                  </w:rPrChange>
                </w:rPr>
                <w:delText>)</w:delText>
              </w:r>
              <w:r w:rsidR="009B3D9E" w:rsidRPr="007278E2" w:rsidDel="00F32E72">
                <w:rPr>
                  <w:rFonts w:ascii="Times New Roman" w:hAnsi="Times New Roman" w:cs="Times New Roman"/>
                  <w:sz w:val="20"/>
                  <w:szCs w:val="20"/>
                  <w:highlight w:val="yellow"/>
                  <w:vertAlign w:val="superscript"/>
                  <w:rPrChange w:id="1433" w:author="Andrés González Santa Cruz" w:date="2020-12-07T17:58:00Z">
                    <w:rPr>
                      <w:rFonts w:ascii="Times New Roman" w:hAnsi="Times New Roman" w:cs="Times New Roman"/>
                      <w:sz w:val="20"/>
                      <w:szCs w:val="20"/>
                      <w:vertAlign w:val="superscript"/>
                    </w:rPr>
                  </w:rPrChange>
                </w:rPr>
                <w:delText>d</w:delText>
              </w:r>
            </w:del>
          </w:p>
        </w:tc>
        <w:tc>
          <w:tcPr>
            <w:tcW w:w="709" w:type="dxa"/>
            <w:shd w:val="clear" w:color="auto" w:fill="FFFFFF"/>
            <w:tcMar>
              <w:top w:w="15" w:type="dxa"/>
              <w:left w:w="15" w:type="dxa"/>
              <w:bottom w:w="0" w:type="dxa"/>
              <w:right w:w="15" w:type="dxa"/>
            </w:tcMar>
            <w:vAlign w:val="center"/>
          </w:tcPr>
          <w:p w14:paraId="322C348A" w14:textId="4CE7BB15" w:rsidR="009553C0" w:rsidRPr="007278E2" w:rsidDel="00F32E72" w:rsidRDefault="009553C0">
            <w:pPr>
              <w:spacing w:after="0" w:line="360" w:lineRule="auto"/>
              <w:jc w:val="center"/>
              <w:rPr>
                <w:del w:id="1434" w:author="Abraham Isaac Jacob Gajardo Cortez (masterin)" w:date="2020-12-01T21:42:00Z"/>
                <w:rFonts w:ascii="Times New Roman" w:hAnsi="Times New Roman" w:cs="Times New Roman"/>
                <w:sz w:val="20"/>
                <w:szCs w:val="20"/>
                <w:highlight w:val="yellow"/>
                <w:rPrChange w:id="1435" w:author="Andrés González Santa Cruz" w:date="2020-12-07T17:58:00Z">
                  <w:rPr>
                    <w:del w:id="1436" w:author="Abraham Isaac Jacob Gajardo Cortez (masterin)" w:date="2020-12-01T21:42:00Z"/>
                    <w:rFonts w:ascii="Times New Roman" w:hAnsi="Times New Roman" w:cs="Times New Roman"/>
                    <w:sz w:val="20"/>
                    <w:szCs w:val="20"/>
                  </w:rPr>
                </w:rPrChange>
              </w:rPr>
              <w:pPrChange w:id="1437" w:author="Abraham Isaac Jacob Gajardo Cortez (masterin)" w:date="2020-12-01T21:42:00Z">
                <w:pPr>
                  <w:spacing w:after="0" w:line="240" w:lineRule="auto"/>
                  <w:jc w:val="center"/>
                </w:pPr>
              </w:pPrChange>
            </w:pPr>
            <w:del w:id="1438" w:author="Abraham Isaac Jacob Gajardo Cortez (masterin)" w:date="2020-12-01T21:42:00Z">
              <w:r w:rsidRPr="007278E2" w:rsidDel="00F32E72">
                <w:rPr>
                  <w:rFonts w:ascii="Times New Roman" w:hAnsi="Times New Roman" w:cs="Times New Roman"/>
                  <w:sz w:val="20"/>
                  <w:szCs w:val="20"/>
                  <w:highlight w:val="yellow"/>
                  <w:rPrChange w:id="1439" w:author="Andrés González Santa Cruz" w:date="2020-12-07T17:58:00Z">
                    <w:rPr>
                      <w:rFonts w:ascii="Times New Roman" w:hAnsi="Times New Roman" w:cs="Times New Roman"/>
                      <w:sz w:val="20"/>
                      <w:szCs w:val="20"/>
                    </w:rPr>
                  </w:rPrChange>
                </w:rPr>
                <w:delText>89</w:delText>
              </w:r>
            </w:del>
          </w:p>
        </w:tc>
        <w:tc>
          <w:tcPr>
            <w:tcW w:w="1134" w:type="dxa"/>
            <w:shd w:val="clear" w:color="auto" w:fill="FFFFFF"/>
            <w:tcMar>
              <w:top w:w="15" w:type="dxa"/>
              <w:left w:w="15" w:type="dxa"/>
              <w:bottom w:w="0" w:type="dxa"/>
              <w:right w:w="15" w:type="dxa"/>
            </w:tcMar>
            <w:vAlign w:val="center"/>
          </w:tcPr>
          <w:p w14:paraId="64E86992" w14:textId="1CA77EAD" w:rsidR="009553C0" w:rsidRPr="007278E2" w:rsidDel="00F32E72" w:rsidRDefault="009553C0">
            <w:pPr>
              <w:spacing w:after="0" w:line="360" w:lineRule="auto"/>
              <w:jc w:val="center"/>
              <w:rPr>
                <w:del w:id="1440" w:author="Abraham Isaac Jacob Gajardo Cortez (masterin)" w:date="2020-12-01T21:42:00Z"/>
                <w:rFonts w:ascii="Times New Roman" w:hAnsi="Times New Roman" w:cs="Times New Roman"/>
                <w:sz w:val="20"/>
                <w:szCs w:val="20"/>
                <w:highlight w:val="yellow"/>
                <w:rPrChange w:id="1441" w:author="Andrés González Santa Cruz" w:date="2020-12-07T17:58:00Z">
                  <w:rPr>
                    <w:del w:id="1442" w:author="Abraham Isaac Jacob Gajardo Cortez (masterin)" w:date="2020-12-01T21:42:00Z"/>
                    <w:rFonts w:ascii="Times New Roman" w:hAnsi="Times New Roman" w:cs="Times New Roman"/>
                    <w:sz w:val="20"/>
                    <w:szCs w:val="20"/>
                  </w:rPr>
                </w:rPrChange>
              </w:rPr>
              <w:pPrChange w:id="1443" w:author="Abraham Isaac Jacob Gajardo Cortez (masterin)" w:date="2020-12-01T21:42:00Z">
                <w:pPr>
                  <w:spacing w:after="0" w:line="240" w:lineRule="auto"/>
                  <w:jc w:val="center"/>
                </w:pPr>
              </w:pPrChange>
            </w:pPr>
            <w:del w:id="1444" w:author="Abraham Isaac Jacob Gajardo Cortez (masterin)" w:date="2020-12-01T21:42:00Z">
              <w:r w:rsidRPr="007278E2" w:rsidDel="00F32E72">
                <w:rPr>
                  <w:rFonts w:ascii="Times New Roman" w:hAnsi="Times New Roman" w:cs="Times New Roman"/>
                  <w:sz w:val="20"/>
                  <w:szCs w:val="20"/>
                  <w:highlight w:val="yellow"/>
                  <w:rPrChange w:id="1445" w:author="Andrés González Santa Cruz" w:date="2020-12-07T17:58:00Z">
                    <w:rPr>
                      <w:rFonts w:ascii="Times New Roman" w:hAnsi="Times New Roman" w:cs="Times New Roman"/>
                      <w:sz w:val="20"/>
                      <w:szCs w:val="20"/>
                    </w:rPr>
                  </w:rPrChange>
                </w:rPr>
                <w:delText>(44, 136)</w:delText>
              </w:r>
            </w:del>
          </w:p>
        </w:tc>
        <w:tc>
          <w:tcPr>
            <w:tcW w:w="1134" w:type="dxa"/>
            <w:shd w:val="clear" w:color="auto" w:fill="FFFFFF"/>
            <w:tcMar>
              <w:top w:w="15" w:type="dxa"/>
              <w:left w:w="15" w:type="dxa"/>
              <w:bottom w:w="0" w:type="dxa"/>
              <w:right w:w="15" w:type="dxa"/>
            </w:tcMar>
            <w:vAlign w:val="center"/>
          </w:tcPr>
          <w:p w14:paraId="43270544" w14:textId="5D860E88" w:rsidR="009553C0" w:rsidRPr="007278E2" w:rsidDel="00F32E72" w:rsidRDefault="009553C0">
            <w:pPr>
              <w:spacing w:after="0" w:line="360" w:lineRule="auto"/>
              <w:jc w:val="center"/>
              <w:rPr>
                <w:del w:id="1446" w:author="Abraham Isaac Jacob Gajardo Cortez (masterin)" w:date="2020-12-01T21:42:00Z"/>
                <w:rFonts w:ascii="Times New Roman" w:hAnsi="Times New Roman" w:cs="Times New Roman"/>
                <w:sz w:val="20"/>
                <w:szCs w:val="20"/>
                <w:highlight w:val="yellow"/>
                <w:rPrChange w:id="1447" w:author="Andrés González Santa Cruz" w:date="2020-12-07T17:58:00Z">
                  <w:rPr>
                    <w:del w:id="1448" w:author="Abraham Isaac Jacob Gajardo Cortez (masterin)" w:date="2020-12-01T21:42:00Z"/>
                    <w:rFonts w:ascii="Times New Roman" w:hAnsi="Times New Roman" w:cs="Times New Roman"/>
                    <w:sz w:val="20"/>
                    <w:szCs w:val="20"/>
                  </w:rPr>
                </w:rPrChange>
              </w:rPr>
              <w:pPrChange w:id="1449" w:author="Abraham Isaac Jacob Gajardo Cortez (masterin)" w:date="2020-12-01T21:42:00Z">
                <w:pPr>
                  <w:spacing w:after="0" w:line="240" w:lineRule="auto"/>
                  <w:jc w:val="center"/>
                </w:pPr>
              </w:pPrChange>
            </w:pPr>
            <w:del w:id="1450" w:author="Abraham Isaac Jacob Gajardo Cortez (masterin)" w:date="2020-12-01T21:42:00Z">
              <w:r w:rsidRPr="007278E2" w:rsidDel="00F32E72">
                <w:rPr>
                  <w:rFonts w:ascii="Times New Roman" w:hAnsi="Times New Roman" w:cs="Times New Roman"/>
                  <w:sz w:val="20"/>
                  <w:szCs w:val="20"/>
                  <w:highlight w:val="yellow"/>
                  <w:rPrChange w:id="1451" w:author="Andrés González Santa Cruz" w:date="2020-12-07T17:58:00Z">
                    <w:rPr>
                      <w:rFonts w:ascii="Times New Roman" w:hAnsi="Times New Roman" w:cs="Times New Roman"/>
                      <w:sz w:val="20"/>
                      <w:szCs w:val="20"/>
                    </w:rPr>
                  </w:rPrChange>
                </w:rPr>
                <w:delText>0.00015</w:delText>
              </w:r>
            </w:del>
          </w:p>
        </w:tc>
        <w:tc>
          <w:tcPr>
            <w:tcW w:w="992" w:type="dxa"/>
            <w:shd w:val="clear" w:color="auto" w:fill="FFFFFF"/>
            <w:tcMar>
              <w:top w:w="15" w:type="dxa"/>
              <w:left w:w="15" w:type="dxa"/>
              <w:bottom w:w="0" w:type="dxa"/>
              <w:right w:w="15" w:type="dxa"/>
            </w:tcMar>
            <w:vAlign w:val="center"/>
          </w:tcPr>
          <w:p w14:paraId="4B01EBE0" w14:textId="3D033540" w:rsidR="009553C0" w:rsidRPr="007278E2" w:rsidDel="00F32E72" w:rsidRDefault="009553C0">
            <w:pPr>
              <w:spacing w:after="0" w:line="360" w:lineRule="auto"/>
              <w:jc w:val="center"/>
              <w:rPr>
                <w:del w:id="1452" w:author="Abraham Isaac Jacob Gajardo Cortez (masterin)" w:date="2020-12-01T21:42:00Z"/>
                <w:rFonts w:ascii="Times New Roman" w:hAnsi="Times New Roman" w:cs="Times New Roman"/>
                <w:sz w:val="20"/>
                <w:szCs w:val="20"/>
                <w:highlight w:val="yellow"/>
                <w:rPrChange w:id="1453" w:author="Andrés González Santa Cruz" w:date="2020-12-07T17:58:00Z">
                  <w:rPr>
                    <w:del w:id="1454" w:author="Abraham Isaac Jacob Gajardo Cortez (masterin)" w:date="2020-12-01T21:42:00Z"/>
                    <w:rFonts w:ascii="Times New Roman" w:hAnsi="Times New Roman" w:cs="Times New Roman"/>
                    <w:sz w:val="20"/>
                    <w:szCs w:val="20"/>
                  </w:rPr>
                </w:rPrChange>
              </w:rPr>
              <w:pPrChange w:id="1455" w:author="Abraham Isaac Jacob Gajardo Cortez (masterin)" w:date="2020-12-01T21:42:00Z">
                <w:pPr>
                  <w:spacing w:after="0" w:line="240" w:lineRule="auto"/>
                  <w:jc w:val="center"/>
                </w:pPr>
              </w:pPrChange>
            </w:pPr>
            <w:del w:id="1456" w:author="Abraham Isaac Jacob Gajardo Cortez (masterin)" w:date="2020-12-01T21:42:00Z">
              <w:r w:rsidRPr="007278E2" w:rsidDel="00F32E72">
                <w:rPr>
                  <w:rFonts w:ascii="Times New Roman" w:hAnsi="Times New Roman" w:cs="Times New Roman"/>
                  <w:sz w:val="20"/>
                  <w:szCs w:val="20"/>
                  <w:highlight w:val="yellow"/>
                  <w:rPrChange w:id="1457" w:author="Andrés González Santa Cruz" w:date="2020-12-07T17:58:00Z">
                    <w:rPr>
                      <w:rFonts w:ascii="Times New Roman" w:hAnsi="Times New Roman" w:cs="Times New Roman"/>
                      <w:sz w:val="20"/>
                      <w:szCs w:val="20"/>
                    </w:rPr>
                  </w:rPrChange>
                </w:rPr>
                <w:delText>63</w:delText>
              </w:r>
            </w:del>
          </w:p>
        </w:tc>
        <w:tc>
          <w:tcPr>
            <w:tcW w:w="1276" w:type="dxa"/>
            <w:shd w:val="clear" w:color="auto" w:fill="FFFFFF"/>
            <w:tcMar>
              <w:top w:w="15" w:type="dxa"/>
              <w:left w:w="15" w:type="dxa"/>
              <w:bottom w:w="0" w:type="dxa"/>
              <w:right w:w="15" w:type="dxa"/>
            </w:tcMar>
            <w:vAlign w:val="center"/>
          </w:tcPr>
          <w:p w14:paraId="23C2D8FA" w14:textId="160500A7" w:rsidR="009553C0" w:rsidRPr="007278E2" w:rsidDel="00F32E72" w:rsidRDefault="009553C0">
            <w:pPr>
              <w:spacing w:after="0" w:line="360" w:lineRule="auto"/>
              <w:jc w:val="center"/>
              <w:rPr>
                <w:del w:id="1458" w:author="Abraham Isaac Jacob Gajardo Cortez (masterin)" w:date="2020-12-01T21:42:00Z"/>
                <w:rFonts w:ascii="Times New Roman" w:hAnsi="Times New Roman" w:cs="Times New Roman"/>
                <w:sz w:val="20"/>
                <w:szCs w:val="20"/>
                <w:highlight w:val="yellow"/>
                <w:rPrChange w:id="1459" w:author="Andrés González Santa Cruz" w:date="2020-12-07T17:58:00Z">
                  <w:rPr>
                    <w:del w:id="1460" w:author="Abraham Isaac Jacob Gajardo Cortez (masterin)" w:date="2020-12-01T21:42:00Z"/>
                    <w:rFonts w:ascii="Times New Roman" w:hAnsi="Times New Roman" w:cs="Times New Roman"/>
                    <w:sz w:val="20"/>
                    <w:szCs w:val="20"/>
                  </w:rPr>
                </w:rPrChange>
              </w:rPr>
              <w:pPrChange w:id="1461" w:author="Abraham Isaac Jacob Gajardo Cortez (masterin)" w:date="2020-12-01T21:42:00Z">
                <w:pPr>
                  <w:spacing w:after="0" w:line="240" w:lineRule="auto"/>
                  <w:jc w:val="center"/>
                </w:pPr>
              </w:pPrChange>
            </w:pPr>
            <w:del w:id="1462" w:author="Abraham Isaac Jacob Gajardo Cortez (masterin)" w:date="2020-12-01T21:42:00Z">
              <w:r w:rsidRPr="007278E2" w:rsidDel="00F32E72">
                <w:rPr>
                  <w:rFonts w:ascii="Times New Roman" w:hAnsi="Times New Roman" w:cs="Times New Roman"/>
                  <w:sz w:val="20"/>
                  <w:szCs w:val="20"/>
                  <w:highlight w:val="yellow"/>
                  <w:rPrChange w:id="1463" w:author="Andrés González Santa Cruz" w:date="2020-12-07T17:58:00Z">
                    <w:rPr>
                      <w:rFonts w:ascii="Times New Roman" w:hAnsi="Times New Roman" w:cs="Times New Roman"/>
                      <w:sz w:val="20"/>
                      <w:szCs w:val="20"/>
                    </w:rPr>
                  </w:rPrChange>
                </w:rPr>
                <w:delText>(31, 96)</w:delText>
              </w:r>
            </w:del>
          </w:p>
        </w:tc>
      </w:tr>
    </w:tbl>
    <w:p w14:paraId="2A83D854" w14:textId="386B234C" w:rsidR="009B3D9E" w:rsidRPr="007278E2" w:rsidDel="00F32E72" w:rsidRDefault="009B3D9E">
      <w:pPr>
        <w:spacing w:after="0" w:line="360" w:lineRule="auto"/>
        <w:rPr>
          <w:del w:id="1464" w:author="Abraham Isaac Jacob Gajardo Cortez (masterin)" w:date="2020-12-01T21:42:00Z"/>
          <w:rFonts w:ascii="Times New Roman" w:hAnsi="Times New Roman" w:cs="Times New Roman"/>
          <w:sz w:val="20"/>
          <w:szCs w:val="20"/>
          <w:highlight w:val="yellow"/>
          <w:rPrChange w:id="1465" w:author="Andrés González Santa Cruz" w:date="2020-12-07T17:58:00Z">
            <w:rPr>
              <w:del w:id="1466" w:author="Abraham Isaac Jacob Gajardo Cortez (masterin)" w:date="2020-12-01T21:42:00Z"/>
              <w:rFonts w:ascii="Times New Roman" w:hAnsi="Times New Roman" w:cs="Times New Roman"/>
              <w:sz w:val="18"/>
              <w:szCs w:val="18"/>
            </w:rPr>
          </w:rPrChange>
        </w:rPr>
        <w:pPrChange w:id="1467" w:author="Abraham Isaac Jacob Gajardo Cortez (masterin)" w:date="2020-12-01T21:42:00Z">
          <w:pPr>
            <w:spacing w:after="0" w:line="240" w:lineRule="auto"/>
          </w:pPr>
        </w:pPrChange>
      </w:pPr>
      <w:del w:id="1468" w:author="Abraham Isaac Jacob Gajardo Cortez (masterin)" w:date="2020-12-01T21:42:00Z">
        <w:r w:rsidRPr="007278E2" w:rsidDel="00F32E72">
          <w:rPr>
            <w:rFonts w:ascii="Times New Roman" w:hAnsi="Times New Roman" w:cs="Times New Roman"/>
            <w:sz w:val="20"/>
            <w:szCs w:val="20"/>
            <w:highlight w:val="yellow"/>
            <w:vertAlign w:val="superscript"/>
            <w:rPrChange w:id="1469" w:author="Andrés González Santa Cruz" w:date="2020-12-07T17:58:00Z">
              <w:rPr>
                <w:rFonts w:ascii="Times New Roman" w:hAnsi="Times New Roman" w:cs="Times New Roman"/>
                <w:sz w:val="18"/>
                <w:szCs w:val="18"/>
                <w:vertAlign w:val="superscript"/>
              </w:rPr>
            </w:rPrChange>
          </w:rPr>
          <w:delText xml:space="preserve">a </w:delText>
        </w:r>
        <w:r w:rsidRPr="007278E2" w:rsidDel="00F32E72">
          <w:rPr>
            <w:rFonts w:ascii="Times New Roman" w:hAnsi="Times New Roman" w:cs="Times New Roman"/>
            <w:sz w:val="20"/>
            <w:szCs w:val="20"/>
            <w:highlight w:val="yellow"/>
            <w:rPrChange w:id="1470" w:author="Andrés González Santa Cruz" w:date="2020-12-07T17:58:00Z">
              <w:rPr>
                <w:rFonts w:ascii="Times New Roman" w:hAnsi="Times New Roman" w:cs="Times New Roman"/>
                <w:sz w:val="18"/>
                <w:szCs w:val="18"/>
              </w:rPr>
            </w:rPrChange>
          </w:rPr>
          <w:delText>Each model had a structure of studentized distribution of errors</w:delText>
        </w:r>
        <w:r w:rsidR="002B02F2" w:rsidRPr="007278E2" w:rsidDel="00F32E72">
          <w:rPr>
            <w:rFonts w:ascii="Times New Roman" w:hAnsi="Times New Roman" w:cs="Times New Roman"/>
            <w:sz w:val="20"/>
            <w:szCs w:val="20"/>
            <w:highlight w:val="yellow"/>
            <w:rPrChange w:id="1471" w:author="Andrés González Santa Cruz" w:date="2020-12-07T17:58:00Z">
              <w:rPr>
                <w:rFonts w:ascii="Times New Roman" w:hAnsi="Times New Roman" w:cs="Times New Roman"/>
                <w:sz w:val="18"/>
                <w:szCs w:val="18"/>
              </w:rPr>
            </w:rPrChange>
          </w:rPr>
          <w:delText xml:space="preserve">, and a </w:delText>
        </w:r>
        <w:r w:rsidR="009A6EE1" w:rsidRPr="007278E2" w:rsidDel="00F32E72">
          <w:rPr>
            <w:rFonts w:ascii="Times New Roman" w:hAnsi="Times New Roman" w:cs="Times New Roman"/>
            <w:sz w:val="20"/>
            <w:szCs w:val="20"/>
            <w:highlight w:val="yellow"/>
            <w:rPrChange w:id="1472" w:author="Andrés González Santa Cruz" w:date="2020-12-07T17:58:00Z">
              <w:rPr>
                <w:rFonts w:ascii="Times New Roman" w:hAnsi="Times New Roman" w:cs="Times New Roman"/>
                <w:sz w:val="18"/>
                <w:szCs w:val="18"/>
              </w:rPr>
            </w:rPrChange>
          </w:rPr>
          <w:delText xml:space="preserve">conservative </w:delText>
        </w:r>
        <w:r w:rsidR="002B02F2" w:rsidRPr="007278E2" w:rsidDel="00F32E72">
          <w:rPr>
            <w:rFonts w:ascii="Times New Roman" w:hAnsi="Times New Roman" w:cs="Times New Roman"/>
            <w:sz w:val="20"/>
            <w:szCs w:val="20"/>
            <w:highlight w:val="yellow"/>
            <w:rPrChange w:id="1473" w:author="Andrés González Santa Cruz" w:date="2020-12-07T17:58:00Z">
              <w:rPr>
                <w:rFonts w:ascii="Times New Roman" w:hAnsi="Times New Roman" w:cs="Times New Roman"/>
                <w:sz w:val="18"/>
                <w:szCs w:val="18"/>
              </w:rPr>
            </w:rPrChange>
          </w:rPr>
          <w:delText>prior standard deviation of .1</w:delText>
        </w:r>
      </w:del>
    </w:p>
    <w:p w14:paraId="687C5D95" w14:textId="40AF5D76" w:rsidR="009B3D9E" w:rsidRPr="007278E2" w:rsidDel="00F32E72" w:rsidRDefault="009B3D9E">
      <w:pPr>
        <w:spacing w:after="0" w:line="360" w:lineRule="auto"/>
        <w:rPr>
          <w:del w:id="1474" w:author="Abraham Isaac Jacob Gajardo Cortez (masterin)" w:date="2020-12-01T21:42:00Z"/>
          <w:rFonts w:ascii="Times New Roman" w:hAnsi="Times New Roman" w:cs="Times New Roman"/>
          <w:sz w:val="20"/>
          <w:szCs w:val="20"/>
          <w:highlight w:val="yellow"/>
          <w:rPrChange w:id="1475" w:author="Andrés González Santa Cruz" w:date="2020-12-07T17:58:00Z">
            <w:rPr>
              <w:del w:id="1476" w:author="Abraham Isaac Jacob Gajardo Cortez (masterin)" w:date="2020-12-01T21:42:00Z"/>
              <w:rFonts w:ascii="Times New Roman" w:hAnsi="Times New Roman" w:cs="Times New Roman"/>
              <w:sz w:val="18"/>
              <w:szCs w:val="18"/>
            </w:rPr>
          </w:rPrChange>
        </w:rPr>
        <w:pPrChange w:id="1477" w:author="Abraham Isaac Jacob Gajardo Cortez (masterin)" w:date="2020-12-01T21:42:00Z">
          <w:pPr>
            <w:spacing w:after="0" w:line="240" w:lineRule="auto"/>
          </w:pPr>
        </w:pPrChange>
      </w:pPr>
      <w:del w:id="1478" w:author="Abraham Isaac Jacob Gajardo Cortez (masterin)" w:date="2020-12-01T21:42:00Z">
        <w:r w:rsidRPr="007278E2" w:rsidDel="00F32E72">
          <w:rPr>
            <w:rFonts w:ascii="Times New Roman" w:hAnsi="Times New Roman" w:cs="Times New Roman"/>
            <w:sz w:val="20"/>
            <w:szCs w:val="20"/>
            <w:highlight w:val="yellow"/>
            <w:vertAlign w:val="superscript"/>
            <w:rPrChange w:id="1479" w:author="Andrés González Santa Cruz" w:date="2020-12-07T17:58:00Z">
              <w:rPr>
                <w:rFonts w:ascii="Times New Roman" w:hAnsi="Times New Roman" w:cs="Times New Roman"/>
                <w:sz w:val="18"/>
                <w:szCs w:val="18"/>
                <w:vertAlign w:val="superscript"/>
              </w:rPr>
            </w:rPrChange>
          </w:rPr>
          <w:delText>b</w:delText>
        </w:r>
        <w:r w:rsidRPr="007278E2" w:rsidDel="00F32E72">
          <w:rPr>
            <w:rFonts w:ascii="Times New Roman" w:hAnsi="Times New Roman" w:cs="Times New Roman"/>
            <w:sz w:val="20"/>
            <w:szCs w:val="20"/>
            <w:highlight w:val="yellow"/>
            <w:rPrChange w:id="1480" w:author="Andrés González Santa Cruz" w:date="2020-12-07T17:58:00Z">
              <w:rPr>
                <w:rFonts w:ascii="Times New Roman" w:hAnsi="Times New Roman" w:cs="Times New Roman"/>
                <w:sz w:val="18"/>
                <w:szCs w:val="18"/>
              </w:rPr>
            </w:rPrChange>
          </w:rPr>
          <w:delText>Models also included circulatory hospitalizations as a control variable.</w:delText>
        </w:r>
      </w:del>
    </w:p>
    <w:p w14:paraId="3099B66D" w14:textId="3FC2EA2B" w:rsidR="009B3D9E" w:rsidRPr="007278E2" w:rsidDel="00F32E72" w:rsidRDefault="009B3D9E">
      <w:pPr>
        <w:spacing w:after="0" w:line="360" w:lineRule="auto"/>
        <w:rPr>
          <w:del w:id="1481" w:author="Abraham Isaac Jacob Gajardo Cortez (masterin)" w:date="2020-12-01T21:42:00Z"/>
          <w:rFonts w:ascii="Times New Roman" w:hAnsi="Times New Roman" w:cs="Times New Roman"/>
          <w:sz w:val="20"/>
          <w:szCs w:val="20"/>
          <w:highlight w:val="yellow"/>
          <w:rPrChange w:id="1482" w:author="Andrés González Santa Cruz" w:date="2020-12-07T17:58:00Z">
            <w:rPr>
              <w:del w:id="1483" w:author="Abraham Isaac Jacob Gajardo Cortez (masterin)" w:date="2020-12-01T21:42:00Z"/>
              <w:rFonts w:ascii="Times New Roman" w:hAnsi="Times New Roman" w:cs="Times New Roman"/>
              <w:sz w:val="24"/>
              <w:szCs w:val="28"/>
            </w:rPr>
          </w:rPrChange>
        </w:rPr>
        <w:pPrChange w:id="1484" w:author="Abraham Isaac Jacob Gajardo Cortez (masterin)" w:date="2020-12-01T21:42:00Z">
          <w:pPr>
            <w:spacing w:after="0" w:line="240" w:lineRule="auto"/>
          </w:pPr>
        </w:pPrChange>
      </w:pPr>
      <w:del w:id="1485" w:author="Abraham Isaac Jacob Gajardo Cortez (masterin)" w:date="2020-12-01T21:42:00Z">
        <w:r w:rsidRPr="007278E2" w:rsidDel="00F32E72">
          <w:rPr>
            <w:rFonts w:ascii="Times New Roman" w:hAnsi="Times New Roman" w:cs="Times New Roman"/>
            <w:sz w:val="20"/>
            <w:szCs w:val="20"/>
            <w:highlight w:val="yellow"/>
            <w:vertAlign w:val="superscript"/>
            <w:rPrChange w:id="1486" w:author="Andrés González Santa Cruz" w:date="2020-12-07T17:58:00Z">
              <w:rPr>
                <w:rFonts w:ascii="Times New Roman" w:hAnsi="Times New Roman" w:cs="Times New Roman"/>
                <w:sz w:val="18"/>
                <w:szCs w:val="18"/>
                <w:vertAlign w:val="superscript"/>
              </w:rPr>
            </w:rPrChange>
          </w:rPr>
          <w:delText>c</w:delText>
        </w:r>
        <w:r w:rsidRPr="007278E2" w:rsidDel="00F32E72">
          <w:rPr>
            <w:rFonts w:ascii="Times New Roman" w:hAnsi="Times New Roman" w:cs="Times New Roman"/>
            <w:sz w:val="20"/>
            <w:szCs w:val="20"/>
            <w:highlight w:val="yellow"/>
            <w:rPrChange w:id="1487" w:author="Andrés González Santa Cruz" w:date="2020-12-07T17:58:00Z">
              <w:rPr>
                <w:rFonts w:ascii="Times New Roman" w:hAnsi="Times New Roman" w:cs="Times New Roman"/>
                <w:sz w:val="18"/>
                <w:szCs w:val="18"/>
              </w:rPr>
            </w:rPrChange>
          </w:rPr>
          <w:delText>Models also included circulatory consultations as a control variable.</w:delText>
        </w:r>
      </w:del>
    </w:p>
    <w:p w14:paraId="75D2CE5B" w14:textId="41783CD3" w:rsidR="002E2795" w:rsidRPr="007278E2" w:rsidDel="000A7D55" w:rsidRDefault="009B3D9E">
      <w:pPr>
        <w:spacing w:after="0" w:line="360" w:lineRule="auto"/>
        <w:rPr>
          <w:ins w:id="1488" w:author="Abraham Isaac Jacob Gajardo Cortez (masterin)" w:date="2020-12-01T19:37:00Z"/>
          <w:del w:id="1489" w:author="Andrés González Santa Cruz" w:date="2020-12-06T16:41:00Z"/>
          <w:rFonts w:ascii="Times New Roman" w:hAnsi="Times New Roman" w:cs="Times New Roman"/>
          <w:sz w:val="20"/>
          <w:szCs w:val="20"/>
          <w:highlight w:val="yellow"/>
          <w:rPrChange w:id="1490" w:author="Andrés González Santa Cruz" w:date="2020-12-07T17:58:00Z">
            <w:rPr>
              <w:ins w:id="1491" w:author="Abraham Isaac Jacob Gajardo Cortez (masterin)" w:date="2020-12-01T19:37:00Z"/>
              <w:del w:id="1492" w:author="Andrés González Santa Cruz" w:date="2020-12-06T16:41:00Z"/>
              <w:rFonts w:ascii="Times New Roman" w:hAnsi="Times New Roman" w:cs="Times New Roman"/>
              <w:sz w:val="24"/>
              <w:szCs w:val="28"/>
            </w:rPr>
          </w:rPrChange>
        </w:rPr>
        <w:pPrChange w:id="1493" w:author="Abraham Isaac Jacob Gajardo Cortez (masterin)" w:date="2020-12-01T21:42:00Z">
          <w:pPr>
            <w:spacing w:after="0" w:line="240" w:lineRule="auto"/>
          </w:pPr>
        </w:pPrChange>
      </w:pPr>
      <w:del w:id="1494" w:author="Andrés González Santa Cruz" w:date="2020-12-06T16:41:00Z">
        <w:r w:rsidRPr="007278E2" w:rsidDel="000A7D55">
          <w:rPr>
            <w:rFonts w:ascii="Times New Roman" w:hAnsi="Times New Roman" w:cs="Times New Roman"/>
            <w:sz w:val="20"/>
            <w:szCs w:val="20"/>
            <w:highlight w:val="yellow"/>
            <w:vertAlign w:val="superscript"/>
            <w:rPrChange w:id="1495" w:author="Andrés González Santa Cruz" w:date="2020-12-07T17:58:00Z">
              <w:rPr>
                <w:rFonts w:ascii="Times New Roman" w:hAnsi="Times New Roman" w:cs="Times New Roman"/>
                <w:sz w:val="18"/>
                <w:szCs w:val="18"/>
                <w:vertAlign w:val="superscript"/>
              </w:rPr>
            </w:rPrChange>
          </w:rPr>
          <w:delText>d</w:delText>
        </w:r>
        <w:r w:rsidRPr="007278E2" w:rsidDel="000A7D55">
          <w:rPr>
            <w:rFonts w:ascii="Times New Roman" w:hAnsi="Times New Roman" w:cs="Times New Roman"/>
            <w:sz w:val="20"/>
            <w:szCs w:val="20"/>
            <w:highlight w:val="yellow"/>
            <w:rPrChange w:id="1496" w:author="Andrés González Santa Cruz" w:date="2020-12-07T17:58:00Z">
              <w:rPr>
                <w:rFonts w:ascii="Times New Roman" w:hAnsi="Times New Roman" w:cs="Times New Roman"/>
                <w:sz w:val="18"/>
                <w:szCs w:val="18"/>
              </w:rPr>
            </w:rPrChange>
          </w:rPr>
          <w:delText>Models also included the proportion of circulatory hospitalizations of circulatory consultations (x 1,000 population) as a control variable.</w:delText>
        </w:r>
      </w:del>
    </w:p>
    <w:p w14:paraId="3EA3725F" w14:textId="2ECBDFB0" w:rsidR="00B22AE2" w:rsidRPr="00CE5B96" w:rsidDel="000A7D55" w:rsidRDefault="00B22AE2">
      <w:pPr>
        <w:spacing w:after="0" w:line="360" w:lineRule="auto"/>
        <w:rPr>
          <w:ins w:id="1497" w:author="Abraham Isaac Jacob Gajardo Cortez (masterin)" w:date="2020-12-01T19:45:00Z"/>
          <w:del w:id="1498" w:author="Andrés González Santa Cruz" w:date="2020-12-06T16:41:00Z"/>
          <w:rFonts w:ascii="Times New Roman" w:hAnsi="Times New Roman" w:cs="Times New Roman"/>
          <w:sz w:val="20"/>
          <w:szCs w:val="20"/>
          <w:highlight w:val="yellow"/>
        </w:rPr>
        <w:pPrChange w:id="1499" w:author="Abraham Isaac Jacob Gajardo Cortez (masterin)" w:date="2020-12-01T21:42:00Z">
          <w:pPr>
            <w:spacing w:after="0" w:line="240" w:lineRule="auto"/>
          </w:pPr>
        </w:pPrChange>
      </w:pPr>
      <w:commentRangeStart w:id="1500"/>
      <w:ins w:id="1501" w:author="Abraham Isaac Jacob Gajardo Cortez (masterin)" w:date="2020-12-01T19:45:00Z">
        <w:del w:id="1502" w:author="Andrés González Santa Cruz" w:date="2020-12-06T16:41:00Z">
          <w:r w:rsidRPr="008C3859" w:rsidDel="000A7D55">
            <w:rPr>
              <w:rFonts w:ascii="Times New Roman" w:hAnsi="Times New Roman" w:cs="Times New Roman"/>
              <w:sz w:val="20"/>
              <w:szCs w:val="20"/>
              <w:highlight w:val="yellow"/>
            </w:rPr>
            <w:delText>When we compared days with larger social unrest with the other days in the expousure period, we found that ……</w:delText>
          </w:r>
        </w:del>
      </w:ins>
      <w:commentRangeEnd w:id="1500"/>
      <w:del w:id="1503" w:author="Andrés González Santa Cruz" w:date="2020-12-06T16:41:00Z">
        <w:r w:rsidR="00D51BF3" w:rsidRPr="007278E2" w:rsidDel="000A7D55">
          <w:rPr>
            <w:rStyle w:val="Refdecomentario"/>
            <w:highlight w:val="yellow"/>
            <w:rPrChange w:id="1504" w:author="Andrés González Santa Cruz" w:date="2020-12-07T17:58:00Z">
              <w:rPr>
                <w:rStyle w:val="Refdecomentario"/>
              </w:rPr>
            </w:rPrChange>
          </w:rPr>
          <w:commentReference w:id="1500"/>
        </w:r>
      </w:del>
    </w:p>
    <w:p w14:paraId="1F676A06" w14:textId="7021ED1A" w:rsidR="00B22AE2" w:rsidRPr="00CE5B96" w:rsidDel="000A7D55" w:rsidRDefault="00B22AE2">
      <w:pPr>
        <w:spacing w:after="0" w:line="360" w:lineRule="auto"/>
        <w:rPr>
          <w:ins w:id="1505" w:author="Abraham Isaac Jacob Gajardo Cortez (masterin)" w:date="2020-12-01T19:45:00Z"/>
          <w:del w:id="1506" w:author="Andrés González Santa Cruz" w:date="2020-12-06T16:41:00Z"/>
          <w:rFonts w:ascii="Times New Roman" w:hAnsi="Times New Roman" w:cs="Times New Roman"/>
          <w:sz w:val="20"/>
          <w:szCs w:val="20"/>
          <w:highlight w:val="yellow"/>
        </w:rPr>
        <w:pPrChange w:id="1507" w:author="Abraham Isaac Jacob Gajardo Cortez (masterin)" w:date="2020-12-01T21:42:00Z">
          <w:pPr>
            <w:spacing w:after="0" w:line="240" w:lineRule="auto"/>
          </w:pPr>
        </w:pPrChange>
      </w:pPr>
    </w:p>
    <w:p w14:paraId="5D5B34E8" w14:textId="7C7B1193" w:rsidR="00B22AE2" w:rsidRDefault="00B22AE2">
      <w:pPr>
        <w:spacing w:after="0" w:line="360" w:lineRule="auto"/>
        <w:ind w:firstLine="720"/>
        <w:rPr>
          <w:ins w:id="1508" w:author="Abraham Isaac Jacob Gajardo Cortez (masterin)" w:date="2020-12-01T21:43:00Z"/>
          <w:rFonts w:ascii="Times New Roman" w:hAnsi="Times New Roman" w:cs="Times New Roman"/>
          <w:sz w:val="20"/>
          <w:szCs w:val="20"/>
        </w:rPr>
        <w:pPrChange w:id="1509" w:author="Andrés González Santa Cruz" w:date="2020-12-06T16:33:00Z">
          <w:pPr>
            <w:spacing w:after="0" w:line="360" w:lineRule="auto"/>
          </w:pPr>
        </w:pPrChange>
      </w:pPr>
      <w:ins w:id="1510" w:author="Abraham Isaac Jacob Gajardo Cortez (masterin)" w:date="2020-12-01T19:45:00Z">
        <w:del w:id="1511" w:author="Andrés González Santa Cruz" w:date="2020-12-06T13:29:00Z">
          <w:r w:rsidRPr="00CE5B96" w:rsidDel="00AD03B3">
            <w:rPr>
              <w:rFonts w:ascii="Times New Roman" w:hAnsi="Times New Roman" w:cs="Times New Roman"/>
              <w:sz w:val="20"/>
              <w:szCs w:val="20"/>
              <w:highlight w:val="yellow"/>
            </w:rPr>
            <w:delText>The sensitivity</w:delText>
          </w:r>
        </w:del>
      </w:ins>
      <w:ins w:id="1512" w:author="Andrés González Santa Cruz" w:date="2020-12-06T13:29:00Z">
        <w:r w:rsidR="00AD03B3" w:rsidRPr="00CE5B96">
          <w:rPr>
            <w:rFonts w:ascii="Times New Roman" w:hAnsi="Times New Roman" w:cs="Times New Roman"/>
            <w:sz w:val="20"/>
            <w:szCs w:val="20"/>
            <w:highlight w:val="yellow"/>
          </w:rPr>
          <w:t>Sensitivity</w:t>
        </w:r>
      </w:ins>
      <w:ins w:id="1513" w:author="Abraham Isaac Jacob Gajardo Cortez (masterin)" w:date="2020-12-01T19:45:00Z">
        <w:r w:rsidRPr="00CE5B96">
          <w:rPr>
            <w:rFonts w:ascii="Times New Roman" w:hAnsi="Times New Roman" w:cs="Times New Roman"/>
            <w:sz w:val="20"/>
            <w:szCs w:val="20"/>
            <w:highlight w:val="yellow"/>
          </w:rPr>
          <w:t xml:space="preserve"> analysis </w:t>
        </w:r>
        <w:del w:id="1514" w:author="Andrés González Santa Cruz" w:date="2020-12-06T13:22:00Z">
          <w:r w:rsidRPr="00CE5B96" w:rsidDel="00AD03B3">
            <w:rPr>
              <w:rFonts w:ascii="Times New Roman" w:hAnsi="Times New Roman" w:cs="Times New Roman"/>
              <w:sz w:val="20"/>
              <w:szCs w:val="20"/>
              <w:highlight w:val="yellow"/>
            </w:rPr>
            <w:delText xml:space="preserve">showed that  </w:delText>
          </w:r>
        </w:del>
      </w:ins>
      <w:ins w:id="1515" w:author="Andrés González Santa Cruz" w:date="2020-12-06T13:22:00Z">
        <w:r w:rsidR="00AD03B3" w:rsidRPr="00CE5B96">
          <w:rPr>
            <w:rFonts w:ascii="Times New Roman" w:hAnsi="Times New Roman" w:cs="Times New Roman"/>
            <w:sz w:val="20"/>
            <w:szCs w:val="20"/>
            <w:highlight w:val="yellow"/>
          </w:rPr>
          <w:t>show</w:t>
        </w:r>
      </w:ins>
      <w:ins w:id="1516" w:author="Andrés González Santa Cruz" w:date="2020-12-06T21:52:00Z">
        <w:r w:rsidR="00BD509B" w:rsidRPr="00CE5B96">
          <w:rPr>
            <w:rFonts w:ascii="Times New Roman" w:hAnsi="Times New Roman" w:cs="Times New Roman"/>
            <w:sz w:val="20"/>
            <w:szCs w:val="20"/>
            <w:highlight w:val="yellow"/>
          </w:rPr>
          <w:t>ed</w:t>
        </w:r>
      </w:ins>
      <w:ins w:id="1517" w:author="Andrés González Santa Cruz" w:date="2020-12-06T13:22:00Z">
        <w:r w:rsidR="00AD03B3" w:rsidRPr="00CE5B96">
          <w:rPr>
            <w:rFonts w:ascii="Times New Roman" w:hAnsi="Times New Roman" w:cs="Times New Roman"/>
            <w:sz w:val="20"/>
            <w:szCs w:val="20"/>
            <w:highlight w:val="yellow"/>
          </w:rPr>
          <w:t xml:space="preserve"> </w:t>
        </w:r>
      </w:ins>
      <w:ins w:id="1518" w:author="Andrés González Santa Cruz" w:date="2020-12-06T21:54:00Z">
        <w:r w:rsidR="00BD509B" w:rsidRPr="00CE5B96">
          <w:rPr>
            <w:rFonts w:ascii="Times New Roman" w:hAnsi="Times New Roman" w:cs="Times New Roman"/>
            <w:sz w:val="20"/>
            <w:szCs w:val="20"/>
            <w:highlight w:val="yellow"/>
          </w:rPr>
          <w:t xml:space="preserve">that trauma hospitalizations </w:t>
        </w:r>
      </w:ins>
      <w:ins w:id="1519" w:author="Andrés González Santa Cruz" w:date="2020-12-06T21:52:00Z">
        <w:r w:rsidR="00BD509B" w:rsidRPr="00CE5B96">
          <w:rPr>
            <w:rFonts w:ascii="Times New Roman" w:hAnsi="Times New Roman" w:cs="Times New Roman"/>
            <w:sz w:val="20"/>
            <w:szCs w:val="20"/>
            <w:highlight w:val="yellow"/>
          </w:rPr>
          <w:t>increase</w:t>
        </w:r>
      </w:ins>
      <w:ins w:id="1520" w:author="Andrés González Santa Cruz" w:date="2020-12-06T21:54:00Z">
        <w:r w:rsidR="00BD509B" w:rsidRPr="00CE5B96">
          <w:rPr>
            <w:rFonts w:ascii="Times New Roman" w:hAnsi="Times New Roman" w:cs="Times New Roman"/>
            <w:sz w:val="20"/>
            <w:szCs w:val="20"/>
            <w:highlight w:val="yellow"/>
          </w:rPr>
          <w:t>d</w:t>
        </w:r>
      </w:ins>
      <w:ins w:id="1521" w:author="Andrés González Santa Cruz" w:date="2020-12-06T21:52:00Z">
        <w:r w:rsidR="00BD509B" w:rsidRPr="00CE5B96">
          <w:rPr>
            <w:rFonts w:ascii="Times New Roman" w:hAnsi="Times New Roman" w:cs="Times New Roman"/>
            <w:sz w:val="20"/>
            <w:szCs w:val="20"/>
            <w:highlight w:val="yellow"/>
          </w:rPr>
          <w:t xml:space="preserve"> </w:t>
        </w:r>
      </w:ins>
      <w:ins w:id="1522" w:author="Andrés González Santa Cruz" w:date="2020-12-07T17:57:00Z">
        <w:r w:rsidR="007278E2" w:rsidRPr="00CE5B96">
          <w:rPr>
            <w:rFonts w:ascii="Times New Roman" w:hAnsi="Times New Roman" w:cs="Times New Roman"/>
            <w:sz w:val="20"/>
            <w:szCs w:val="20"/>
            <w:highlight w:val="yellow"/>
          </w:rPr>
          <w:t>8</w:t>
        </w:r>
      </w:ins>
      <w:ins w:id="1523" w:author="Andrés González Santa Cruz" w:date="2020-12-06T21:52:00Z">
        <w:r w:rsidR="00BD509B" w:rsidRPr="00CE5B96">
          <w:rPr>
            <w:rFonts w:ascii="Times New Roman" w:hAnsi="Times New Roman" w:cs="Times New Roman"/>
            <w:sz w:val="20"/>
            <w:szCs w:val="20"/>
            <w:highlight w:val="yellow"/>
          </w:rPr>
          <w:t xml:space="preserve">% </w:t>
        </w:r>
      </w:ins>
      <w:ins w:id="1524" w:author="Andrés González Santa Cruz" w:date="2020-12-06T21:54:00Z">
        <w:r w:rsidR="00BD509B" w:rsidRPr="00CE5B96">
          <w:rPr>
            <w:rFonts w:ascii="Times New Roman" w:hAnsi="Times New Roman" w:cs="Times New Roman"/>
            <w:sz w:val="20"/>
            <w:szCs w:val="20"/>
            <w:highlight w:val="yellow"/>
          </w:rPr>
          <w:t>but overlapping with null changes</w:t>
        </w:r>
      </w:ins>
      <w:ins w:id="1525" w:author="Andrés González Santa Cruz" w:date="2020-12-06T21:55:00Z">
        <w:r w:rsidR="00BD509B" w:rsidRPr="00CE5B96">
          <w:rPr>
            <w:rFonts w:ascii="Times New Roman" w:hAnsi="Times New Roman" w:cs="Times New Roman"/>
            <w:sz w:val="20"/>
            <w:szCs w:val="20"/>
            <w:highlight w:val="yellow"/>
          </w:rPr>
          <w:t xml:space="preserve"> (95% CI: </w:t>
        </w:r>
        <w:r w:rsidR="00BD509B" w:rsidRPr="007278E2">
          <w:rPr>
            <w:rFonts w:ascii="Times New Roman" w:hAnsi="Times New Roman" w:cs="Times New Roman"/>
            <w:sz w:val="20"/>
            <w:szCs w:val="20"/>
            <w:highlight w:val="yellow"/>
            <w:rPrChange w:id="1526" w:author="Andrés González Santa Cruz" w:date="2020-12-07T17:58:00Z">
              <w:rPr>
                <w:rFonts w:ascii="Times New Roman" w:hAnsi="Times New Roman" w:cs="Times New Roman"/>
                <w:sz w:val="20"/>
                <w:szCs w:val="20"/>
                <w:highlight w:val="yellow"/>
                <w:lang w:val="es-CL"/>
              </w:rPr>
            </w:rPrChange>
          </w:rPr>
          <w:t>-</w:t>
        </w:r>
      </w:ins>
      <w:ins w:id="1527" w:author="Andrés González Santa Cruz" w:date="2020-12-07T17:58:00Z">
        <w:r w:rsidR="007278E2" w:rsidRPr="007278E2">
          <w:rPr>
            <w:rFonts w:ascii="Times New Roman" w:hAnsi="Times New Roman" w:cs="Times New Roman"/>
            <w:sz w:val="20"/>
            <w:szCs w:val="20"/>
            <w:highlight w:val="yellow"/>
            <w:rPrChange w:id="1528" w:author="Andrés González Santa Cruz" w:date="2020-12-07T17:58:00Z">
              <w:rPr>
                <w:rFonts w:ascii="Times New Roman" w:hAnsi="Times New Roman" w:cs="Times New Roman"/>
                <w:sz w:val="20"/>
                <w:szCs w:val="20"/>
              </w:rPr>
            </w:rPrChange>
          </w:rPr>
          <w:t>5.49</w:t>
        </w:r>
      </w:ins>
      <w:ins w:id="1529" w:author="Andrés González Santa Cruz" w:date="2020-12-06T21:55:00Z">
        <w:r w:rsidR="00BD509B" w:rsidRPr="007278E2">
          <w:rPr>
            <w:rFonts w:ascii="Times New Roman" w:hAnsi="Times New Roman" w:cs="Times New Roman"/>
            <w:sz w:val="20"/>
            <w:szCs w:val="20"/>
            <w:highlight w:val="yellow"/>
            <w:rPrChange w:id="1530" w:author="Andrés González Santa Cruz" w:date="2020-12-07T17:58:00Z">
              <w:rPr>
                <w:rFonts w:ascii="Times New Roman" w:hAnsi="Times New Roman" w:cs="Times New Roman"/>
                <w:sz w:val="20"/>
                <w:szCs w:val="20"/>
                <w:highlight w:val="yellow"/>
                <w:lang w:val="es-CL"/>
              </w:rPr>
            </w:rPrChange>
          </w:rPr>
          <w:t xml:space="preserve">, </w:t>
        </w:r>
      </w:ins>
      <w:ins w:id="1531" w:author="Andrés González Santa Cruz" w:date="2020-12-07T17:58:00Z">
        <w:r w:rsidR="007278E2" w:rsidRPr="007278E2">
          <w:rPr>
            <w:rFonts w:ascii="Times New Roman" w:hAnsi="Times New Roman" w:cs="Times New Roman"/>
            <w:sz w:val="20"/>
            <w:szCs w:val="20"/>
            <w:highlight w:val="yellow"/>
            <w:rPrChange w:id="1532" w:author="Andrés González Santa Cruz" w:date="2020-12-07T17:58:00Z">
              <w:rPr>
                <w:rFonts w:ascii="Times New Roman" w:hAnsi="Times New Roman" w:cs="Times New Roman"/>
                <w:sz w:val="20"/>
                <w:szCs w:val="20"/>
              </w:rPr>
            </w:rPrChange>
          </w:rPr>
          <w:t>22.11</w:t>
        </w:r>
      </w:ins>
      <w:ins w:id="1533" w:author="Andrés González Santa Cruz" w:date="2020-12-06T21:55:00Z">
        <w:r w:rsidR="00BD509B" w:rsidRPr="008C3859">
          <w:rPr>
            <w:rFonts w:ascii="Times New Roman" w:hAnsi="Times New Roman" w:cs="Times New Roman"/>
            <w:sz w:val="20"/>
            <w:szCs w:val="20"/>
            <w:highlight w:val="yellow"/>
          </w:rPr>
          <w:t>)</w:t>
        </w:r>
      </w:ins>
      <w:ins w:id="1534" w:author="Andrés González Santa Cruz" w:date="2020-12-06T13:23:00Z">
        <w:r w:rsidR="00AD03B3" w:rsidRPr="008C3859">
          <w:rPr>
            <w:rFonts w:ascii="Times New Roman" w:hAnsi="Times New Roman" w:cs="Times New Roman"/>
            <w:sz w:val="20"/>
            <w:szCs w:val="20"/>
            <w:highlight w:val="yellow"/>
          </w:rPr>
          <w:t>. Respiratory Hospitalizations show</w:t>
        </w:r>
      </w:ins>
      <w:ins w:id="1535" w:author="Andrés González Santa Cruz" w:date="2020-12-06T13:24:00Z">
        <w:r w:rsidR="00AD03B3" w:rsidRPr="00CE5B96">
          <w:rPr>
            <w:rFonts w:ascii="Times New Roman" w:hAnsi="Times New Roman" w:cs="Times New Roman"/>
            <w:sz w:val="20"/>
            <w:szCs w:val="20"/>
            <w:highlight w:val="yellow"/>
          </w:rPr>
          <w:t>ed</w:t>
        </w:r>
      </w:ins>
      <w:ins w:id="1536" w:author="Andrés González Santa Cruz" w:date="2020-12-06T13:23:00Z">
        <w:r w:rsidR="00AD03B3" w:rsidRPr="00CE5B96">
          <w:rPr>
            <w:rFonts w:ascii="Times New Roman" w:hAnsi="Times New Roman" w:cs="Times New Roman"/>
            <w:sz w:val="20"/>
            <w:szCs w:val="20"/>
            <w:highlight w:val="yellow"/>
          </w:rPr>
          <w:t xml:space="preserve"> </w:t>
        </w:r>
      </w:ins>
      <w:ins w:id="1537" w:author="Andrés González Santa Cruz" w:date="2020-12-06T13:25:00Z">
        <w:r w:rsidR="00AD03B3" w:rsidRPr="00CE5B96">
          <w:rPr>
            <w:rFonts w:ascii="Times New Roman" w:hAnsi="Times New Roman" w:cs="Times New Roman"/>
            <w:sz w:val="20"/>
            <w:szCs w:val="20"/>
            <w:highlight w:val="yellow"/>
          </w:rPr>
          <w:t xml:space="preserve">low </w:t>
        </w:r>
      </w:ins>
      <w:ins w:id="1538" w:author="Andrés González Santa Cruz" w:date="2020-12-06T16:34:00Z">
        <w:r w:rsidR="005C63C1" w:rsidRPr="00CE5B96">
          <w:rPr>
            <w:rFonts w:ascii="Times New Roman" w:hAnsi="Times New Roman" w:cs="Times New Roman"/>
            <w:sz w:val="20"/>
            <w:szCs w:val="20"/>
            <w:highlight w:val="yellow"/>
          </w:rPr>
          <w:t xml:space="preserve">and non-significant </w:t>
        </w:r>
      </w:ins>
      <w:ins w:id="1539" w:author="Andrés González Santa Cruz" w:date="2020-12-06T13:25:00Z">
        <w:r w:rsidR="00AD03B3" w:rsidRPr="00CE5B96">
          <w:rPr>
            <w:rFonts w:ascii="Times New Roman" w:hAnsi="Times New Roman" w:cs="Times New Roman"/>
            <w:sz w:val="20"/>
            <w:szCs w:val="20"/>
            <w:highlight w:val="yellow"/>
          </w:rPr>
          <w:t>reductions</w:t>
        </w:r>
      </w:ins>
      <w:ins w:id="1540" w:author="Andrés González Santa Cruz" w:date="2020-12-06T21:56:00Z">
        <w:r w:rsidR="00BD509B" w:rsidRPr="00CE5B96">
          <w:rPr>
            <w:rFonts w:ascii="Times New Roman" w:hAnsi="Times New Roman" w:cs="Times New Roman"/>
            <w:sz w:val="20"/>
            <w:szCs w:val="20"/>
            <w:highlight w:val="yellow"/>
          </w:rPr>
          <w:t xml:space="preserve"> of </w:t>
        </w:r>
      </w:ins>
      <w:ins w:id="1541" w:author="Andrés González Santa Cruz" w:date="2020-12-07T18:02:00Z">
        <w:r w:rsidR="007278E2">
          <w:rPr>
            <w:rFonts w:ascii="Times New Roman" w:hAnsi="Times New Roman" w:cs="Times New Roman"/>
            <w:sz w:val="20"/>
            <w:szCs w:val="20"/>
            <w:highlight w:val="yellow"/>
          </w:rPr>
          <w:t>3</w:t>
        </w:r>
      </w:ins>
      <w:ins w:id="1542" w:author="Andrés González Santa Cruz" w:date="2020-12-06T21:56:00Z">
        <w:r w:rsidR="00BD509B" w:rsidRPr="008C3859">
          <w:rPr>
            <w:rFonts w:ascii="Times New Roman" w:hAnsi="Times New Roman" w:cs="Times New Roman"/>
            <w:sz w:val="20"/>
            <w:szCs w:val="20"/>
            <w:highlight w:val="yellow"/>
          </w:rPr>
          <w:t>%</w:t>
        </w:r>
      </w:ins>
      <w:ins w:id="1543" w:author="Andrés González Santa Cruz" w:date="2020-12-06T13:24:00Z">
        <w:r w:rsidR="00AD03B3" w:rsidRPr="008C3859">
          <w:rPr>
            <w:rFonts w:ascii="Times New Roman" w:hAnsi="Times New Roman" w:cs="Times New Roman"/>
            <w:sz w:val="20"/>
            <w:szCs w:val="20"/>
            <w:highlight w:val="yellow"/>
          </w:rPr>
          <w:t xml:space="preserve">, </w:t>
        </w:r>
      </w:ins>
      <w:ins w:id="1544" w:author="Andrés González Santa Cruz" w:date="2020-12-06T13:25:00Z">
        <w:r w:rsidR="00AD03B3" w:rsidRPr="00CE5B96">
          <w:rPr>
            <w:rFonts w:ascii="Times New Roman" w:hAnsi="Times New Roman" w:cs="Times New Roman"/>
            <w:sz w:val="20"/>
            <w:szCs w:val="20"/>
            <w:highlight w:val="yellow"/>
          </w:rPr>
          <w:t>similar</w:t>
        </w:r>
      </w:ins>
      <w:ins w:id="1545" w:author="Andrés González Santa Cruz" w:date="2020-12-06T13:24:00Z">
        <w:r w:rsidR="00AD03B3" w:rsidRPr="00CE5B96">
          <w:rPr>
            <w:rFonts w:ascii="Times New Roman" w:hAnsi="Times New Roman" w:cs="Times New Roman"/>
            <w:sz w:val="20"/>
            <w:szCs w:val="20"/>
            <w:highlight w:val="yellow"/>
          </w:rPr>
          <w:t xml:space="preserve"> </w:t>
        </w:r>
      </w:ins>
      <w:ins w:id="1546" w:author="Andrés González Santa Cruz" w:date="2020-12-06T13:25:00Z">
        <w:r w:rsidR="00AD03B3" w:rsidRPr="00CE5B96">
          <w:rPr>
            <w:rFonts w:ascii="Times New Roman" w:hAnsi="Times New Roman" w:cs="Times New Roman"/>
            <w:sz w:val="20"/>
            <w:szCs w:val="20"/>
            <w:highlight w:val="yellow"/>
          </w:rPr>
          <w:t>to</w:t>
        </w:r>
      </w:ins>
      <w:ins w:id="1547" w:author="Andrés González Santa Cruz" w:date="2020-12-06T13:24:00Z">
        <w:r w:rsidR="00AD03B3" w:rsidRPr="00CE5B96">
          <w:rPr>
            <w:rFonts w:ascii="Times New Roman" w:hAnsi="Times New Roman" w:cs="Times New Roman"/>
            <w:sz w:val="20"/>
            <w:szCs w:val="20"/>
            <w:highlight w:val="yellow"/>
          </w:rPr>
          <w:t xml:space="preserve"> the Bayesian approach</w:t>
        </w:r>
      </w:ins>
      <w:ins w:id="1548" w:author="Andrés González Santa Cruz" w:date="2020-12-06T21:56:00Z">
        <w:r w:rsidR="00BD509B" w:rsidRPr="00CE5B96">
          <w:rPr>
            <w:rFonts w:ascii="Times New Roman" w:hAnsi="Times New Roman" w:cs="Times New Roman"/>
            <w:sz w:val="20"/>
            <w:szCs w:val="20"/>
            <w:highlight w:val="yellow"/>
          </w:rPr>
          <w:t xml:space="preserve"> (95% CI: </w:t>
        </w:r>
        <w:r w:rsidR="00BD509B" w:rsidRPr="007278E2">
          <w:rPr>
            <w:rFonts w:ascii="Times New Roman" w:hAnsi="Times New Roman" w:cs="Times New Roman"/>
            <w:sz w:val="20"/>
            <w:szCs w:val="20"/>
            <w:highlight w:val="yellow"/>
            <w:rPrChange w:id="1549" w:author="Andrés González Santa Cruz" w:date="2020-12-07T17:58:00Z">
              <w:rPr>
                <w:rFonts w:ascii="Times New Roman" w:hAnsi="Times New Roman" w:cs="Times New Roman"/>
                <w:sz w:val="20"/>
                <w:szCs w:val="20"/>
              </w:rPr>
            </w:rPrChange>
          </w:rPr>
          <w:t>-2</w:t>
        </w:r>
      </w:ins>
      <w:ins w:id="1550" w:author="Andrés González Santa Cruz" w:date="2020-12-07T18:01:00Z">
        <w:r w:rsidR="007278E2">
          <w:rPr>
            <w:rFonts w:ascii="Times New Roman" w:hAnsi="Times New Roman" w:cs="Times New Roman"/>
            <w:sz w:val="20"/>
            <w:szCs w:val="20"/>
            <w:highlight w:val="yellow"/>
          </w:rPr>
          <w:t>4</w:t>
        </w:r>
      </w:ins>
      <w:ins w:id="1551" w:author="Andrés González Santa Cruz" w:date="2020-12-06T21:56:00Z">
        <w:r w:rsidR="00BD509B" w:rsidRPr="007278E2">
          <w:rPr>
            <w:rFonts w:ascii="Times New Roman" w:hAnsi="Times New Roman" w:cs="Times New Roman"/>
            <w:sz w:val="20"/>
            <w:szCs w:val="20"/>
            <w:highlight w:val="yellow"/>
            <w:rPrChange w:id="1552" w:author="Andrés González Santa Cruz" w:date="2020-12-07T17:58:00Z">
              <w:rPr>
                <w:rFonts w:ascii="Times New Roman" w:hAnsi="Times New Roman" w:cs="Times New Roman"/>
                <w:sz w:val="20"/>
                <w:szCs w:val="20"/>
              </w:rPr>
            </w:rPrChange>
          </w:rPr>
          <w:t>.</w:t>
        </w:r>
      </w:ins>
      <w:ins w:id="1553" w:author="Andrés González Santa Cruz" w:date="2020-12-07T18:01:00Z">
        <w:r w:rsidR="007278E2">
          <w:rPr>
            <w:rFonts w:ascii="Times New Roman" w:hAnsi="Times New Roman" w:cs="Times New Roman"/>
            <w:sz w:val="20"/>
            <w:szCs w:val="20"/>
            <w:highlight w:val="yellow"/>
          </w:rPr>
          <w:t>12</w:t>
        </w:r>
      </w:ins>
      <w:ins w:id="1554" w:author="Andrés González Santa Cruz" w:date="2020-12-06T21:56:00Z">
        <w:r w:rsidR="00BD509B" w:rsidRPr="007278E2">
          <w:rPr>
            <w:rFonts w:ascii="Times New Roman" w:hAnsi="Times New Roman" w:cs="Times New Roman"/>
            <w:sz w:val="20"/>
            <w:szCs w:val="20"/>
            <w:highlight w:val="yellow"/>
            <w:rPrChange w:id="1555" w:author="Andrés González Santa Cruz" w:date="2020-12-07T17:58:00Z">
              <w:rPr>
                <w:rFonts w:ascii="Times New Roman" w:hAnsi="Times New Roman" w:cs="Times New Roman"/>
                <w:sz w:val="20"/>
                <w:szCs w:val="20"/>
              </w:rPr>
            </w:rPrChange>
          </w:rPr>
          <w:t xml:space="preserve">, </w:t>
        </w:r>
      </w:ins>
      <w:ins w:id="1556" w:author="Andrés González Santa Cruz" w:date="2020-12-07T18:00:00Z">
        <w:r w:rsidR="007278E2">
          <w:rPr>
            <w:rFonts w:ascii="Times New Roman" w:hAnsi="Times New Roman" w:cs="Times New Roman"/>
            <w:sz w:val="20"/>
            <w:szCs w:val="20"/>
            <w:highlight w:val="yellow"/>
          </w:rPr>
          <w:t>17.93</w:t>
        </w:r>
      </w:ins>
      <w:ins w:id="1557" w:author="Andrés González Santa Cruz" w:date="2020-12-06T21:56:00Z">
        <w:r w:rsidR="00BD509B" w:rsidRPr="008C3859">
          <w:rPr>
            <w:rFonts w:ascii="Times New Roman" w:hAnsi="Times New Roman" w:cs="Times New Roman"/>
            <w:sz w:val="20"/>
            <w:szCs w:val="20"/>
            <w:highlight w:val="yellow"/>
          </w:rPr>
          <w:t>)</w:t>
        </w:r>
      </w:ins>
      <w:ins w:id="1558" w:author="Andrés González Santa Cruz" w:date="2020-12-06T13:24:00Z">
        <w:r w:rsidR="00AD03B3" w:rsidRPr="008C3859">
          <w:rPr>
            <w:rFonts w:ascii="Times New Roman" w:hAnsi="Times New Roman" w:cs="Times New Roman"/>
            <w:sz w:val="20"/>
            <w:szCs w:val="20"/>
            <w:highlight w:val="yellow"/>
          </w:rPr>
          <w:t xml:space="preserve">. </w:t>
        </w:r>
      </w:ins>
      <w:ins w:id="1559" w:author="Andrés González Santa Cruz" w:date="2020-12-06T13:25:00Z">
        <w:r w:rsidR="00AD03B3" w:rsidRPr="00CE5B96">
          <w:rPr>
            <w:rFonts w:ascii="Times New Roman" w:hAnsi="Times New Roman" w:cs="Times New Roman"/>
            <w:sz w:val="20"/>
            <w:szCs w:val="20"/>
            <w:highlight w:val="yellow"/>
          </w:rPr>
          <w:t xml:space="preserve">Trauma </w:t>
        </w:r>
      </w:ins>
      <w:ins w:id="1560" w:author="Andrés González Santa Cruz" w:date="2020-12-06T13:26:00Z">
        <w:r w:rsidR="00AD03B3" w:rsidRPr="00CE5B96">
          <w:rPr>
            <w:rFonts w:ascii="Times New Roman" w:hAnsi="Times New Roman" w:cs="Times New Roman"/>
            <w:sz w:val="20"/>
            <w:szCs w:val="20"/>
            <w:highlight w:val="yellow"/>
          </w:rPr>
          <w:t xml:space="preserve">and Respiratory </w:t>
        </w:r>
      </w:ins>
      <w:ins w:id="1561" w:author="Andrés González Santa Cruz" w:date="2020-12-06T13:25:00Z">
        <w:r w:rsidR="00AD03B3" w:rsidRPr="00CE5B96">
          <w:rPr>
            <w:rFonts w:ascii="Times New Roman" w:hAnsi="Times New Roman" w:cs="Times New Roman"/>
            <w:sz w:val="20"/>
            <w:szCs w:val="20"/>
            <w:highlight w:val="yellow"/>
          </w:rPr>
          <w:t>Consulta</w:t>
        </w:r>
      </w:ins>
      <w:ins w:id="1562" w:author="Andrés González Santa Cruz" w:date="2020-12-06T13:26:00Z">
        <w:r w:rsidR="00AD03B3" w:rsidRPr="00CE5B96">
          <w:rPr>
            <w:rFonts w:ascii="Times New Roman" w:hAnsi="Times New Roman" w:cs="Times New Roman"/>
            <w:sz w:val="20"/>
            <w:szCs w:val="20"/>
            <w:highlight w:val="yellow"/>
          </w:rPr>
          <w:t>tions, however, showed significant decreases</w:t>
        </w:r>
      </w:ins>
      <w:ins w:id="1563" w:author="Andrés González Santa Cruz" w:date="2020-12-06T16:34:00Z">
        <w:r w:rsidR="00C434AD" w:rsidRPr="00CE5B96">
          <w:rPr>
            <w:rFonts w:ascii="Times New Roman" w:hAnsi="Times New Roman" w:cs="Times New Roman"/>
            <w:sz w:val="20"/>
            <w:szCs w:val="20"/>
            <w:highlight w:val="yellow"/>
          </w:rPr>
          <w:t xml:space="preserve"> </w:t>
        </w:r>
      </w:ins>
      <w:ins w:id="1564" w:author="Andrés González Santa Cruz" w:date="2020-12-06T21:58:00Z">
        <w:r w:rsidR="00BD509B" w:rsidRPr="00CE5B96">
          <w:rPr>
            <w:rFonts w:ascii="Times New Roman" w:hAnsi="Times New Roman" w:cs="Times New Roman"/>
            <w:sz w:val="20"/>
            <w:szCs w:val="20"/>
            <w:highlight w:val="yellow"/>
          </w:rPr>
          <w:t xml:space="preserve">of </w:t>
        </w:r>
      </w:ins>
      <w:ins w:id="1565" w:author="Andrés González Santa Cruz" w:date="2020-12-07T18:05:00Z">
        <w:r w:rsidR="007278E2">
          <w:rPr>
            <w:rFonts w:ascii="Times New Roman" w:hAnsi="Times New Roman" w:cs="Times New Roman"/>
            <w:sz w:val="20"/>
            <w:szCs w:val="20"/>
            <w:highlight w:val="yellow"/>
          </w:rPr>
          <w:t>13</w:t>
        </w:r>
      </w:ins>
      <w:ins w:id="1566" w:author="Andrés González Santa Cruz" w:date="2020-12-06T21:58:00Z">
        <w:r w:rsidR="00BD509B" w:rsidRPr="008C3859">
          <w:rPr>
            <w:rFonts w:ascii="Times New Roman" w:hAnsi="Times New Roman" w:cs="Times New Roman"/>
            <w:sz w:val="20"/>
            <w:szCs w:val="20"/>
            <w:highlight w:val="yellow"/>
          </w:rPr>
          <w:t>% (</w:t>
        </w:r>
      </w:ins>
      <w:ins w:id="1567" w:author="Andrés González Santa Cruz" w:date="2020-12-06T21:59:00Z">
        <w:r w:rsidR="00BD509B" w:rsidRPr="007278E2">
          <w:rPr>
            <w:rFonts w:ascii="Times New Roman" w:hAnsi="Times New Roman" w:cs="Times New Roman"/>
            <w:sz w:val="20"/>
            <w:szCs w:val="20"/>
            <w:highlight w:val="yellow"/>
            <w:rPrChange w:id="1568" w:author="Andrés González Santa Cruz" w:date="2020-12-07T17:58:00Z">
              <w:rPr>
                <w:rFonts w:ascii="Times New Roman" w:hAnsi="Times New Roman" w:cs="Times New Roman"/>
                <w:sz w:val="20"/>
                <w:szCs w:val="20"/>
              </w:rPr>
            </w:rPrChange>
          </w:rPr>
          <w:t>95% CI: -</w:t>
        </w:r>
      </w:ins>
      <w:ins w:id="1569" w:author="Andrés González Santa Cruz" w:date="2020-12-07T18:05:00Z">
        <w:r w:rsidR="007278E2">
          <w:rPr>
            <w:rFonts w:ascii="Times New Roman" w:hAnsi="Times New Roman" w:cs="Times New Roman"/>
            <w:sz w:val="20"/>
            <w:szCs w:val="20"/>
            <w:highlight w:val="yellow"/>
          </w:rPr>
          <w:t>22.05</w:t>
        </w:r>
      </w:ins>
      <w:ins w:id="1570" w:author="Andrés González Santa Cruz" w:date="2020-12-06T21:59:00Z">
        <w:r w:rsidR="00BD509B" w:rsidRPr="007278E2">
          <w:rPr>
            <w:rFonts w:ascii="Times New Roman" w:hAnsi="Times New Roman" w:cs="Times New Roman"/>
            <w:sz w:val="20"/>
            <w:szCs w:val="20"/>
            <w:highlight w:val="yellow"/>
            <w:rPrChange w:id="1571" w:author="Andrés González Santa Cruz" w:date="2020-12-07T17:58:00Z">
              <w:rPr>
                <w:rFonts w:ascii="Times New Roman" w:hAnsi="Times New Roman" w:cs="Times New Roman"/>
                <w:sz w:val="20"/>
                <w:szCs w:val="20"/>
              </w:rPr>
            </w:rPrChange>
          </w:rPr>
          <w:t xml:space="preserve">, </w:t>
        </w:r>
      </w:ins>
      <w:ins w:id="1572" w:author="Andrés González Santa Cruz" w:date="2020-12-07T18:05:00Z">
        <w:r w:rsidR="007278E2">
          <w:rPr>
            <w:rFonts w:ascii="Times New Roman" w:hAnsi="Times New Roman" w:cs="Times New Roman"/>
            <w:sz w:val="20"/>
            <w:szCs w:val="20"/>
            <w:highlight w:val="yellow"/>
          </w:rPr>
          <w:t>3.51</w:t>
        </w:r>
      </w:ins>
      <w:ins w:id="1573" w:author="Andrés González Santa Cruz" w:date="2020-12-06T21:58:00Z">
        <w:r w:rsidR="00BD509B" w:rsidRPr="008C3859">
          <w:rPr>
            <w:rFonts w:ascii="Times New Roman" w:hAnsi="Times New Roman" w:cs="Times New Roman"/>
            <w:sz w:val="20"/>
            <w:szCs w:val="20"/>
            <w:highlight w:val="yellow"/>
          </w:rPr>
          <w:t>) and 32% (</w:t>
        </w:r>
      </w:ins>
      <w:ins w:id="1574" w:author="Andrés González Santa Cruz" w:date="2020-12-06T21:59:00Z">
        <w:r w:rsidR="00BD509B" w:rsidRPr="007278E2">
          <w:rPr>
            <w:rFonts w:ascii="Times New Roman" w:hAnsi="Times New Roman" w:cs="Times New Roman"/>
            <w:sz w:val="20"/>
            <w:szCs w:val="20"/>
            <w:highlight w:val="yellow"/>
            <w:rPrChange w:id="1575" w:author="Andrés González Santa Cruz" w:date="2020-12-07T17:58:00Z">
              <w:rPr>
                <w:rFonts w:ascii="Times New Roman" w:hAnsi="Times New Roman" w:cs="Times New Roman"/>
                <w:sz w:val="20"/>
                <w:szCs w:val="20"/>
              </w:rPr>
            </w:rPrChange>
          </w:rPr>
          <w:t xml:space="preserve">95% CI: </w:t>
        </w:r>
      </w:ins>
      <w:ins w:id="1576" w:author="Andrés González Santa Cruz" w:date="2020-12-06T22:00:00Z">
        <w:r w:rsidR="00BD509B" w:rsidRPr="007278E2">
          <w:rPr>
            <w:rFonts w:ascii="Times New Roman" w:hAnsi="Times New Roman" w:cs="Times New Roman"/>
            <w:sz w:val="20"/>
            <w:szCs w:val="20"/>
            <w:highlight w:val="yellow"/>
            <w:rPrChange w:id="1577" w:author="Andrés González Santa Cruz" w:date="2020-12-07T17:58:00Z">
              <w:rPr>
                <w:rFonts w:ascii="Times New Roman" w:hAnsi="Times New Roman" w:cs="Times New Roman"/>
                <w:sz w:val="20"/>
                <w:szCs w:val="20"/>
              </w:rPr>
            </w:rPrChange>
          </w:rPr>
          <w:t>-51.5</w:t>
        </w:r>
      </w:ins>
      <w:ins w:id="1578" w:author="Andrés González Santa Cruz" w:date="2020-12-07T18:07:00Z">
        <w:r w:rsidR="007278E2">
          <w:rPr>
            <w:rFonts w:ascii="Times New Roman" w:hAnsi="Times New Roman" w:cs="Times New Roman"/>
            <w:sz w:val="20"/>
            <w:szCs w:val="20"/>
            <w:highlight w:val="yellow"/>
          </w:rPr>
          <w:t>2</w:t>
        </w:r>
      </w:ins>
      <w:ins w:id="1579" w:author="Andrés González Santa Cruz" w:date="2020-12-06T22:00:00Z">
        <w:r w:rsidR="00BD509B" w:rsidRPr="007278E2">
          <w:rPr>
            <w:rFonts w:ascii="Times New Roman" w:hAnsi="Times New Roman" w:cs="Times New Roman"/>
            <w:sz w:val="20"/>
            <w:szCs w:val="20"/>
            <w:highlight w:val="yellow"/>
            <w:rPrChange w:id="1580" w:author="Andrés González Santa Cruz" w:date="2020-12-07T17:58:00Z">
              <w:rPr>
                <w:rFonts w:ascii="Times New Roman" w:hAnsi="Times New Roman" w:cs="Times New Roman"/>
                <w:sz w:val="20"/>
                <w:szCs w:val="20"/>
              </w:rPr>
            </w:rPrChange>
          </w:rPr>
          <w:t>, -12.</w:t>
        </w:r>
      </w:ins>
      <w:ins w:id="1581" w:author="Andrés González Santa Cruz" w:date="2020-12-07T18:07:00Z">
        <w:r w:rsidR="007278E2">
          <w:rPr>
            <w:rFonts w:ascii="Times New Roman" w:hAnsi="Times New Roman" w:cs="Times New Roman"/>
            <w:sz w:val="20"/>
            <w:szCs w:val="20"/>
            <w:highlight w:val="yellow"/>
          </w:rPr>
          <w:t>07</w:t>
        </w:r>
      </w:ins>
      <w:ins w:id="1582" w:author="Andrés González Santa Cruz" w:date="2020-12-06T21:58:00Z">
        <w:r w:rsidR="00BD509B" w:rsidRPr="008C3859">
          <w:rPr>
            <w:rFonts w:ascii="Times New Roman" w:hAnsi="Times New Roman" w:cs="Times New Roman"/>
            <w:sz w:val="20"/>
            <w:szCs w:val="20"/>
            <w:highlight w:val="yellow"/>
          </w:rPr>
          <w:t>),</w:t>
        </w:r>
      </w:ins>
      <w:ins w:id="1583" w:author="Andrés González Santa Cruz" w:date="2020-12-06T22:01:00Z">
        <w:r w:rsidR="00BD509B" w:rsidRPr="008C3859">
          <w:rPr>
            <w:rFonts w:ascii="Times New Roman" w:hAnsi="Times New Roman" w:cs="Times New Roman"/>
            <w:sz w:val="20"/>
            <w:szCs w:val="20"/>
            <w:highlight w:val="yellow"/>
          </w:rPr>
          <w:t xml:space="preserve"> </w:t>
        </w:r>
      </w:ins>
      <w:ins w:id="1584" w:author="Andrés González Santa Cruz" w:date="2020-12-06T21:58:00Z">
        <w:r w:rsidR="00BD509B" w:rsidRPr="00CE5B96">
          <w:rPr>
            <w:rFonts w:ascii="Times New Roman" w:hAnsi="Times New Roman" w:cs="Times New Roman"/>
            <w:sz w:val="20"/>
            <w:szCs w:val="20"/>
            <w:highlight w:val="yellow"/>
          </w:rPr>
          <w:lastRenderedPageBreak/>
          <w:t xml:space="preserve">respectively, </w:t>
        </w:r>
      </w:ins>
      <w:ins w:id="1585" w:author="Andrés González Santa Cruz" w:date="2020-12-06T16:34:00Z">
        <w:r w:rsidR="00C434AD" w:rsidRPr="00CE5B96">
          <w:rPr>
            <w:rFonts w:ascii="Times New Roman" w:hAnsi="Times New Roman" w:cs="Times New Roman"/>
            <w:sz w:val="20"/>
            <w:szCs w:val="20"/>
            <w:highlight w:val="yellow"/>
          </w:rPr>
          <w:t>that we did not find in the Bayesian approach</w:t>
        </w:r>
      </w:ins>
      <w:ins w:id="1586" w:author="Andrés González Santa Cruz" w:date="2020-12-06T13:27:00Z">
        <w:r w:rsidR="00AD03B3" w:rsidRPr="00CE5B96">
          <w:rPr>
            <w:rFonts w:ascii="Times New Roman" w:hAnsi="Times New Roman" w:cs="Times New Roman"/>
            <w:sz w:val="20"/>
            <w:szCs w:val="20"/>
            <w:highlight w:val="yellow"/>
          </w:rPr>
          <w:t xml:space="preserve">. Nonetheless, Trauma and Respiratory Hospitalizations per Consultations showed significant </w:t>
        </w:r>
      </w:ins>
      <w:ins w:id="1587" w:author="Andrés González Santa Cruz" w:date="2020-12-06T13:28:00Z">
        <w:r w:rsidR="00AD03B3" w:rsidRPr="00CE5B96">
          <w:rPr>
            <w:rFonts w:ascii="Times New Roman" w:hAnsi="Times New Roman" w:cs="Times New Roman"/>
            <w:sz w:val="20"/>
            <w:szCs w:val="20"/>
            <w:highlight w:val="yellow"/>
          </w:rPr>
          <w:t>increases</w:t>
        </w:r>
      </w:ins>
      <w:ins w:id="1588" w:author="Andrés González Santa Cruz" w:date="2020-12-06T22:01:00Z">
        <w:r w:rsidR="00BD509B" w:rsidRPr="00CE5B96">
          <w:rPr>
            <w:rFonts w:ascii="Times New Roman" w:hAnsi="Times New Roman" w:cs="Times New Roman"/>
            <w:sz w:val="20"/>
            <w:szCs w:val="20"/>
            <w:highlight w:val="yellow"/>
          </w:rPr>
          <w:t xml:space="preserve"> of </w:t>
        </w:r>
      </w:ins>
      <w:ins w:id="1589" w:author="Andrés González Santa Cruz" w:date="2020-12-06T22:35:00Z">
        <w:r w:rsidR="00BD509B" w:rsidRPr="00CE5B96">
          <w:rPr>
            <w:rFonts w:ascii="Times New Roman" w:hAnsi="Times New Roman" w:cs="Times New Roman"/>
            <w:sz w:val="20"/>
            <w:szCs w:val="20"/>
            <w:highlight w:val="yellow"/>
          </w:rPr>
          <w:t>32</w:t>
        </w:r>
      </w:ins>
      <w:ins w:id="1590" w:author="Andrés González Santa Cruz" w:date="2020-12-06T22:01:00Z">
        <w:r w:rsidR="00BD509B" w:rsidRPr="00CE5B96">
          <w:rPr>
            <w:rFonts w:ascii="Times New Roman" w:hAnsi="Times New Roman" w:cs="Times New Roman"/>
            <w:sz w:val="20"/>
            <w:szCs w:val="20"/>
            <w:highlight w:val="yellow"/>
          </w:rPr>
          <w:t>% (</w:t>
        </w:r>
      </w:ins>
      <w:ins w:id="1591" w:author="Andrés González Santa Cruz" w:date="2020-12-06T22:35:00Z">
        <w:r w:rsidR="00BD509B" w:rsidRPr="007278E2">
          <w:rPr>
            <w:rFonts w:ascii="Times New Roman" w:hAnsi="Times New Roman" w:cs="Times New Roman"/>
            <w:sz w:val="20"/>
            <w:szCs w:val="20"/>
            <w:highlight w:val="yellow"/>
            <w:rPrChange w:id="1592" w:author="Andrés González Santa Cruz" w:date="2020-12-07T17:58:00Z">
              <w:rPr>
                <w:rFonts w:ascii="Times New Roman" w:hAnsi="Times New Roman" w:cs="Times New Roman"/>
                <w:sz w:val="20"/>
                <w:szCs w:val="20"/>
              </w:rPr>
            </w:rPrChange>
          </w:rPr>
          <w:t>95% CI:</w:t>
        </w:r>
      </w:ins>
      <w:ins w:id="1593" w:author="Andrés González Santa Cruz" w:date="2020-12-07T18:09:00Z">
        <w:r w:rsidR="007278E2">
          <w:rPr>
            <w:rFonts w:ascii="Times New Roman" w:hAnsi="Times New Roman" w:cs="Times New Roman"/>
            <w:sz w:val="20"/>
            <w:szCs w:val="20"/>
            <w:highlight w:val="yellow"/>
          </w:rPr>
          <w:t xml:space="preserve"> </w:t>
        </w:r>
      </w:ins>
      <w:ins w:id="1594" w:author="Andrés González Santa Cruz" w:date="2020-12-06T22:36:00Z">
        <w:r w:rsidR="00BD509B" w:rsidRPr="007278E2">
          <w:rPr>
            <w:rFonts w:ascii="Times New Roman" w:hAnsi="Times New Roman" w:cs="Times New Roman"/>
            <w:sz w:val="20"/>
            <w:szCs w:val="20"/>
            <w:highlight w:val="yellow"/>
            <w:rPrChange w:id="1595" w:author="Andrés González Santa Cruz" w:date="2020-12-07T17:58:00Z">
              <w:rPr>
                <w:rFonts w:ascii="Times New Roman" w:hAnsi="Times New Roman" w:cs="Times New Roman"/>
                <w:sz w:val="20"/>
                <w:szCs w:val="20"/>
              </w:rPr>
            </w:rPrChange>
          </w:rPr>
          <w:t>16.</w:t>
        </w:r>
      </w:ins>
      <w:ins w:id="1596" w:author="Andrés González Santa Cruz" w:date="2020-12-07T18:09:00Z">
        <w:r w:rsidR="007278E2">
          <w:rPr>
            <w:rFonts w:ascii="Times New Roman" w:hAnsi="Times New Roman" w:cs="Times New Roman"/>
            <w:sz w:val="20"/>
            <w:szCs w:val="20"/>
            <w:highlight w:val="yellow"/>
          </w:rPr>
          <w:t>97</w:t>
        </w:r>
      </w:ins>
      <w:ins w:id="1597" w:author="Andrés González Santa Cruz" w:date="2020-12-06T22:36:00Z">
        <w:r w:rsidR="00BD509B" w:rsidRPr="007278E2">
          <w:rPr>
            <w:rFonts w:ascii="Times New Roman" w:hAnsi="Times New Roman" w:cs="Times New Roman"/>
            <w:sz w:val="20"/>
            <w:szCs w:val="20"/>
            <w:highlight w:val="yellow"/>
            <w:rPrChange w:id="1598" w:author="Andrés González Santa Cruz" w:date="2020-12-07T17:58:00Z">
              <w:rPr>
                <w:rFonts w:ascii="Times New Roman" w:hAnsi="Times New Roman" w:cs="Times New Roman"/>
                <w:sz w:val="20"/>
                <w:szCs w:val="20"/>
              </w:rPr>
            </w:rPrChange>
          </w:rPr>
          <w:t>, 47.</w:t>
        </w:r>
      </w:ins>
      <w:ins w:id="1599" w:author="Andrés González Santa Cruz" w:date="2020-12-07T18:09:00Z">
        <w:r w:rsidR="007278E2">
          <w:rPr>
            <w:rFonts w:ascii="Times New Roman" w:hAnsi="Times New Roman" w:cs="Times New Roman"/>
            <w:sz w:val="20"/>
            <w:szCs w:val="20"/>
            <w:highlight w:val="yellow"/>
          </w:rPr>
          <w:t>15</w:t>
        </w:r>
      </w:ins>
      <w:ins w:id="1600" w:author="Andrés González Santa Cruz" w:date="2020-12-06T22:01:00Z">
        <w:r w:rsidR="00BD509B" w:rsidRPr="008C3859">
          <w:rPr>
            <w:rFonts w:ascii="Times New Roman" w:hAnsi="Times New Roman" w:cs="Times New Roman"/>
            <w:sz w:val="20"/>
            <w:szCs w:val="20"/>
            <w:highlight w:val="yellow"/>
          </w:rPr>
          <w:t xml:space="preserve">) and </w:t>
        </w:r>
      </w:ins>
      <w:ins w:id="1601" w:author="Andrés González Santa Cruz" w:date="2020-12-06T22:35:00Z">
        <w:r w:rsidR="00BD509B" w:rsidRPr="008C3859">
          <w:rPr>
            <w:rFonts w:ascii="Times New Roman" w:hAnsi="Times New Roman" w:cs="Times New Roman"/>
            <w:sz w:val="20"/>
            <w:szCs w:val="20"/>
            <w:highlight w:val="yellow"/>
          </w:rPr>
          <w:t>53</w:t>
        </w:r>
      </w:ins>
      <w:ins w:id="1602" w:author="Andrés González Santa Cruz" w:date="2020-12-06T22:01:00Z">
        <w:r w:rsidR="00BD509B" w:rsidRPr="00CE5B96">
          <w:rPr>
            <w:rFonts w:ascii="Times New Roman" w:hAnsi="Times New Roman" w:cs="Times New Roman"/>
            <w:sz w:val="20"/>
            <w:szCs w:val="20"/>
            <w:highlight w:val="yellow"/>
          </w:rPr>
          <w:t>% (</w:t>
        </w:r>
      </w:ins>
      <w:ins w:id="1603" w:author="Andrés González Santa Cruz" w:date="2020-12-06T22:35:00Z">
        <w:r w:rsidR="00BD509B" w:rsidRPr="00CE5B96">
          <w:rPr>
            <w:rFonts w:ascii="Times New Roman" w:hAnsi="Times New Roman" w:cs="Times New Roman"/>
            <w:sz w:val="20"/>
            <w:szCs w:val="20"/>
            <w:highlight w:val="yellow"/>
          </w:rPr>
          <w:t xml:space="preserve">95% CI: </w:t>
        </w:r>
        <w:r w:rsidR="00BD509B" w:rsidRPr="007278E2">
          <w:rPr>
            <w:rFonts w:ascii="Times New Roman" w:hAnsi="Times New Roman" w:cs="Times New Roman"/>
            <w:sz w:val="20"/>
            <w:szCs w:val="20"/>
            <w:highlight w:val="yellow"/>
            <w:rPrChange w:id="1604" w:author="Andrés González Santa Cruz" w:date="2020-12-07T17:58:00Z">
              <w:rPr>
                <w:rFonts w:ascii="Times New Roman" w:hAnsi="Times New Roman" w:cs="Times New Roman"/>
                <w:sz w:val="20"/>
                <w:szCs w:val="20"/>
                <w:lang w:val="es-CL"/>
              </w:rPr>
            </w:rPrChange>
          </w:rPr>
          <w:t>28.2</w:t>
        </w:r>
      </w:ins>
      <w:ins w:id="1605" w:author="Andrés González Santa Cruz" w:date="2020-12-07T18:11:00Z">
        <w:r w:rsidR="007278E2">
          <w:rPr>
            <w:rFonts w:ascii="Times New Roman" w:hAnsi="Times New Roman" w:cs="Times New Roman"/>
            <w:sz w:val="20"/>
            <w:szCs w:val="20"/>
            <w:highlight w:val="yellow"/>
          </w:rPr>
          <w:t>1</w:t>
        </w:r>
      </w:ins>
      <w:ins w:id="1606" w:author="Andrés González Santa Cruz" w:date="2020-12-06T22:35:00Z">
        <w:r w:rsidR="00BD509B" w:rsidRPr="007278E2">
          <w:rPr>
            <w:rFonts w:ascii="Times New Roman" w:hAnsi="Times New Roman" w:cs="Times New Roman"/>
            <w:sz w:val="20"/>
            <w:szCs w:val="20"/>
            <w:highlight w:val="yellow"/>
            <w:rPrChange w:id="1607" w:author="Andrés González Santa Cruz" w:date="2020-12-07T17:58:00Z">
              <w:rPr>
                <w:rFonts w:ascii="Times New Roman" w:hAnsi="Times New Roman" w:cs="Times New Roman"/>
                <w:sz w:val="20"/>
                <w:szCs w:val="20"/>
                <w:lang w:val="es-CL"/>
              </w:rPr>
            </w:rPrChange>
          </w:rPr>
          <w:t>, 7</w:t>
        </w:r>
      </w:ins>
      <w:ins w:id="1608" w:author="Andrés González Santa Cruz" w:date="2020-12-07T18:11:00Z">
        <w:r w:rsidR="007278E2">
          <w:rPr>
            <w:rFonts w:ascii="Times New Roman" w:hAnsi="Times New Roman" w:cs="Times New Roman"/>
            <w:sz w:val="20"/>
            <w:szCs w:val="20"/>
            <w:highlight w:val="yellow"/>
          </w:rPr>
          <w:t>7</w:t>
        </w:r>
      </w:ins>
      <w:ins w:id="1609" w:author="Andrés González Santa Cruz" w:date="2020-12-06T22:35:00Z">
        <w:r w:rsidR="00BD509B" w:rsidRPr="007278E2">
          <w:rPr>
            <w:rFonts w:ascii="Times New Roman" w:hAnsi="Times New Roman" w:cs="Times New Roman"/>
            <w:sz w:val="20"/>
            <w:szCs w:val="20"/>
            <w:highlight w:val="yellow"/>
            <w:rPrChange w:id="1610" w:author="Andrés González Santa Cruz" w:date="2020-12-07T17:58:00Z">
              <w:rPr>
                <w:rFonts w:ascii="Times New Roman" w:hAnsi="Times New Roman" w:cs="Times New Roman"/>
                <w:sz w:val="20"/>
                <w:szCs w:val="20"/>
                <w:lang w:val="es-CL"/>
              </w:rPr>
            </w:rPrChange>
          </w:rPr>
          <w:t>.</w:t>
        </w:r>
      </w:ins>
      <w:ins w:id="1611" w:author="Andrés González Santa Cruz" w:date="2020-12-07T18:11:00Z">
        <w:r w:rsidR="007278E2">
          <w:rPr>
            <w:rFonts w:ascii="Times New Roman" w:hAnsi="Times New Roman" w:cs="Times New Roman"/>
            <w:sz w:val="20"/>
            <w:szCs w:val="20"/>
            <w:highlight w:val="yellow"/>
          </w:rPr>
          <w:t>64</w:t>
        </w:r>
      </w:ins>
      <w:ins w:id="1612" w:author="Andrés González Santa Cruz" w:date="2020-12-06T22:01:00Z">
        <w:r w:rsidR="00BD509B" w:rsidRPr="008C3859">
          <w:rPr>
            <w:rFonts w:ascii="Times New Roman" w:hAnsi="Times New Roman" w:cs="Times New Roman"/>
            <w:sz w:val="20"/>
            <w:szCs w:val="20"/>
            <w:highlight w:val="yellow"/>
          </w:rPr>
          <w:t>)</w:t>
        </w:r>
      </w:ins>
      <w:ins w:id="1613" w:author="Andrés González Santa Cruz" w:date="2020-12-06T13:28:00Z">
        <w:r w:rsidR="00AD03B3" w:rsidRPr="008C3859">
          <w:rPr>
            <w:rFonts w:ascii="Times New Roman" w:hAnsi="Times New Roman" w:cs="Times New Roman"/>
            <w:sz w:val="20"/>
            <w:szCs w:val="20"/>
            <w:highlight w:val="yellow"/>
          </w:rPr>
          <w:t xml:space="preserve">, similar to the Bayesian approach in terms of significance, </w:t>
        </w:r>
        <w:r w:rsidR="00AD03B3" w:rsidRPr="00CE5B96">
          <w:rPr>
            <w:rFonts w:ascii="Times New Roman" w:hAnsi="Times New Roman" w:cs="Times New Roman"/>
            <w:sz w:val="20"/>
            <w:szCs w:val="20"/>
            <w:highlight w:val="yellow"/>
          </w:rPr>
          <w:t>direction</w:t>
        </w:r>
      </w:ins>
      <w:ins w:id="1614" w:author="Andrés González Santa Cruz" w:date="2020-12-06T22:01:00Z">
        <w:r w:rsidR="00BD509B" w:rsidRPr="00CE5B96">
          <w:rPr>
            <w:rFonts w:ascii="Times New Roman" w:hAnsi="Times New Roman" w:cs="Times New Roman"/>
            <w:sz w:val="20"/>
            <w:szCs w:val="20"/>
            <w:highlight w:val="yellow"/>
          </w:rPr>
          <w:t>,</w:t>
        </w:r>
      </w:ins>
      <w:ins w:id="1615" w:author="Andrés González Santa Cruz" w:date="2020-12-06T13:28:00Z">
        <w:r w:rsidR="00AD03B3" w:rsidRPr="00CE5B96">
          <w:rPr>
            <w:rFonts w:ascii="Times New Roman" w:hAnsi="Times New Roman" w:cs="Times New Roman"/>
            <w:sz w:val="20"/>
            <w:szCs w:val="20"/>
            <w:highlight w:val="yellow"/>
          </w:rPr>
          <w:t xml:space="preserve"> and</w:t>
        </w:r>
      </w:ins>
      <w:ins w:id="1616" w:author="Andrés González Santa Cruz" w:date="2020-12-06T13:29:00Z">
        <w:r w:rsidR="00AD03B3" w:rsidRPr="00CE5B96">
          <w:rPr>
            <w:rFonts w:ascii="Times New Roman" w:hAnsi="Times New Roman" w:cs="Times New Roman"/>
            <w:sz w:val="20"/>
            <w:szCs w:val="20"/>
            <w:highlight w:val="yellow"/>
          </w:rPr>
          <w:t xml:space="preserve"> magnitude</w:t>
        </w:r>
      </w:ins>
      <w:ins w:id="1617" w:author="Andrés González Santa Cruz" w:date="2020-12-06T13:28:00Z">
        <w:r w:rsidR="00AD03B3" w:rsidRPr="00CE5B96">
          <w:rPr>
            <w:rFonts w:ascii="Times New Roman" w:hAnsi="Times New Roman" w:cs="Times New Roman"/>
            <w:sz w:val="20"/>
            <w:szCs w:val="20"/>
            <w:highlight w:val="yellow"/>
          </w:rPr>
          <w:t>.</w:t>
        </w:r>
      </w:ins>
      <w:ins w:id="1618" w:author="Abraham Isaac Jacob Gajardo Cortez (masterin)" w:date="2020-12-01T19:45:00Z">
        <w:del w:id="1619" w:author="Andrés González Santa Cruz" w:date="2020-12-06T13:29:00Z">
          <w:r w:rsidRPr="00CE5B96" w:rsidDel="00AD03B3">
            <w:rPr>
              <w:rFonts w:ascii="Times New Roman" w:hAnsi="Times New Roman" w:cs="Times New Roman"/>
              <w:sz w:val="20"/>
              <w:szCs w:val="20"/>
              <w:highlight w:val="yellow"/>
            </w:rPr>
            <w:delText>….</w:delText>
          </w:r>
        </w:del>
      </w:ins>
    </w:p>
    <w:p w14:paraId="17F3D23A" w14:textId="54906646" w:rsidR="00F231D4" w:rsidRPr="00B22AE2" w:rsidRDefault="00F231D4" w:rsidP="00C9270C">
      <w:pPr>
        <w:pStyle w:val="Ttulo1"/>
        <w:spacing w:line="240" w:lineRule="auto"/>
        <w:rPr>
          <w:rFonts w:ascii="Times New Roman" w:hAnsi="Times New Roman" w:cs="Times New Roman"/>
          <w:b/>
          <w:bCs/>
          <w:color w:val="auto"/>
          <w:sz w:val="24"/>
          <w:szCs w:val="24"/>
        </w:rPr>
      </w:pPr>
      <w:r w:rsidRPr="00B22AE2">
        <w:rPr>
          <w:rFonts w:ascii="Times New Roman" w:hAnsi="Times New Roman" w:cs="Times New Roman"/>
          <w:b/>
          <w:bCs/>
          <w:color w:val="auto"/>
          <w:sz w:val="24"/>
          <w:szCs w:val="24"/>
        </w:rPr>
        <w:t>Discussion</w:t>
      </w:r>
    </w:p>
    <w:p w14:paraId="20BA740B" w14:textId="45DC5809" w:rsidR="006509EA" w:rsidRPr="007673ED" w:rsidRDefault="006509EA">
      <w:pPr>
        <w:spacing w:line="360" w:lineRule="auto"/>
        <w:ind w:firstLine="720"/>
        <w:jc w:val="both"/>
        <w:rPr>
          <w:ins w:id="1620" w:author="Abraham Isaac Jacob Gajardo Cortez (masterin)" w:date="2020-12-01T20:11:00Z"/>
          <w:rFonts w:ascii="Times New Roman" w:eastAsia="Times New Roman" w:hAnsi="Times New Roman" w:cs="Times New Roman"/>
          <w:sz w:val="20"/>
          <w:szCs w:val="20"/>
          <w:rPrChange w:id="1621" w:author="Abraham Isaac Jacob Gajardo Cortez (masterin)" w:date="2020-12-01T20:56:00Z">
            <w:rPr>
              <w:ins w:id="1622" w:author="Abraham Isaac Jacob Gajardo Cortez (masterin)" w:date="2020-12-01T20:11:00Z"/>
              <w:rFonts w:ascii="Times New Roman" w:eastAsia="Times New Roman" w:hAnsi="Times New Roman" w:cs="Times New Roman"/>
              <w:szCs w:val="22"/>
            </w:rPr>
          </w:rPrChange>
        </w:rPr>
        <w:pPrChange w:id="1623" w:author="Abraham Isaac Jacob Gajardo Cortez (masterin)" w:date="2020-12-01T20:56:00Z">
          <w:pPr>
            <w:spacing w:line="240" w:lineRule="auto"/>
            <w:ind w:firstLine="720"/>
          </w:pPr>
        </w:pPrChange>
      </w:pPr>
      <w:r w:rsidRPr="007673ED">
        <w:rPr>
          <w:rFonts w:ascii="Times New Roman" w:eastAsia="Times New Roman" w:hAnsi="Times New Roman" w:cs="Times New Roman"/>
          <w:sz w:val="20"/>
          <w:szCs w:val="20"/>
          <w:rPrChange w:id="1624" w:author="Abraham Isaac Jacob Gajardo Cortez (masterin)" w:date="2020-12-01T20:56:00Z">
            <w:rPr>
              <w:rFonts w:ascii="Times New Roman" w:eastAsia="Times New Roman" w:hAnsi="Times New Roman" w:cs="Times New Roman"/>
              <w:szCs w:val="22"/>
            </w:rPr>
          </w:rPrChange>
        </w:rPr>
        <w:t>Social movements resulting in civil unrest</w:t>
      </w:r>
      <w:del w:id="1625" w:author="Andrés González Santa Cruz" w:date="2020-12-06T22:59:00Z">
        <w:r w:rsidRPr="007673ED" w:rsidDel="00BD509B">
          <w:rPr>
            <w:rFonts w:ascii="Times New Roman" w:eastAsia="Times New Roman" w:hAnsi="Times New Roman" w:cs="Times New Roman"/>
            <w:sz w:val="20"/>
            <w:szCs w:val="20"/>
            <w:rPrChange w:id="1626" w:author="Abraham Isaac Jacob Gajardo Cortez (masterin)" w:date="2020-12-01T20:56:00Z">
              <w:rPr>
                <w:rFonts w:ascii="Times New Roman" w:eastAsia="Times New Roman" w:hAnsi="Times New Roman" w:cs="Times New Roman"/>
                <w:szCs w:val="22"/>
              </w:rPr>
            </w:rPrChange>
          </w:rPr>
          <w:delText>s</w:delText>
        </w:r>
      </w:del>
      <w:r w:rsidRPr="007673ED">
        <w:rPr>
          <w:rFonts w:ascii="Times New Roman" w:eastAsia="Times New Roman" w:hAnsi="Times New Roman" w:cs="Times New Roman"/>
          <w:sz w:val="20"/>
          <w:szCs w:val="20"/>
          <w:rPrChange w:id="1627" w:author="Abraham Isaac Jacob Gajardo Cortez (masterin)" w:date="2020-12-01T20:56:00Z">
            <w:rPr>
              <w:rFonts w:ascii="Times New Roman" w:eastAsia="Times New Roman" w:hAnsi="Times New Roman" w:cs="Times New Roman"/>
              <w:szCs w:val="22"/>
            </w:rPr>
          </w:rPrChange>
        </w:rPr>
        <w:t xml:space="preserve"> are far from being a Chilean or even a Latin American issue. Recent demonstrations have occurred for different reasons in countries such as </w:t>
      </w:r>
      <w:ins w:id="1628" w:author="Andrés González Santa Cruz" w:date="2020-12-06T22:55:00Z">
        <w:r w:rsidR="00BD509B">
          <w:rPr>
            <w:rFonts w:ascii="Times New Roman" w:eastAsia="Times New Roman" w:hAnsi="Times New Roman" w:cs="Times New Roman"/>
            <w:sz w:val="20"/>
            <w:szCs w:val="20"/>
          </w:rPr>
          <w:t xml:space="preserve">Italy, </w:t>
        </w:r>
      </w:ins>
      <w:r w:rsidRPr="007673ED">
        <w:rPr>
          <w:rFonts w:ascii="Times New Roman" w:eastAsia="Times New Roman" w:hAnsi="Times New Roman" w:cs="Times New Roman"/>
          <w:sz w:val="20"/>
          <w:szCs w:val="20"/>
          <w:rPrChange w:id="1629" w:author="Abraham Isaac Jacob Gajardo Cortez (masterin)" w:date="2020-12-01T20:56:00Z">
            <w:rPr>
              <w:rFonts w:ascii="Times New Roman" w:eastAsia="Times New Roman" w:hAnsi="Times New Roman" w:cs="Times New Roman"/>
              <w:szCs w:val="22"/>
            </w:rPr>
          </w:rPrChange>
        </w:rPr>
        <w:t xml:space="preserve">France, Hong Kong, Syria, Colombia, Bolivia, Ecuador, </w:t>
      </w:r>
      <w:ins w:id="1630" w:author="Andrés González Santa Cruz" w:date="2020-12-06T22:55:00Z">
        <w:r w:rsidR="00BD509B">
          <w:rPr>
            <w:rFonts w:ascii="Times New Roman" w:eastAsia="Times New Roman" w:hAnsi="Times New Roman" w:cs="Times New Roman"/>
            <w:sz w:val="20"/>
            <w:szCs w:val="20"/>
          </w:rPr>
          <w:t xml:space="preserve">Peru </w:t>
        </w:r>
      </w:ins>
      <w:r w:rsidRPr="007673ED">
        <w:rPr>
          <w:rFonts w:ascii="Times New Roman" w:eastAsia="Times New Roman" w:hAnsi="Times New Roman" w:cs="Times New Roman"/>
          <w:sz w:val="20"/>
          <w:szCs w:val="20"/>
          <w:rPrChange w:id="1631" w:author="Abraham Isaac Jacob Gajardo Cortez (masterin)" w:date="2020-12-01T20:56:00Z">
            <w:rPr>
              <w:rFonts w:ascii="Times New Roman" w:eastAsia="Times New Roman" w:hAnsi="Times New Roman" w:cs="Times New Roman"/>
              <w:szCs w:val="22"/>
            </w:rPr>
          </w:rPrChange>
        </w:rPr>
        <w:t>and the U.S</w:t>
      </w:r>
      <w:ins w:id="1632" w:author="Andrés González Santa Cruz" w:date="2020-12-06T22:56:00Z">
        <w:r w:rsidR="00BD509B">
          <w:rPr>
            <w:rFonts w:ascii="Times New Roman" w:eastAsia="Times New Roman" w:hAnsi="Times New Roman" w:cs="Times New Roman"/>
            <w:sz w:val="20"/>
            <w:szCs w:val="20"/>
          </w:rPr>
          <w:t xml:space="preserve">. Furthermore, they are expected to </w:t>
        </w:r>
      </w:ins>
      <w:ins w:id="1633" w:author="Andrés González Santa Cruz" w:date="2020-12-06T22:58:00Z">
        <w:r w:rsidR="00BD509B">
          <w:rPr>
            <w:rFonts w:ascii="Times New Roman" w:eastAsia="Times New Roman" w:hAnsi="Times New Roman" w:cs="Times New Roman"/>
            <w:sz w:val="20"/>
            <w:szCs w:val="20"/>
          </w:rPr>
          <w:t>expand due to the crisis derived from COVID-19</w:t>
        </w:r>
      </w:ins>
      <w:ins w:id="1634" w:author="Andrés González Santa Cruz" w:date="2020-12-06T22:56:00Z">
        <w:r w:rsidR="00BD509B">
          <w:rPr>
            <w:rFonts w:ascii="Times New Roman" w:eastAsia="Times New Roman" w:hAnsi="Times New Roman" w:cs="Times New Roman"/>
            <w:sz w:val="20"/>
            <w:szCs w:val="20"/>
          </w:rPr>
          <w:t xml:space="preserve"> </w:t>
        </w:r>
      </w:ins>
      <w:commentRangeStart w:id="1635"/>
      <w:ins w:id="1636" w:author="Andrés González Santa Cruz" w:date="2020-12-06T22:57:00Z">
        <w:r w:rsidR="00BD509B">
          <w:rPr>
            <w:rFonts w:ascii="Times New Roman" w:hAnsi="Times New Roman" w:cs="Times New Roman"/>
            <w:sz w:val="20"/>
            <w:szCs w:val="20"/>
            <w:highlight w:val="yellow"/>
            <w:lang w:val="en-GB"/>
          </w:rPr>
          <w:fldChar w:fldCharType="begin"/>
        </w:r>
      </w:ins>
      <w:r w:rsidR="003F1EEB">
        <w:rPr>
          <w:rFonts w:ascii="Times New Roman" w:hAnsi="Times New Roman" w:cs="Times New Roman"/>
          <w:sz w:val="20"/>
          <w:szCs w:val="20"/>
          <w:highlight w:val="yellow"/>
          <w:lang w:val="en-GB"/>
        </w:rPr>
        <w:instrText xml:space="preserve"> ADDIN EN.CITE &lt;EndNote&gt;&lt;Cite&gt;&lt;Author&gt;McVeigh&lt;/Author&gt;&lt;Year&gt;2020, July, 17&lt;/Year&gt;&lt;RecNum&gt;51&lt;/RecNum&gt;&lt;DisplayText&gt;[43, 44]&lt;/DisplayText&gt;&lt;record&gt;&lt;rec-number&gt;51&lt;/rec-number&gt;&lt;foreign-keys&gt;&lt;key app="EN" db-id="29zseaxacpxtd5esttl5ptxbp9ffvfp00vav" timestamp="1607305967"&gt;51&lt;/key&gt;&lt;/foreign-keys&gt;&lt;ref-type name="Newspaper Article"&gt;23&lt;/ref-type&gt;&lt;contributors&gt;&lt;authors&gt;&lt;author&gt;McVeigh, Karen&lt;/author&gt;&lt;/authors&gt;&lt;/contributors&gt;&lt;titles&gt;&lt;title&gt;Protests predicted to surge globally as Covid-19 drives unrest&lt;/title&gt;&lt;secondary-title&gt;The Guardian&lt;/secondary-title&gt;&lt;/titles&gt;&lt;section&gt;Global development&lt;/section&gt;&lt;dates&gt;&lt;year&gt;2020, July, 17&lt;/year&gt;&lt;/dates&gt;&lt;urls&gt;&lt;related-urls&gt;&lt;url&gt;https://www.theguardian.com/global-development/2020/jul/17/protests-predicted-to-surge-globally-as-covid-19-drives-unrest&lt;/url&gt;&lt;/related-urls&gt;&lt;/urls&gt;&lt;access-date&gt;2020, December 06&lt;/access-date&gt;&lt;/record&gt;&lt;/Cite&gt;&lt;Cite&gt;&lt;Author&gt;Humanity&lt;/Author&gt;&lt;Year&gt;2020&lt;/Year&gt;&lt;RecNum&gt;50&lt;/RecNum&gt;&lt;record&gt;&lt;rec-number&gt;50&lt;/rec-number&gt;&lt;foreign-keys&gt;&lt;key app="EN" db-id="29zseaxacpxtd5esttl5ptxbp9ffvfp00vav" timestamp="1607305733"&gt;50&lt;/key&gt;&lt;/foreign-keys&gt;&lt;ref-type name="Report"&gt;27&lt;/ref-type&gt;&lt;contributors&gt;&lt;authors&gt;&lt;author&gt;Vision of Humanity&lt;/author&gt;&lt;/authors&gt;&lt;/contributors&gt;&lt;titles&gt;&lt;title&gt;Global Peace Index 2020: Measuring Peace in a Complex World&lt;/title&gt;&lt;/titles&gt;&lt;dates&gt;&lt;year&gt;2020&lt;/year&gt;&lt;/dates&gt;&lt;urls&gt;&lt;related-urls&gt;&lt;url&gt;https://visionofhumanity.org/wp-content/uploads/2020/10/GPI_2020_web.pdf&lt;/url&gt;&lt;/related-urls&gt;&lt;/urls&gt;&lt;/record&gt;&lt;/Cite&gt;&lt;/EndNote&gt;</w:instrText>
      </w:r>
      <w:ins w:id="1637" w:author="Andrés González Santa Cruz" w:date="2020-12-06T22:57:00Z">
        <w:r w:rsidR="00BD509B">
          <w:rPr>
            <w:rFonts w:ascii="Times New Roman" w:hAnsi="Times New Roman" w:cs="Times New Roman"/>
            <w:sz w:val="20"/>
            <w:szCs w:val="20"/>
            <w:highlight w:val="yellow"/>
            <w:lang w:val="en-GB"/>
          </w:rPr>
          <w:fldChar w:fldCharType="separate"/>
        </w:r>
      </w:ins>
      <w:r w:rsidR="003F1EEB">
        <w:rPr>
          <w:rFonts w:ascii="Times New Roman" w:hAnsi="Times New Roman" w:cs="Times New Roman"/>
          <w:noProof/>
          <w:sz w:val="20"/>
          <w:szCs w:val="20"/>
          <w:highlight w:val="yellow"/>
          <w:lang w:val="en-GB"/>
        </w:rPr>
        <w:t>[43, 44]</w:t>
      </w:r>
      <w:ins w:id="1638" w:author="Andrés González Santa Cruz" w:date="2020-12-06T22:57:00Z">
        <w:r w:rsidR="00BD509B">
          <w:rPr>
            <w:rFonts w:ascii="Times New Roman" w:hAnsi="Times New Roman" w:cs="Times New Roman"/>
            <w:sz w:val="20"/>
            <w:szCs w:val="20"/>
            <w:highlight w:val="yellow"/>
            <w:lang w:val="en-GB"/>
          </w:rPr>
          <w:fldChar w:fldCharType="end"/>
        </w:r>
        <w:commentRangeEnd w:id="1635"/>
        <w:r w:rsidR="00BD509B">
          <w:rPr>
            <w:rStyle w:val="Refdecomentario"/>
          </w:rPr>
          <w:commentReference w:id="1635"/>
        </w:r>
        <w:r w:rsidR="00BD509B">
          <w:rPr>
            <w:rFonts w:ascii="Times New Roman" w:hAnsi="Times New Roman" w:cs="Times New Roman"/>
            <w:sz w:val="20"/>
            <w:szCs w:val="20"/>
            <w:lang w:val="en-GB"/>
          </w:rPr>
          <w:t>;</w:t>
        </w:r>
      </w:ins>
      <w:r w:rsidRPr="007673ED">
        <w:rPr>
          <w:rFonts w:ascii="Times New Roman" w:eastAsia="Times New Roman" w:hAnsi="Times New Roman" w:cs="Times New Roman"/>
          <w:sz w:val="20"/>
          <w:szCs w:val="20"/>
          <w:rPrChange w:id="1639" w:author="Abraham Isaac Jacob Gajardo Cortez (masterin)" w:date="2020-12-01T20:56:00Z">
            <w:rPr>
              <w:rFonts w:ascii="Times New Roman" w:eastAsia="Times New Roman" w:hAnsi="Times New Roman" w:cs="Times New Roman"/>
              <w:szCs w:val="22"/>
            </w:rPr>
          </w:rPrChange>
        </w:rPr>
        <w:t>. For example, the recent killing of George Floyd in Minneapolis, Minnesota</w:t>
      </w:r>
      <w:ins w:id="1640" w:author="Andrés González Santa Cruz" w:date="2020-12-03T16:06:00Z">
        <w:r w:rsidR="00D41248">
          <w:rPr>
            <w:rFonts w:ascii="Times New Roman" w:eastAsia="Times New Roman" w:hAnsi="Times New Roman" w:cs="Times New Roman"/>
            <w:sz w:val="20"/>
            <w:szCs w:val="20"/>
          </w:rPr>
          <w:t>,</w:t>
        </w:r>
      </w:ins>
      <w:r w:rsidRPr="007673ED">
        <w:rPr>
          <w:rFonts w:ascii="Times New Roman" w:eastAsia="Times New Roman" w:hAnsi="Times New Roman" w:cs="Times New Roman"/>
          <w:sz w:val="20"/>
          <w:szCs w:val="20"/>
          <w:rPrChange w:id="1641" w:author="Abraham Isaac Jacob Gajardo Cortez (masterin)" w:date="2020-12-01T20:56:00Z">
            <w:rPr>
              <w:rFonts w:ascii="Times New Roman" w:eastAsia="Times New Roman" w:hAnsi="Times New Roman" w:cs="Times New Roman"/>
              <w:szCs w:val="22"/>
            </w:rPr>
          </w:rPrChange>
        </w:rPr>
        <w:t xml:space="preserve"> triggered unrests in the U.S. and abroad. As in Chile, most of these protests resulted in </w:t>
      </w:r>
      <w:ins w:id="1642" w:author="Andrés González Santa Cruz" w:date="2020-12-08T10:06:00Z">
        <w:r w:rsidR="00B96937">
          <w:rPr>
            <w:rFonts w:ascii="Times New Roman" w:eastAsia="Times New Roman" w:hAnsi="Times New Roman" w:cs="Times New Roman"/>
            <w:sz w:val="20"/>
            <w:szCs w:val="20"/>
          </w:rPr>
          <w:t xml:space="preserve">the </w:t>
        </w:r>
      </w:ins>
      <w:del w:id="1643" w:author="Andrés González Santa Cruz" w:date="2020-12-03T16:06:00Z">
        <w:r w:rsidRPr="007673ED" w:rsidDel="00D41248">
          <w:rPr>
            <w:rFonts w:ascii="Times New Roman" w:eastAsia="Times New Roman" w:hAnsi="Times New Roman" w:cs="Times New Roman"/>
            <w:sz w:val="20"/>
            <w:szCs w:val="20"/>
            <w:rPrChange w:id="1644" w:author="Abraham Isaac Jacob Gajardo Cortez (masterin)" w:date="2020-12-01T20:56:00Z">
              <w:rPr>
                <w:rFonts w:ascii="Times New Roman" w:eastAsia="Times New Roman" w:hAnsi="Times New Roman" w:cs="Times New Roman"/>
                <w:szCs w:val="22"/>
              </w:rPr>
            </w:rPrChange>
          </w:rPr>
          <w:delText xml:space="preserve">a </w:delText>
        </w:r>
      </w:del>
      <w:r w:rsidRPr="007673ED">
        <w:rPr>
          <w:rFonts w:ascii="Times New Roman" w:eastAsia="Times New Roman" w:hAnsi="Times New Roman" w:cs="Times New Roman"/>
          <w:sz w:val="20"/>
          <w:szCs w:val="20"/>
          <w:rPrChange w:id="1645" w:author="Abraham Isaac Jacob Gajardo Cortez (masterin)" w:date="2020-12-01T20:56:00Z">
            <w:rPr>
              <w:rFonts w:ascii="Times New Roman" w:eastAsia="Times New Roman" w:hAnsi="Times New Roman" w:cs="Times New Roman"/>
              <w:szCs w:val="22"/>
            </w:rPr>
          </w:rPrChange>
        </w:rPr>
        <w:t xml:space="preserve">widespread use of anti-riot shotguns and tear gas as means of crowd control. The medical and public health community have raised concerns </w:t>
      </w:r>
      <w:del w:id="1646" w:author="Andrés González Santa Cruz" w:date="2020-12-03T16:06:00Z">
        <w:r w:rsidRPr="007673ED" w:rsidDel="00D41248">
          <w:rPr>
            <w:rFonts w:ascii="Times New Roman" w:eastAsia="Times New Roman" w:hAnsi="Times New Roman" w:cs="Times New Roman"/>
            <w:sz w:val="20"/>
            <w:szCs w:val="20"/>
            <w:rPrChange w:id="1647" w:author="Abraham Isaac Jacob Gajardo Cortez (masterin)" w:date="2020-12-01T20:56:00Z">
              <w:rPr>
                <w:rFonts w:ascii="Times New Roman" w:eastAsia="Times New Roman" w:hAnsi="Times New Roman" w:cs="Times New Roman"/>
                <w:szCs w:val="22"/>
              </w:rPr>
            </w:rPrChange>
          </w:rPr>
          <w:delText xml:space="preserve">in </w:delText>
        </w:r>
      </w:del>
      <w:ins w:id="1648" w:author="Andrés González Santa Cruz" w:date="2020-12-03T16:06:00Z">
        <w:r w:rsidR="00D41248">
          <w:rPr>
            <w:rFonts w:ascii="Times New Roman" w:eastAsia="Times New Roman" w:hAnsi="Times New Roman" w:cs="Times New Roman"/>
            <w:sz w:val="20"/>
            <w:szCs w:val="20"/>
          </w:rPr>
          <w:t>about</w:t>
        </w:r>
        <w:r w:rsidR="00D41248" w:rsidRPr="007673ED">
          <w:rPr>
            <w:rFonts w:ascii="Times New Roman" w:eastAsia="Times New Roman" w:hAnsi="Times New Roman" w:cs="Times New Roman"/>
            <w:sz w:val="20"/>
            <w:szCs w:val="20"/>
            <w:rPrChange w:id="1649" w:author="Abraham Isaac Jacob Gajardo Cortez (masterin)" w:date="2020-12-01T20:56:00Z">
              <w:rPr>
                <w:rFonts w:ascii="Times New Roman" w:eastAsia="Times New Roman" w:hAnsi="Times New Roman" w:cs="Times New Roman"/>
                <w:szCs w:val="22"/>
              </w:rPr>
            </w:rPrChange>
          </w:rPr>
          <w:t xml:space="preserve"> </w:t>
        </w:r>
      </w:ins>
      <w:r w:rsidRPr="007673ED">
        <w:rPr>
          <w:rFonts w:ascii="Times New Roman" w:eastAsia="Times New Roman" w:hAnsi="Times New Roman" w:cs="Times New Roman"/>
          <w:sz w:val="20"/>
          <w:szCs w:val="20"/>
          <w:rPrChange w:id="1650" w:author="Abraham Isaac Jacob Gajardo Cortez (masterin)" w:date="2020-12-01T20:56:00Z">
            <w:rPr>
              <w:rFonts w:ascii="Times New Roman" w:eastAsia="Times New Roman" w:hAnsi="Times New Roman" w:cs="Times New Roman"/>
              <w:szCs w:val="22"/>
            </w:rPr>
          </w:rPrChange>
        </w:rPr>
        <w:t>the indiscriminate use of these methods and the potential harm to those involved in confrontation and surrounding areas (</w:t>
      </w:r>
      <w:r w:rsidRPr="007673ED">
        <w:rPr>
          <w:rFonts w:ascii="Times New Roman" w:eastAsia="Times New Roman" w:hAnsi="Times New Roman" w:cs="Times New Roman"/>
          <w:sz w:val="20"/>
          <w:szCs w:val="20"/>
          <w:highlight w:val="yellow"/>
          <w:rPrChange w:id="1651" w:author="Abraham Isaac Jacob Gajardo Cortez (masterin)" w:date="2020-12-01T20:56:00Z">
            <w:rPr>
              <w:rFonts w:ascii="Times New Roman" w:eastAsia="Times New Roman" w:hAnsi="Times New Roman" w:cs="Times New Roman"/>
              <w:szCs w:val="22"/>
              <w:highlight w:val="yellow"/>
            </w:rPr>
          </w:rPrChange>
        </w:rPr>
        <w:t>CITE AJPH and Lancet letters/</w:t>
      </w:r>
      <w:commentRangeStart w:id="1652"/>
      <w:r w:rsidRPr="007673ED">
        <w:rPr>
          <w:rFonts w:ascii="Times New Roman" w:eastAsia="Times New Roman" w:hAnsi="Times New Roman" w:cs="Times New Roman"/>
          <w:sz w:val="20"/>
          <w:szCs w:val="20"/>
          <w:highlight w:val="yellow"/>
          <w:rPrChange w:id="1653" w:author="Abraham Isaac Jacob Gajardo Cortez (masterin)" w:date="2020-12-01T20:56:00Z">
            <w:rPr>
              <w:rFonts w:ascii="Times New Roman" w:eastAsia="Times New Roman" w:hAnsi="Times New Roman" w:cs="Times New Roman"/>
              <w:szCs w:val="22"/>
              <w:highlight w:val="yellow"/>
            </w:rPr>
          </w:rPrChange>
        </w:rPr>
        <w:t>editorials</w:t>
      </w:r>
      <w:commentRangeEnd w:id="1652"/>
      <w:r w:rsidR="00DB4FEB">
        <w:rPr>
          <w:rStyle w:val="Refdecomentario"/>
        </w:rPr>
        <w:commentReference w:id="1652"/>
      </w:r>
      <w:r w:rsidRPr="007673ED">
        <w:rPr>
          <w:rFonts w:ascii="Times New Roman" w:eastAsia="Times New Roman" w:hAnsi="Times New Roman" w:cs="Times New Roman"/>
          <w:sz w:val="20"/>
          <w:szCs w:val="20"/>
          <w:highlight w:val="yellow"/>
          <w:rPrChange w:id="1654" w:author="Abraham Isaac Jacob Gajardo Cortez (masterin)" w:date="2020-12-01T20:56:00Z">
            <w:rPr>
              <w:rFonts w:ascii="Times New Roman" w:eastAsia="Times New Roman" w:hAnsi="Times New Roman" w:cs="Times New Roman"/>
              <w:szCs w:val="22"/>
              <w:highlight w:val="yellow"/>
            </w:rPr>
          </w:rPrChange>
        </w:rPr>
        <w:t>)</w:t>
      </w:r>
      <w:ins w:id="1655" w:author="Andrés González Santa Cruz" w:date="2020-12-05T20:05:00Z">
        <w:r w:rsidR="00E15B8C">
          <w:rPr>
            <w:rFonts w:ascii="Times New Roman" w:eastAsia="Times New Roman" w:hAnsi="Times New Roman" w:cs="Times New Roman"/>
            <w:iCs/>
            <w:sz w:val="20"/>
            <w:szCs w:val="20"/>
            <w:highlight w:val="yellow"/>
          </w:rPr>
          <w:fldChar w:fldCharType="begin">
            <w:fldData xml:space="preserve">PEVuZE5vdGU+PENpdGU+PEF1dGhvcj5FbG08L0F1dGhvcj48WWVhcj4yMDE5PC9ZZWFyPjxSZWNO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</w:fldData>
          </w:fldChar>
        </w:r>
      </w:ins>
      <w:r w:rsidR="00D331D1">
        <w:rPr>
          <w:rFonts w:ascii="Times New Roman" w:eastAsia="Times New Roman" w:hAnsi="Times New Roman" w:cs="Times New Roman"/>
          <w:iCs/>
          <w:sz w:val="20"/>
          <w:szCs w:val="20"/>
          <w:highlight w:val="yellow"/>
        </w:rPr>
        <w:instrText xml:space="preserve"> ADDIN EN.CITE </w:instrText>
      </w:r>
      <w:r w:rsidR="00D331D1">
        <w:rPr>
          <w:rFonts w:ascii="Times New Roman" w:eastAsia="Times New Roman" w:hAnsi="Times New Roman" w:cs="Times New Roman"/>
          <w:iCs/>
          <w:sz w:val="20"/>
          <w:szCs w:val="20"/>
          <w:highlight w:val="yellow"/>
        </w:rPr>
        <w:fldChar w:fldCharType="begin">
          <w:fldData xml:space="preserve">PEVuZE5vdGU+PENpdGU+PEF1dGhvcj5FbG08L0F1dGhvcj48WWVhcj4yMDE5PC9ZZWFyPjxSZWNO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</w:fldData>
        </w:fldChar>
      </w:r>
      <w:r w:rsidR="00D331D1">
        <w:rPr>
          <w:rFonts w:ascii="Times New Roman" w:eastAsia="Times New Roman" w:hAnsi="Times New Roman" w:cs="Times New Roman"/>
          <w:iCs/>
          <w:sz w:val="20"/>
          <w:szCs w:val="20"/>
          <w:highlight w:val="yellow"/>
        </w:rPr>
        <w:instrText xml:space="preserve"> ADDIN EN.CITE.DATA </w:instrText>
      </w:r>
      <w:r w:rsidR="00D331D1">
        <w:rPr>
          <w:rFonts w:ascii="Times New Roman" w:eastAsia="Times New Roman" w:hAnsi="Times New Roman" w:cs="Times New Roman"/>
          <w:iCs/>
          <w:sz w:val="20"/>
          <w:szCs w:val="20"/>
          <w:highlight w:val="yellow"/>
        </w:rPr>
      </w:r>
      <w:r w:rsidR="00D331D1">
        <w:rPr>
          <w:rFonts w:ascii="Times New Roman" w:eastAsia="Times New Roman" w:hAnsi="Times New Roman" w:cs="Times New Roman"/>
          <w:iCs/>
          <w:sz w:val="20"/>
          <w:szCs w:val="20"/>
          <w:highlight w:val="yellow"/>
        </w:rPr>
        <w:fldChar w:fldCharType="end"/>
      </w:r>
      <w:ins w:id="1656" w:author="Andrés González Santa Cruz" w:date="2020-12-05T20:05:00Z">
        <w:r w:rsidR="00E15B8C">
          <w:rPr>
            <w:rFonts w:ascii="Times New Roman" w:eastAsia="Times New Roman" w:hAnsi="Times New Roman" w:cs="Times New Roman"/>
            <w:iCs/>
            <w:sz w:val="20"/>
            <w:szCs w:val="20"/>
            <w:highlight w:val="yellow"/>
          </w:rPr>
        </w:r>
        <w:r w:rsidR="00E15B8C">
          <w:rPr>
            <w:rFonts w:ascii="Times New Roman" w:eastAsia="Times New Roman" w:hAnsi="Times New Roman" w:cs="Times New Roman"/>
            <w:iCs/>
            <w:sz w:val="20"/>
            <w:szCs w:val="20"/>
            <w:highlight w:val="yellow"/>
          </w:rPr>
          <w:fldChar w:fldCharType="separate"/>
        </w:r>
      </w:ins>
      <w:r w:rsidR="00D331D1">
        <w:rPr>
          <w:rFonts w:ascii="Times New Roman" w:eastAsia="Times New Roman" w:hAnsi="Times New Roman" w:cs="Times New Roman"/>
          <w:iCs/>
          <w:noProof/>
          <w:sz w:val="20"/>
          <w:szCs w:val="20"/>
          <w:highlight w:val="yellow"/>
        </w:rPr>
        <w:t>[10, 16]</w:t>
      </w:r>
      <w:ins w:id="1657" w:author="Andrés González Santa Cruz" w:date="2020-12-05T20:05:00Z">
        <w:r w:rsidR="00E15B8C">
          <w:rPr>
            <w:rFonts w:ascii="Times New Roman" w:eastAsia="Times New Roman" w:hAnsi="Times New Roman" w:cs="Times New Roman"/>
            <w:iCs/>
            <w:sz w:val="20"/>
            <w:szCs w:val="20"/>
            <w:highlight w:val="yellow"/>
          </w:rPr>
          <w:fldChar w:fldCharType="end"/>
        </w:r>
      </w:ins>
      <w:r w:rsidRPr="007673ED">
        <w:rPr>
          <w:rFonts w:ascii="Times New Roman" w:eastAsia="Times New Roman" w:hAnsi="Times New Roman" w:cs="Times New Roman"/>
          <w:sz w:val="20"/>
          <w:szCs w:val="20"/>
          <w:rPrChange w:id="1658" w:author="Abraham Isaac Jacob Gajardo Cortez (masterin)" w:date="2020-12-01T20:56:00Z">
            <w:rPr>
              <w:rFonts w:ascii="Times New Roman" w:eastAsia="Times New Roman" w:hAnsi="Times New Roman" w:cs="Times New Roman"/>
              <w:szCs w:val="22"/>
            </w:rPr>
          </w:rPrChange>
        </w:rPr>
        <w:t>.</w:t>
      </w:r>
    </w:p>
    <w:p w14:paraId="5A439088" w14:textId="77777777" w:rsidR="00C90A2D" w:rsidRPr="00DB15BA" w:rsidRDefault="00C90A2D">
      <w:pPr>
        <w:spacing w:line="360" w:lineRule="auto"/>
        <w:jc w:val="both"/>
        <w:rPr>
          <w:rFonts w:ascii="Times New Roman" w:hAnsi="Times New Roman" w:cs="Times New Roman"/>
          <w:sz w:val="20"/>
          <w:szCs w:val="20"/>
          <w:lang w:val="en-GB"/>
          <w:rPrChange w:id="1659" w:author="Andrés González Santa Cruz" w:date="2020-12-08T09:58:00Z">
            <w:rPr>
              <w:rFonts w:ascii="Times New Roman" w:hAnsi="Times New Roman" w:cs="Times New Roman"/>
              <w:i/>
              <w:iCs/>
              <w:lang w:val="en-GB"/>
            </w:rPr>
          </w:rPrChange>
        </w:rPr>
        <w:pPrChange w:id="1660" w:author="Andrés González Santa Cruz" w:date="2020-12-08T09:58:00Z">
          <w:pPr>
            <w:spacing w:line="240" w:lineRule="auto"/>
          </w:pPr>
        </w:pPrChange>
      </w:pPr>
    </w:p>
    <w:p w14:paraId="4A05C1F9" w14:textId="11B5073D" w:rsidR="00C90A2D" w:rsidRPr="007673ED" w:rsidRDefault="00C90A2D">
      <w:pPr>
        <w:spacing w:line="360" w:lineRule="auto"/>
        <w:ind w:firstLine="720"/>
        <w:jc w:val="both"/>
        <w:rPr>
          <w:ins w:id="1661" w:author="Abraham Isaac Jacob Gajardo Cortez (masterin)" w:date="2020-12-01T20:11:00Z"/>
          <w:rFonts w:ascii="Times New Roman" w:hAnsi="Times New Roman" w:cs="Times New Roman"/>
          <w:sz w:val="20"/>
          <w:szCs w:val="20"/>
          <w:rPrChange w:id="1662" w:author="Abraham Isaac Jacob Gajardo Cortez (masterin)" w:date="2020-12-01T20:56:00Z">
            <w:rPr>
              <w:ins w:id="1663" w:author="Abraham Isaac Jacob Gajardo Cortez (masterin)" w:date="2020-12-01T20:11:00Z"/>
              <w:rFonts w:ascii="Times New Roman" w:hAnsi="Times New Roman" w:cs="Times New Roman"/>
            </w:rPr>
          </w:rPrChange>
        </w:rPr>
        <w:pPrChange w:id="1664" w:author="Abraham Isaac Jacob Gajardo Cortez (masterin)" w:date="2020-12-01T20:56:00Z">
          <w:pPr>
            <w:spacing w:line="240" w:lineRule="auto"/>
            <w:ind w:firstLine="720"/>
            <w:jc w:val="both"/>
          </w:pPr>
        </w:pPrChange>
      </w:pPr>
      <w:ins w:id="1665" w:author="Abraham Isaac Jacob Gajardo Cortez (masterin)" w:date="2020-12-01T20:11:00Z">
        <w:r w:rsidRPr="007673ED">
          <w:rPr>
            <w:rFonts w:ascii="Times New Roman" w:hAnsi="Times New Roman" w:cs="Times New Roman"/>
            <w:sz w:val="20"/>
            <w:szCs w:val="20"/>
            <w:rPrChange w:id="1666" w:author="Abraham Isaac Jacob Gajardo Cortez (masterin)" w:date="2020-12-01T20:56:00Z">
              <w:rPr>
                <w:rFonts w:ascii="Times New Roman" w:hAnsi="Times New Roman" w:cs="Times New Roman"/>
              </w:rPr>
            </w:rPrChange>
          </w:rPr>
          <w:t>In this study</w:t>
        </w:r>
      </w:ins>
      <w:ins w:id="1667" w:author="Andrés González Santa Cruz" w:date="2020-12-05T12:39:00Z">
        <w:r w:rsidR="002A2497">
          <w:rPr>
            <w:rFonts w:ascii="Times New Roman" w:hAnsi="Times New Roman" w:cs="Times New Roman"/>
            <w:sz w:val="20"/>
            <w:szCs w:val="20"/>
          </w:rPr>
          <w:t>,</w:t>
        </w:r>
      </w:ins>
      <w:ins w:id="1668" w:author="Abraham Isaac Jacob Gajardo Cortez (masterin)" w:date="2020-12-01T20:11:00Z">
        <w:r w:rsidRPr="007673ED">
          <w:rPr>
            <w:rFonts w:ascii="Times New Roman" w:hAnsi="Times New Roman" w:cs="Times New Roman"/>
            <w:sz w:val="20"/>
            <w:szCs w:val="20"/>
            <w:rPrChange w:id="1669" w:author="Abraham Isaac Jacob Gajardo Cortez (masterin)" w:date="2020-12-01T20:56:00Z">
              <w:rPr>
                <w:rFonts w:ascii="Times New Roman" w:hAnsi="Times New Roman" w:cs="Times New Roman"/>
              </w:rPr>
            </w:rPrChange>
          </w:rPr>
          <w:t xml:space="preserve"> we aimed to quantify the effects of social protest</w:t>
        </w:r>
        <w:del w:id="1670" w:author="Andrés González Santa Cruz" w:date="2020-12-05T12:40:00Z">
          <w:r w:rsidRPr="007673ED" w:rsidDel="002A2497">
            <w:rPr>
              <w:rFonts w:ascii="Times New Roman" w:hAnsi="Times New Roman" w:cs="Times New Roman"/>
              <w:sz w:val="20"/>
              <w:szCs w:val="20"/>
              <w:rPrChange w:id="1671" w:author="Abraham Isaac Jacob Gajardo Cortez (masterin)" w:date="2020-12-01T20:56:00Z">
                <w:rPr>
                  <w:rFonts w:ascii="Times New Roman" w:hAnsi="Times New Roman" w:cs="Times New Roman"/>
                </w:rPr>
              </w:rPrChange>
            </w:rPr>
            <w:delText>,</w:delText>
          </w:r>
        </w:del>
        <w:r w:rsidRPr="007673ED">
          <w:rPr>
            <w:rFonts w:ascii="Times New Roman" w:hAnsi="Times New Roman" w:cs="Times New Roman"/>
            <w:sz w:val="20"/>
            <w:szCs w:val="20"/>
            <w:rPrChange w:id="1672" w:author="Abraham Isaac Jacob Gajardo Cortez (masterin)" w:date="2020-12-01T20:56:00Z">
              <w:rPr>
                <w:rFonts w:ascii="Times New Roman" w:hAnsi="Times New Roman" w:cs="Times New Roman"/>
              </w:rPr>
            </w:rPrChange>
          </w:rPr>
          <w:t xml:space="preserve"> and crowd-control techniques on population health, looking at the </w:t>
        </w:r>
        <w:del w:id="1673" w:author="Andrés González Santa Cruz" w:date="2020-12-05T12:39:00Z">
          <w:r w:rsidRPr="007673ED" w:rsidDel="002A2497">
            <w:rPr>
              <w:rFonts w:ascii="Times New Roman" w:hAnsi="Times New Roman" w:cs="Times New Roman"/>
              <w:sz w:val="20"/>
              <w:szCs w:val="20"/>
              <w:rPrChange w:id="1674" w:author="Abraham Isaac Jacob Gajardo Cortez (masterin)" w:date="2020-12-01T20:56:00Z">
                <w:rPr>
                  <w:rFonts w:ascii="Times New Roman" w:hAnsi="Times New Roman" w:cs="Times New Roman"/>
                </w:rPr>
              </w:rPrChange>
            </w:rPr>
            <w:delText xml:space="preserve">case of </w:delText>
          </w:r>
        </w:del>
        <w:r w:rsidRPr="007673ED">
          <w:rPr>
            <w:rFonts w:ascii="Times New Roman" w:hAnsi="Times New Roman" w:cs="Times New Roman"/>
            <w:sz w:val="20"/>
            <w:szCs w:val="20"/>
            <w:rPrChange w:id="1675" w:author="Abraham Isaac Jacob Gajardo Cortez (masterin)" w:date="2020-12-01T20:56:00Z">
              <w:rPr>
                <w:rFonts w:ascii="Times New Roman" w:hAnsi="Times New Roman" w:cs="Times New Roman"/>
              </w:rPr>
            </w:rPrChange>
          </w:rPr>
          <w:t>Chile</w:t>
        </w:r>
      </w:ins>
      <w:ins w:id="1676" w:author="Andrés González Santa Cruz" w:date="2020-12-05T12:39:00Z">
        <w:r w:rsidR="002A2497">
          <w:rPr>
            <w:rFonts w:ascii="Times New Roman" w:hAnsi="Times New Roman" w:cs="Times New Roman"/>
            <w:sz w:val="20"/>
            <w:szCs w:val="20"/>
          </w:rPr>
          <w:t>an case</w:t>
        </w:r>
      </w:ins>
      <w:ins w:id="1677" w:author="Abraham Isaac Jacob Gajardo Cortez (masterin)" w:date="2020-12-01T20:11:00Z">
        <w:r w:rsidRPr="007673ED">
          <w:rPr>
            <w:rFonts w:ascii="Times New Roman" w:hAnsi="Times New Roman" w:cs="Times New Roman"/>
            <w:sz w:val="20"/>
            <w:szCs w:val="20"/>
            <w:rPrChange w:id="1678" w:author="Abraham Isaac Jacob Gajardo Cortez (masterin)" w:date="2020-12-01T20:56:00Z">
              <w:rPr>
                <w:rFonts w:ascii="Times New Roman" w:hAnsi="Times New Roman" w:cs="Times New Roman"/>
              </w:rPr>
            </w:rPrChange>
          </w:rPr>
          <w:t>. Our findings suggest that following the onset of the Chilean social movement on October 18, 2019, no effect was observed on ED services utilization</w:t>
        </w:r>
        <w:del w:id="1679" w:author="Andrés González Santa Cruz" w:date="2020-12-05T12:39:00Z">
          <w:r w:rsidRPr="007673ED" w:rsidDel="002A2497">
            <w:rPr>
              <w:rFonts w:ascii="Times New Roman" w:hAnsi="Times New Roman" w:cs="Times New Roman"/>
              <w:sz w:val="20"/>
              <w:szCs w:val="20"/>
              <w:rPrChange w:id="1680" w:author="Abraham Isaac Jacob Gajardo Cortez (masterin)" w:date="2020-12-01T20:56:00Z">
                <w:rPr>
                  <w:rFonts w:ascii="Times New Roman" w:hAnsi="Times New Roman" w:cs="Times New Roman"/>
                </w:rPr>
              </w:rPrChange>
            </w:rPr>
            <w:delText>,</w:delText>
          </w:r>
        </w:del>
      </w:ins>
      <w:ins w:id="1681" w:author="Andrés González Santa Cruz" w:date="2020-12-05T12:39:00Z">
        <w:r w:rsidR="002A2497">
          <w:rPr>
            <w:rFonts w:ascii="Times New Roman" w:hAnsi="Times New Roman" w:cs="Times New Roman"/>
            <w:sz w:val="20"/>
            <w:szCs w:val="20"/>
          </w:rPr>
          <w:t>;</w:t>
        </w:r>
      </w:ins>
      <w:ins w:id="1682" w:author="Abraham Isaac Jacob Gajardo Cortez (masterin)" w:date="2020-12-01T20:11:00Z">
        <w:r w:rsidRPr="007673ED">
          <w:rPr>
            <w:rFonts w:ascii="Times New Roman" w:hAnsi="Times New Roman" w:cs="Times New Roman"/>
            <w:sz w:val="20"/>
            <w:szCs w:val="20"/>
            <w:rPrChange w:id="1683" w:author="Abraham Isaac Jacob Gajardo Cortez (masterin)" w:date="2020-12-01T20:56:00Z">
              <w:rPr>
                <w:rFonts w:ascii="Times New Roman" w:hAnsi="Times New Roman" w:cs="Times New Roman"/>
              </w:rPr>
            </w:rPrChange>
          </w:rPr>
          <w:t xml:space="preserve"> however, the severity of trauma and respiratory cases </w:t>
        </w:r>
        <w:del w:id="1684" w:author="Andrés González Santa Cruz" w:date="2020-12-05T12:40:00Z">
          <w:r w:rsidRPr="007673ED" w:rsidDel="002A2497">
            <w:rPr>
              <w:rFonts w:ascii="Times New Roman" w:hAnsi="Times New Roman" w:cs="Times New Roman"/>
              <w:sz w:val="20"/>
              <w:szCs w:val="20"/>
              <w:rPrChange w:id="1685" w:author="Abraham Isaac Jacob Gajardo Cortez (masterin)" w:date="2020-12-01T20:56:00Z">
                <w:rPr>
                  <w:rFonts w:ascii="Times New Roman" w:hAnsi="Times New Roman" w:cs="Times New Roman"/>
                </w:rPr>
              </w:rPrChange>
            </w:rPr>
            <w:delText>were higher</w:delText>
          </w:r>
        </w:del>
      </w:ins>
      <w:ins w:id="1686" w:author="Andrés González Santa Cruz" w:date="2020-12-05T12:40:00Z">
        <w:r w:rsidR="002A2497">
          <w:rPr>
            <w:rFonts w:ascii="Times New Roman" w:hAnsi="Times New Roman" w:cs="Times New Roman"/>
            <w:sz w:val="20"/>
            <w:szCs w:val="20"/>
          </w:rPr>
          <w:t>increased</w:t>
        </w:r>
      </w:ins>
      <w:ins w:id="1687" w:author="Abraham Isaac Jacob Gajardo Cortez (masterin)" w:date="2020-12-01T20:11:00Z">
        <w:r w:rsidRPr="007673ED">
          <w:rPr>
            <w:rFonts w:ascii="Times New Roman" w:hAnsi="Times New Roman" w:cs="Times New Roman"/>
            <w:sz w:val="20"/>
            <w:szCs w:val="20"/>
            <w:rPrChange w:id="1688" w:author="Abraham Isaac Jacob Gajardo Cortez (masterin)" w:date="2020-12-01T20:56:00Z">
              <w:rPr>
                <w:rFonts w:ascii="Times New Roman" w:hAnsi="Times New Roman" w:cs="Times New Roman"/>
              </w:rPr>
            </w:rPrChange>
          </w:rPr>
          <w:t xml:space="preserve">. Whereas trauma and respiratory consultations did not present statistical differences before and after the social movement onset, weekly trauma hospitalization </w:t>
        </w:r>
        <w:del w:id="1689" w:author="Andrés González Santa Cruz" w:date="2020-12-06T16:16:00Z">
          <w:r w:rsidRPr="007673ED" w:rsidDel="005C63C1">
            <w:rPr>
              <w:rFonts w:ascii="Times New Roman" w:hAnsi="Times New Roman" w:cs="Times New Roman"/>
              <w:sz w:val="20"/>
              <w:szCs w:val="20"/>
              <w:rPrChange w:id="1690" w:author="Abraham Isaac Jacob Gajardo Cortez (masterin)" w:date="2020-12-01T20:56:00Z">
                <w:rPr>
                  <w:rFonts w:ascii="Times New Roman" w:hAnsi="Times New Roman" w:cs="Times New Roman"/>
                </w:rPr>
              </w:rPrChange>
            </w:rPr>
            <w:delText xml:space="preserve">significantly </w:delText>
          </w:r>
        </w:del>
        <w:r w:rsidRPr="007673ED">
          <w:rPr>
            <w:rFonts w:ascii="Times New Roman" w:hAnsi="Times New Roman" w:cs="Times New Roman"/>
            <w:sz w:val="20"/>
            <w:szCs w:val="20"/>
            <w:rPrChange w:id="1691" w:author="Abraham Isaac Jacob Gajardo Cortez (masterin)" w:date="2020-12-01T20:56:00Z">
              <w:rPr>
                <w:rFonts w:ascii="Times New Roman" w:hAnsi="Times New Roman" w:cs="Times New Roman"/>
              </w:rPr>
            </w:rPrChange>
          </w:rPr>
          <w:t>increased</w:t>
        </w:r>
      </w:ins>
      <w:ins w:id="1692" w:author="Andrés González Santa Cruz" w:date="2020-12-08T10:15:00Z">
        <w:r w:rsidR="008C3859">
          <w:rPr>
            <w:rFonts w:ascii="Times New Roman" w:hAnsi="Times New Roman" w:cs="Times New Roman"/>
            <w:sz w:val="20"/>
            <w:szCs w:val="20"/>
          </w:rPr>
          <w:t xml:space="preserve">. </w:t>
        </w:r>
      </w:ins>
      <w:ins w:id="1693" w:author="Abraham Isaac Jacob Gajardo Cortez (masterin)" w:date="2020-12-01T20:11:00Z">
        <w:del w:id="1694" w:author="Andrés González Santa Cruz" w:date="2020-12-08T10:32:00Z">
          <w:r w:rsidRPr="007673ED" w:rsidDel="00904883">
            <w:rPr>
              <w:rFonts w:ascii="Times New Roman" w:hAnsi="Times New Roman" w:cs="Times New Roman"/>
              <w:sz w:val="20"/>
              <w:szCs w:val="20"/>
              <w:rPrChange w:id="1695" w:author="Abraham Isaac Jacob Gajardo Cortez (masterin)" w:date="2020-12-01T20:56:00Z">
                <w:rPr>
                  <w:rFonts w:ascii="Times New Roman" w:hAnsi="Times New Roman" w:cs="Times New Roman"/>
                </w:rPr>
              </w:rPrChange>
            </w:rPr>
            <w:delText xml:space="preserve">. </w:delText>
          </w:r>
        </w:del>
        <w:r w:rsidRPr="007673ED">
          <w:rPr>
            <w:rFonts w:ascii="Times New Roman" w:hAnsi="Times New Roman" w:cs="Times New Roman"/>
            <w:sz w:val="20"/>
            <w:szCs w:val="20"/>
            <w:rPrChange w:id="1696" w:author="Abraham Isaac Jacob Gajardo Cortez (masterin)" w:date="2020-12-01T20:56:00Z">
              <w:rPr>
                <w:rFonts w:ascii="Times New Roman" w:hAnsi="Times New Roman" w:cs="Times New Roman"/>
              </w:rPr>
            </w:rPrChange>
          </w:rPr>
          <w:t xml:space="preserve">Also, the proportion of hospitalization per 1,000 trauma/respiratory ED consultations increased in the period with civil unrest. </w:t>
        </w:r>
        <w:del w:id="1697" w:author="Andrés González Santa Cruz" w:date="2020-12-06T16:17:00Z">
          <w:r w:rsidRPr="007673ED" w:rsidDel="005C63C1">
            <w:rPr>
              <w:rFonts w:ascii="Times New Roman" w:hAnsi="Times New Roman" w:cs="Times New Roman"/>
              <w:sz w:val="20"/>
              <w:szCs w:val="20"/>
              <w:rPrChange w:id="1698" w:author="Abraham Isaac Jacob Gajardo Cortez (masterin)" w:date="2020-12-01T20:56:00Z">
                <w:rPr>
                  <w:rFonts w:ascii="Times New Roman" w:hAnsi="Times New Roman" w:cs="Times New Roman"/>
                </w:rPr>
              </w:rPrChange>
            </w:rPr>
            <w:delText>In fact, w</w:delText>
          </w:r>
        </w:del>
      </w:ins>
      <w:ins w:id="1699" w:author="Andrés González Santa Cruz" w:date="2020-12-06T16:17:00Z">
        <w:r w:rsidR="005C63C1">
          <w:rPr>
            <w:rFonts w:ascii="Times New Roman" w:hAnsi="Times New Roman" w:cs="Times New Roman"/>
            <w:sz w:val="20"/>
            <w:szCs w:val="20"/>
          </w:rPr>
          <w:t>W</w:t>
        </w:r>
      </w:ins>
      <w:ins w:id="1700" w:author="Abraham Isaac Jacob Gajardo Cortez (masterin)" w:date="2020-12-01T20:11:00Z">
        <w:r w:rsidRPr="007673ED">
          <w:rPr>
            <w:rFonts w:ascii="Times New Roman" w:hAnsi="Times New Roman" w:cs="Times New Roman"/>
            <w:sz w:val="20"/>
            <w:szCs w:val="20"/>
            <w:rPrChange w:id="1701" w:author="Abraham Isaac Jacob Gajardo Cortez (masterin)" w:date="2020-12-01T20:56:00Z">
              <w:rPr>
                <w:rFonts w:ascii="Times New Roman" w:hAnsi="Times New Roman" w:cs="Times New Roman"/>
              </w:rPr>
            </w:rPrChange>
          </w:rPr>
          <w:t xml:space="preserve">e estimated that hospitalization per ED trauma consultations was 38% </w:t>
        </w:r>
        <w:del w:id="1702" w:author="Andrés González Santa Cruz" w:date="2020-12-06T16:17:00Z">
          <w:r w:rsidRPr="007673ED" w:rsidDel="005C63C1">
            <w:rPr>
              <w:rFonts w:ascii="Times New Roman" w:hAnsi="Times New Roman" w:cs="Times New Roman"/>
              <w:sz w:val="20"/>
              <w:szCs w:val="20"/>
              <w:rPrChange w:id="1703" w:author="Abraham Isaac Jacob Gajardo Cortez (masterin)" w:date="2020-12-01T20:56:00Z">
                <w:rPr>
                  <w:rFonts w:ascii="Times New Roman" w:hAnsi="Times New Roman" w:cs="Times New Roman"/>
                </w:rPr>
              </w:rPrChange>
            </w:rPr>
            <w:delText xml:space="preserve"> </w:delText>
          </w:r>
        </w:del>
        <w:r w:rsidRPr="007673ED">
          <w:rPr>
            <w:rFonts w:ascii="Times New Roman" w:hAnsi="Times New Roman" w:cs="Times New Roman"/>
            <w:sz w:val="20"/>
            <w:szCs w:val="20"/>
            <w:rPrChange w:id="1704" w:author="Abraham Isaac Jacob Gajardo Cortez (masterin)" w:date="2020-12-01T20:56:00Z">
              <w:rPr>
                <w:rFonts w:ascii="Times New Roman" w:hAnsi="Times New Roman" w:cs="Times New Roman"/>
              </w:rPr>
            </w:rPrChange>
          </w:rPr>
          <w:t>higher than expected if the protests and crowd-control were not happened, reaching up to 63% in the case of respiratory causes.</w:t>
        </w:r>
      </w:ins>
      <w:ins w:id="1705" w:author="Andrés González Santa Cruz" w:date="2020-12-08T10:32:00Z">
        <w:r w:rsidR="00904883">
          <w:rPr>
            <w:rFonts w:ascii="Times New Roman" w:hAnsi="Times New Roman" w:cs="Times New Roman"/>
            <w:sz w:val="20"/>
            <w:szCs w:val="20"/>
          </w:rPr>
          <w:t xml:space="preserve"> </w:t>
        </w:r>
      </w:ins>
      <w:ins w:id="1706" w:author="Andrés González Santa Cruz" w:date="2020-12-08T10:33:00Z">
        <w:r w:rsidR="00904883">
          <w:rPr>
            <w:rFonts w:ascii="Times New Roman" w:hAnsi="Times New Roman" w:cs="Times New Roman"/>
            <w:sz w:val="20"/>
            <w:szCs w:val="20"/>
          </w:rPr>
          <w:t>Inconsistencies between main and sensitivity analyses could be interpreted in light of the advantages of the Bayesian approach</w:t>
        </w:r>
      </w:ins>
      <w:ins w:id="1707" w:author="Andrés González Santa Cruz" w:date="2020-12-08T10:34:00Z">
        <w:r w:rsidR="00904883">
          <w:rPr>
            <w:rFonts w:ascii="Times New Roman" w:hAnsi="Times New Roman" w:cs="Times New Roman"/>
            <w:sz w:val="20"/>
            <w:szCs w:val="20"/>
          </w:rPr>
          <w:t xml:space="preserve">. Must take into account that the BSTS model </w:t>
        </w:r>
      </w:ins>
      <w:ins w:id="1708" w:author="Andrés González Santa Cruz" w:date="2020-12-08T10:35:00Z">
        <w:r w:rsidR="00904883">
          <w:rPr>
            <w:rFonts w:ascii="Times New Roman" w:hAnsi="Times New Roman" w:cs="Times New Roman"/>
            <w:sz w:val="20"/>
            <w:szCs w:val="20"/>
          </w:rPr>
          <w:t xml:space="preserve">could be better in </w:t>
        </w:r>
      </w:ins>
      <w:ins w:id="1709" w:author="Andrés González Santa Cruz" w:date="2020-12-08T10:34:00Z">
        <w:r w:rsidR="00904883">
          <w:rPr>
            <w:rFonts w:ascii="Times New Roman" w:hAnsi="Times New Roman" w:cs="Times New Roman"/>
            <w:sz w:val="20"/>
            <w:szCs w:val="20"/>
          </w:rPr>
          <w:t>capturing components such as growth and seasonality</w:t>
        </w:r>
      </w:ins>
      <w:ins w:id="1710" w:author="Andrés González Santa Cruz" w:date="2020-12-08T10:39:00Z">
        <w:r w:rsidR="00904883">
          <w:rPr>
            <w:rFonts w:ascii="Times New Roman" w:hAnsi="Times New Roman" w:cs="Times New Roman"/>
            <w:sz w:val="20"/>
            <w:szCs w:val="20"/>
          </w:rPr>
          <w:t>,</w:t>
        </w:r>
      </w:ins>
      <w:ins w:id="1711" w:author="Andrés González Santa Cruz" w:date="2020-12-08T10:34:00Z">
        <w:r w:rsidR="00904883">
          <w:rPr>
            <w:rFonts w:ascii="Times New Roman" w:hAnsi="Times New Roman" w:cs="Times New Roman"/>
            <w:sz w:val="20"/>
            <w:szCs w:val="20"/>
          </w:rPr>
          <w:t xml:space="preserve"> </w:t>
        </w:r>
      </w:ins>
      <w:ins w:id="1712" w:author="Andrés González Santa Cruz" w:date="2020-12-08T10:39:00Z">
        <w:r w:rsidR="00904883">
          <w:rPr>
            <w:rFonts w:ascii="Times New Roman" w:hAnsi="Times New Roman" w:cs="Times New Roman"/>
            <w:sz w:val="20"/>
            <w:szCs w:val="20"/>
          </w:rPr>
          <w:t xml:space="preserve">providing more flexibility of the estimates </w:t>
        </w:r>
      </w:ins>
      <w:ins w:id="1713" w:author="Andrés González Santa Cruz" w:date="2020-12-08T10:34:00Z">
        <w:r w:rsidR="00904883">
          <w:rPr>
            <w:rFonts w:ascii="Times New Roman" w:hAnsi="Times New Roman" w:cs="Times New Roman"/>
            <w:sz w:val="20"/>
            <w:szCs w:val="20"/>
          </w:rPr>
          <w:t>over a time series</w:t>
        </w:r>
      </w:ins>
      <w:ins w:id="1714" w:author="Andrés González Santa Cruz" w:date="2020-12-08T10:35:00Z">
        <w:r w:rsidR="00904883">
          <w:rPr>
            <w:rFonts w:ascii="Times New Roman" w:hAnsi="Times New Roman" w:cs="Times New Roman"/>
            <w:sz w:val="20"/>
            <w:szCs w:val="20"/>
          </w:rPr>
          <w:t xml:space="preserve"> than </w:t>
        </w:r>
      </w:ins>
      <w:proofErr w:type="spellStart"/>
      <w:ins w:id="1715" w:author="Andrés González Santa Cruz" w:date="2020-12-08T10:37:00Z">
        <w:r w:rsidR="00904883">
          <w:rPr>
            <w:rFonts w:ascii="Times New Roman" w:hAnsi="Times New Roman" w:cs="Times New Roman"/>
            <w:sz w:val="20"/>
            <w:szCs w:val="20"/>
          </w:rPr>
          <w:t>DiD</w:t>
        </w:r>
      </w:ins>
      <w:ins w:id="1716" w:author="Andrés González Santa Cruz" w:date="2020-12-08T10:38:00Z">
        <w:r w:rsidR="00904883">
          <w:rPr>
            <w:rFonts w:ascii="Times New Roman" w:hAnsi="Times New Roman" w:cs="Times New Roman"/>
            <w:sz w:val="20"/>
            <w:szCs w:val="20"/>
          </w:rPr>
          <w:t>s</w:t>
        </w:r>
        <w:proofErr w:type="spellEnd"/>
        <w:r w:rsidR="00904883">
          <w:rPr>
            <w:rFonts w:ascii="Times New Roman" w:hAnsi="Times New Roman" w:cs="Times New Roman"/>
            <w:sz w:val="20"/>
            <w:szCs w:val="20"/>
          </w:rPr>
          <w:t>, even choosing the better term for capturing the effect of the month on changes in the outcomes</w:t>
        </w:r>
      </w:ins>
      <w:ins w:id="1717" w:author="Andrés González Santa Cruz" w:date="2020-12-08T10:34:00Z">
        <w:r w:rsidR="00904883">
          <w:rPr>
            <w:rFonts w:ascii="Times New Roman" w:hAnsi="Times New Roman" w:cs="Times New Roman"/>
            <w:sz w:val="20"/>
            <w:szCs w:val="20"/>
          </w:rPr>
          <w:t>.</w:t>
        </w:r>
      </w:ins>
      <w:ins w:id="1718" w:author="Andrés González Santa Cruz" w:date="2020-12-08T10:33:00Z">
        <w:r w:rsidR="00904883">
          <w:rPr>
            <w:rFonts w:ascii="Times New Roman" w:hAnsi="Times New Roman" w:cs="Times New Roman"/>
            <w:sz w:val="20"/>
            <w:szCs w:val="20"/>
          </w:rPr>
          <w:t xml:space="preserve"> </w:t>
        </w:r>
      </w:ins>
      <w:ins w:id="1719" w:author="Andrés González Santa Cruz" w:date="2020-12-08T10:35:00Z">
        <w:r w:rsidR="00904883">
          <w:rPr>
            <w:rFonts w:ascii="Times New Roman" w:hAnsi="Times New Roman" w:cs="Times New Roman"/>
            <w:sz w:val="20"/>
            <w:szCs w:val="20"/>
          </w:rPr>
          <w:t xml:space="preserve">However, </w:t>
        </w:r>
      </w:ins>
      <w:ins w:id="1720" w:author="Andrés González Santa Cruz" w:date="2020-12-08T10:41:00Z">
        <w:r w:rsidR="00904883">
          <w:rPr>
            <w:rFonts w:ascii="Times New Roman" w:hAnsi="Times New Roman" w:cs="Times New Roman"/>
            <w:sz w:val="20"/>
            <w:szCs w:val="20"/>
          </w:rPr>
          <w:t>a studentized distribution of errors and a prior standard deviation of .1</w:t>
        </w:r>
      </w:ins>
      <w:ins w:id="1721" w:author="Andrés González Santa Cruz" w:date="2020-12-08T10:42:00Z">
        <w:r w:rsidR="00904883">
          <w:rPr>
            <w:rFonts w:ascii="Times New Roman" w:hAnsi="Times New Roman" w:cs="Times New Roman"/>
            <w:sz w:val="20"/>
            <w:szCs w:val="20"/>
          </w:rPr>
          <w:t xml:space="preserve"> adds a stringent criteri</w:t>
        </w:r>
      </w:ins>
      <w:ins w:id="1722" w:author="Andrés González Santa Cruz" w:date="2020-12-08T10:46:00Z">
        <w:r w:rsidR="00904883">
          <w:rPr>
            <w:rFonts w:ascii="Times New Roman" w:hAnsi="Times New Roman" w:cs="Times New Roman"/>
            <w:sz w:val="20"/>
            <w:szCs w:val="20"/>
          </w:rPr>
          <w:t>on</w:t>
        </w:r>
      </w:ins>
      <w:ins w:id="1723" w:author="Andrés González Santa Cruz" w:date="2020-12-08T10:44:00Z">
        <w:r w:rsidR="00904883">
          <w:rPr>
            <w:rFonts w:ascii="Times New Roman" w:hAnsi="Times New Roman" w:cs="Times New Roman"/>
            <w:sz w:val="20"/>
            <w:szCs w:val="20"/>
          </w:rPr>
          <w:t xml:space="preserve"> </w:t>
        </w:r>
      </w:ins>
      <w:ins w:id="1724" w:author="Andrés González Santa Cruz" w:date="2020-12-08T10:50:00Z">
        <w:r w:rsidR="00574849">
          <w:rPr>
            <w:rFonts w:ascii="Times New Roman" w:hAnsi="Times New Roman" w:cs="Times New Roman"/>
            <w:sz w:val="20"/>
            <w:szCs w:val="20"/>
          </w:rPr>
          <w:t>that can ignore the confusion resulting from cyclicity or other sources of noise in the time series and avoid</w:t>
        </w:r>
        <w:r w:rsidR="00536519">
          <w:rPr>
            <w:rFonts w:ascii="Times New Roman" w:hAnsi="Times New Roman" w:cs="Times New Roman"/>
            <w:sz w:val="20"/>
            <w:szCs w:val="20"/>
          </w:rPr>
          <w:t xml:space="preserve"> over</w:t>
        </w:r>
        <w:r w:rsidR="00574849">
          <w:rPr>
            <w:rFonts w:ascii="Times New Roman" w:hAnsi="Times New Roman" w:cs="Times New Roman"/>
            <w:sz w:val="20"/>
            <w:szCs w:val="20"/>
          </w:rPr>
          <w:t>-</w:t>
        </w:r>
        <w:r w:rsidR="00536519">
          <w:rPr>
            <w:rFonts w:ascii="Times New Roman" w:hAnsi="Times New Roman" w:cs="Times New Roman"/>
            <w:sz w:val="20"/>
            <w:szCs w:val="20"/>
          </w:rPr>
          <w:t xml:space="preserve">optimistic inferences </w:t>
        </w:r>
      </w:ins>
      <w:ins w:id="1725" w:author="Andrés González Santa Cruz" w:date="2020-12-08T10:46:00Z">
        <w:r w:rsidR="00904883">
          <w:rPr>
            <w:rFonts w:ascii="Times New Roman" w:hAnsi="Times New Roman" w:cs="Times New Roman"/>
            <w:sz w:val="20"/>
            <w:szCs w:val="20"/>
            <w:highlight w:val="yellow"/>
            <w:lang w:val="en-GB"/>
          </w:rPr>
          <w:fldChar w:fldCharType="begin">
            <w:fldData xml:space="preserve">PEVuZE5vdGU+PENpdGU+PEF1dGhvcj5IYXJ2ZXk8L0F1dGhvcj48WWVhcj4yMDA3PC9ZZWFyPjxS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==
</w:fldData>
          </w:fldChar>
        </w:r>
      </w:ins>
      <w:r w:rsidR="00904883">
        <w:rPr>
          <w:rFonts w:ascii="Times New Roman" w:hAnsi="Times New Roman" w:cs="Times New Roman"/>
          <w:sz w:val="20"/>
          <w:szCs w:val="20"/>
          <w:highlight w:val="yellow"/>
          <w:lang w:val="en-GB"/>
        </w:rPr>
        <w:instrText xml:space="preserve"> ADDIN EN.CITE </w:instrText>
      </w:r>
      <w:r w:rsidR="00904883">
        <w:rPr>
          <w:rFonts w:ascii="Times New Roman" w:hAnsi="Times New Roman" w:cs="Times New Roman"/>
          <w:sz w:val="20"/>
          <w:szCs w:val="20"/>
          <w:highlight w:val="yellow"/>
          <w:lang w:val="en-GB"/>
        </w:rPr>
        <w:fldChar w:fldCharType="begin">
          <w:fldData xml:space="preserve">PEVuZE5vdGU+PENpdGU+PEF1dGhvcj5IYXJ2ZXk8L0F1dGhvcj48WWVhcj4yMDA3PC9ZZWFyPjxS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==
</w:fldData>
        </w:fldChar>
      </w:r>
      <w:r w:rsidR="00904883">
        <w:rPr>
          <w:rFonts w:ascii="Times New Roman" w:hAnsi="Times New Roman" w:cs="Times New Roman"/>
          <w:sz w:val="20"/>
          <w:szCs w:val="20"/>
          <w:highlight w:val="yellow"/>
          <w:lang w:val="en-GB"/>
        </w:rPr>
        <w:instrText xml:space="preserve"> ADDIN EN.CITE.DATA </w:instrText>
      </w:r>
      <w:r w:rsidR="00904883">
        <w:rPr>
          <w:rFonts w:ascii="Times New Roman" w:hAnsi="Times New Roman" w:cs="Times New Roman"/>
          <w:sz w:val="20"/>
          <w:szCs w:val="20"/>
          <w:highlight w:val="yellow"/>
          <w:lang w:val="en-GB"/>
        </w:rPr>
      </w:r>
      <w:r w:rsidR="00904883">
        <w:rPr>
          <w:rFonts w:ascii="Times New Roman" w:hAnsi="Times New Roman" w:cs="Times New Roman"/>
          <w:sz w:val="20"/>
          <w:szCs w:val="20"/>
          <w:highlight w:val="yellow"/>
          <w:lang w:val="en-GB"/>
        </w:rPr>
        <w:fldChar w:fldCharType="end"/>
      </w:r>
      <w:ins w:id="1726" w:author="Andrés González Santa Cruz" w:date="2020-12-08T10:46:00Z">
        <w:r w:rsidR="00904883">
          <w:rPr>
            <w:rFonts w:ascii="Times New Roman" w:hAnsi="Times New Roman" w:cs="Times New Roman"/>
            <w:sz w:val="20"/>
            <w:szCs w:val="20"/>
            <w:highlight w:val="yellow"/>
            <w:lang w:val="en-GB"/>
          </w:rPr>
        </w:r>
        <w:r w:rsidR="00904883">
          <w:rPr>
            <w:rFonts w:ascii="Times New Roman" w:hAnsi="Times New Roman" w:cs="Times New Roman"/>
            <w:sz w:val="20"/>
            <w:szCs w:val="20"/>
            <w:highlight w:val="yellow"/>
            <w:lang w:val="en-GB"/>
          </w:rPr>
          <w:fldChar w:fldCharType="separate"/>
        </w:r>
      </w:ins>
      <w:r w:rsidR="00904883">
        <w:rPr>
          <w:rFonts w:ascii="Times New Roman" w:hAnsi="Times New Roman" w:cs="Times New Roman"/>
          <w:noProof/>
          <w:sz w:val="20"/>
          <w:szCs w:val="20"/>
          <w:highlight w:val="yellow"/>
          <w:lang w:val="en-GB"/>
        </w:rPr>
        <w:t>[31, 34]</w:t>
      </w:r>
      <w:ins w:id="1727" w:author="Andrés González Santa Cruz" w:date="2020-12-08T10:46:00Z">
        <w:r w:rsidR="00904883">
          <w:rPr>
            <w:rFonts w:ascii="Times New Roman" w:hAnsi="Times New Roman" w:cs="Times New Roman"/>
            <w:sz w:val="20"/>
            <w:szCs w:val="20"/>
            <w:highlight w:val="yellow"/>
            <w:lang w:val="en-GB"/>
          </w:rPr>
          <w:fldChar w:fldCharType="end"/>
        </w:r>
        <w:r w:rsidR="00904883">
          <w:rPr>
            <w:rFonts w:ascii="Times New Roman" w:hAnsi="Times New Roman" w:cs="Times New Roman"/>
            <w:sz w:val="20"/>
            <w:szCs w:val="20"/>
          </w:rPr>
          <w:t>.</w:t>
        </w:r>
      </w:ins>
    </w:p>
    <w:p w14:paraId="18185161" w14:textId="5EA95AFD" w:rsidR="00F05E43" w:rsidRPr="007673ED" w:rsidDel="007B58A4" w:rsidRDefault="00F05E43">
      <w:pPr>
        <w:spacing w:line="360" w:lineRule="auto"/>
        <w:ind w:firstLine="720"/>
        <w:jc w:val="both"/>
        <w:rPr>
          <w:del w:id="1728" w:author="Abraham Isaac Jacob Gajardo Cortez (masterin)" w:date="2020-12-01T20:11:00Z"/>
          <w:rFonts w:ascii="Times New Roman" w:hAnsi="Times New Roman" w:cs="Times New Roman"/>
          <w:sz w:val="20"/>
          <w:szCs w:val="20"/>
          <w:rPrChange w:id="1729" w:author="Abraham Isaac Jacob Gajardo Cortez (masterin)" w:date="2020-12-01T20:56:00Z">
            <w:rPr>
              <w:del w:id="1730" w:author="Abraham Isaac Jacob Gajardo Cortez (masterin)" w:date="2020-12-01T20:11:00Z"/>
              <w:rFonts w:ascii="Times New Roman" w:hAnsi="Times New Roman" w:cs="Times New Roman"/>
            </w:rPr>
          </w:rPrChange>
        </w:rPr>
        <w:pPrChange w:id="1731" w:author="Abraham Isaac Jacob Gajardo Cortez (masterin)" w:date="2020-12-01T20:56:00Z">
          <w:pPr>
            <w:spacing w:line="240" w:lineRule="auto"/>
            <w:ind w:firstLine="720"/>
            <w:jc w:val="both"/>
          </w:pPr>
        </w:pPrChange>
      </w:pPr>
      <w:del w:id="1732" w:author="Abraham Isaac Jacob Gajardo Cortez (masterin)" w:date="2020-12-01T19:53:00Z">
        <w:r w:rsidRPr="007673ED" w:rsidDel="001A5E0B">
          <w:rPr>
            <w:rFonts w:ascii="Times New Roman" w:hAnsi="Times New Roman" w:cs="Times New Roman"/>
            <w:sz w:val="20"/>
            <w:szCs w:val="20"/>
            <w:rPrChange w:id="1733" w:author="Abraham Isaac Jacob Gajardo Cortez (masterin)" w:date="2020-12-01T20:56:00Z">
              <w:rPr>
                <w:rFonts w:ascii="Times New Roman" w:hAnsi="Times New Roman" w:cs="Times New Roman"/>
              </w:rPr>
            </w:rPrChange>
          </w:rPr>
          <w:delText xml:space="preserve">The findings in </w:delText>
        </w:r>
        <w:r w:rsidR="006509EA" w:rsidRPr="007673ED" w:rsidDel="001A5E0B">
          <w:rPr>
            <w:rFonts w:ascii="Times New Roman" w:hAnsi="Times New Roman" w:cs="Times New Roman"/>
            <w:sz w:val="20"/>
            <w:szCs w:val="20"/>
            <w:rPrChange w:id="1734" w:author="Abraham Isaac Jacob Gajardo Cortez (masterin)" w:date="2020-12-01T20:56:00Z">
              <w:rPr>
                <w:rFonts w:ascii="Times New Roman" w:hAnsi="Times New Roman" w:cs="Times New Roman"/>
              </w:rPr>
            </w:rPrChange>
          </w:rPr>
          <w:delText>o</w:delText>
        </w:r>
      </w:del>
      <w:del w:id="1735" w:author="Abraham Isaac Jacob Gajardo Cortez (masterin)" w:date="2020-12-01T20:11:00Z">
        <w:r w:rsidR="006509EA" w:rsidRPr="007673ED" w:rsidDel="00C90A2D">
          <w:rPr>
            <w:rFonts w:ascii="Times New Roman" w:hAnsi="Times New Roman" w:cs="Times New Roman"/>
            <w:sz w:val="20"/>
            <w:szCs w:val="20"/>
            <w:rPrChange w:id="1736" w:author="Abraham Isaac Jacob Gajardo Cortez (masterin)" w:date="2020-12-01T20:56:00Z">
              <w:rPr>
                <w:rFonts w:ascii="Times New Roman" w:hAnsi="Times New Roman" w:cs="Times New Roman"/>
              </w:rPr>
            </w:rPrChange>
          </w:rPr>
          <w:delText xml:space="preserve">ur </w:delText>
        </w:r>
      </w:del>
      <w:del w:id="1737" w:author="Abraham Isaac Jacob Gajardo Cortez (masterin)" w:date="2020-12-01T19:53:00Z">
        <w:r w:rsidRPr="007673ED" w:rsidDel="001A5E0B">
          <w:rPr>
            <w:rFonts w:ascii="Times New Roman" w:hAnsi="Times New Roman" w:cs="Times New Roman"/>
            <w:sz w:val="20"/>
            <w:szCs w:val="20"/>
            <w:rPrChange w:id="1738" w:author="Abraham Isaac Jacob Gajardo Cortez (masterin)" w:date="2020-12-01T20:56:00Z">
              <w:rPr>
                <w:rFonts w:ascii="Times New Roman" w:hAnsi="Times New Roman" w:cs="Times New Roman"/>
              </w:rPr>
            </w:rPrChange>
          </w:rPr>
          <w:delText xml:space="preserve">study </w:delText>
        </w:r>
      </w:del>
      <w:del w:id="1739" w:author="Abraham Isaac Jacob Gajardo Cortez (masterin)" w:date="2020-12-01T20:11:00Z">
        <w:r w:rsidRPr="007673ED" w:rsidDel="00C90A2D">
          <w:rPr>
            <w:rFonts w:ascii="Times New Roman" w:hAnsi="Times New Roman" w:cs="Times New Roman"/>
            <w:sz w:val="20"/>
            <w:szCs w:val="20"/>
            <w:rPrChange w:id="1740" w:author="Abraham Isaac Jacob Gajardo Cortez (masterin)" w:date="2020-12-01T20:56:00Z">
              <w:rPr>
                <w:rFonts w:ascii="Times New Roman" w:hAnsi="Times New Roman" w:cs="Times New Roman"/>
              </w:rPr>
            </w:rPrChange>
          </w:rPr>
          <w:delText xml:space="preserve">suggest that following the onset of the Chilean social </w:delText>
        </w:r>
      </w:del>
      <w:del w:id="1741" w:author="Abraham Isaac Jacob Gajardo Cortez (masterin)" w:date="2020-12-01T19:48:00Z">
        <w:r w:rsidRPr="007673ED" w:rsidDel="001A5E0B">
          <w:rPr>
            <w:rFonts w:ascii="Times New Roman" w:hAnsi="Times New Roman" w:cs="Times New Roman"/>
            <w:sz w:val="20"/>
            <w:szCs w:val="20"/>
            <w:rPrChange w:id="1742" w:author="Abraham Isaac Jacob Gajardo Cortez (masterin)" w:date="2020-12-01T20:56:00Z">
              <w:rPr>
                <w:rFonts w:ascii="Times New Roman" w:hAnsi="Times New Roman" w:cs="Times New Roman"/>
              </w:rPr>
            </w:rPrChange>
          </w:rPr>
          <w:delText xml:space="preserve">protests </w:delText>
        </w:r>
      </w:del>
      <w:del w:id="1743" w:author="Abraham Isaac Jacob Gajardo Cortez (masterin)" w:date="2020-12-01T20:11:00Z">
        <w:r w:rsidRPr="007673ED" w:rsidDel="00C90A2D">
          <w:rPr>
            <w:rFonts w:ascii="Times New Roman" w:hAnsi="Times New Roman" w:cs="Times New Roman"/>
            <w:sz w:val="20"/>
            <w:szCs w:val="20"/>
            <w:rPrChange w:id="1744" w:author="Abraham Isaac Jacob Gajardo Cortez (masterin)" w:date="2020-12-01T20:56:00Z">
              <w:rPr>
                <w:rFonts w:ascii="Times New Roman" w:hAnsi="Times New Roman" w:cs="Times New Roman"/>
              </w:rPr>
            </w:rPrChange>
          </w:rPr>
          <w:delText>on October 18</w:delText>
        </w:r>
      </w:del>
      <w:del w:id="1745" w:author="Abraham Isaac Jacob Gajardo Cortez (masterin)" w:date="2020-12-01T19:49:00Z">
        <w:r w:rsidRPr="007673ED" w:rsidDel="001A5E0B">
          <w:rPr>
            <w:rFonts w:ascii="Times New Roman" w:hAnsi="Times New Roman" w:cs="Times New Roman"/>
            <w:sz w:val="20"/>
            <w:szCs w:val="20"/>
            <w:vertAlign w:val="superscript"/>
            <w:rPrChange w:id="1746" w:author="Abraham Isaac Jacob Gajardo Cortez (masterin)" w:date="2020-12-01T20:56:00Z">
              <w:rPr>
                <w:rFonts w:ascii="Times New Roman" w:hAnsi="Times New Roman" w:cs="Times New Roman"/>
                <w:vertAlign w:val="superscript"/>
              </w:rPr>
            </w:rPrChange>
          </w:rPr>
          <w:delText>th</w:delText>
        </w:r>
      </w:del>
      <w:del w:id="1747" w:author="Abraham Isaac Jacob Gajardo Cortez (masterin)" w:date="2020-12-01T20:11:00Z">
        <w:r w:rsidRPr="007673ED" w:rsidDel="00C90A2D">
          <w:rPr>
            <w:rFonts w:ascii="Times New Roman" w:hAnsi="Times New Roman" w:cs="Times New Roman"/>
            <w:sz w:val="20"/>
            <w:szCs w:val="20"/>
            <w:rPrChange w:id="1748" w:author="Abraham Isaac Jacob Gajardo Cortez (masterin)" w:date="2020-12-01T20:56:00Z">
              <w:rPr>
                <w:rFonts w:ascii="Times New Roman" w:hAnsi="Times New Roman" w:cs="Times New Roman"/>
              </w:rPr>
            </w:rPrChange>
          </w:rPr>
          <w:delText xml:space="preserve">, 2019, there was </w:delText>
        </w:r>
      </w:del>
      <w:del w:id="1749" w:author="Abraham Isaac Jacob Gajardo Cortez (masterin)" w:date="2020-12-01T19:49:00Z">
        <w:r w:rsidRPr="007673ED" w:rsidDel="001A5E0B">
          <w:rPr>
            <w:rFonts w:ascii="Times New Roman" w:hAnsi="Times New Roman" w:cs="Times New Roman"/>
            <w:sz w:val="20"/>
            <w:szCs w:val="20"/>
            <w:rPrChange w:id="1750" w:author="Abraham Isaac Jacob Gajardo Cortez (masterin)" w:date="2020-12-01T20:56:00Z">
              <w:rPr>
                <w:rFonts w:ascii="Times New Roman" w:hAnsi="Times New Roman" w:cs="Times New Roman"/>
              </w:rPr>
            </w:rPrChange>
          </w:rPr>
          <w:delText>a significant reduction in patient utilization of emergency</w:delText>
        </w:r>
      </w:del>
      <w:del w:id="1751" w:author="Abraham Isaac Jacob Gajardo Cortez (masterin)" w:date="2020-12-01T20:11:00Z">
        <w:r w:rsidRPr="007673ED" w:rsidDel="00C90A2D">
          <w:rPr>
            <w:rFonts w:ascii="Times New Roman" w:hAnsi="Times New Roman" w:cs="Times New Roman"/>
            <w:sz w:val="20"/>
            <w:szCs w:val="20"/>
            <w:rPrChange w:id="1752" w:author="Abraham Isaac Jacob Gajardo Cortez (masterin)" w:date="2020-12-01T20:56:00Z">
              <w:rPr>
                <w:rFonts w:ascii="Times New Roman" w:hAnsi="Times New Roman" w:cs="Times New Roman"/>
              </w:rPr>
            </w:rPrChange>
          </w:rPr>
          <w:delText xml:space="preserve"> services </w:delText>
        </w:r>
      </w:del>
      <w:del w:id="1753" w:author="Abraham Isaac Jacob Gajardo Cortez (masterin)" w:date="2020-12-01T19:53:00Z">
        <w:r w:rsidR="00745689" w:rsidRPr="007673ED" w:rsidDel="001A5E0B">
          <w:rPr>
            <w:rFonts w:ascii="Times New Roman" w:hAnsi="Times New Roman" w:cs="Times New Roman"/>
            <w:sz w:val="20"/>
            <w:szCs w:val="20"/>
            <w:rPrChange w:id="1754" w:author="Abraham Isaac Jacob Gajardo Cortez (masterin)" w:date="2020-12-01T20:56:00Z">
              <w:rPr>
                <w:rFonts w:ascii="Times New Roman" w:hAnsi="Times New Roman" w:cs="Times New Roman"/>
              </w:rPr>
            </w:rPrChange>
          </w:rPr>
          <w:delText>in Santiago</w:delText>
        </w:r>
      </w:del>
      <w:del w:id="1755" w:author="Abraham Isaac Jacob Gajardo Cortez (masterin)" w:date="2020-12-01T20:11:00Z">
        <w:r w:rsidR="00745689" w:rsidRPr="007673ED" w:rsidDel="00C90A2D">
          <w:rPr>
            <w:rFonts w:ascii="Times New Roman" w:hAnsi="Times New Roman" w:cs="Times New Roman"/>
            <w:sz w:val="20"/>
            <w:szCs w:val="20"/>
            <w:rPrChange w:id="1756" w:author="Abraham Isaac Jacob Gajardo Cortez (masterin)" w:date="2020-12-01T20:56:00Z">
              <w:rPr>
                <w:rFonts w:ascii="Times New Roman" w:hAnsi="Times New Roman" w:cs="Times New Roman"/>
              </w:rPr>
            </w:rPrChange>
          </w:rPr>
          <w:delText>. The findings also suggest that there was a</w:delText>
        </w:r>
        <w:r w:rsidRPr="007673ED" w:rsidDel="00C90A2D">
          <w:rPr>
            <w:rFonts w:ascii="Times New Roman" w:hAnsi="Times New Roman" w:cs="Times New Roman"/>
            <w:sz w:val="20"/>
            <w:szCs w:val="20"/>
            <w:rPrChange w:id="1757" w:author="Abraham Isaac Jacob Gajardo Cortez (masterin)" w:date="2020-12-01T20:56:00Z">
              <w:rPr>
                <w:rFonts w:ascii="Times New Roman" w:hAnsi="Times New Roman" w:cs="Times New Roman"/>
              </w:rPr>
            </w:rPrChange>
          </w:rPr>
          <w:delText xml:space="preserve"> </w:delText>
        </w:r>
        <w:r w:rsidR="00745689" w:rsidRPr="007673ED" w:rsidDel="00C90A2D">
          <w:rPr>
            <w:rFonts w:ascii="Times New Roman" w:hAnsi="Times New Roman" w:cs="Times New Roman"/>
            <w:sz w:val="20"/>
            <w:szCs w:val="20"/>
            <w:rPrChange w:id="1758" w:author="Abraham Isaac Jacob Gajardo Cortez (masterin)" w:date="2020-12-01T20:56:00Z">
              <w:rPr>
                <w:rFonts w:ascii="Times New Roman" w:hAnsi="Times New Roman" w:cs="Times New Roman"/>
              </w:rPr>
            </w:rPrChange>
          </w:rPr>
          <w:delText xml:space="preserve">relative </w:delText>
        </w:r>
        <w:r w:rsidRPr="007673ED" w:rsidDel="00C90A2D">
          <w:rPr>
            <w:rFonts w:ascii="Times New Roman" w:hAnsi="Times New Roman" w:cs="Times New Roman"/>
            <w:sz w:val="20"/>
            <w:szCs w:val="20"/>
            <w:rPrChange w:id="1759" w:author="Abraham Isaac Jacob Gajardo Cortez (masterin)" w:date="2020-12-01T20:56:00Z">
              <w:rPr>
                <w:rFonts w:ascii="Times New Roman" w:hAnsi="Times New Roman" w:cs="Times New Roman"/>
              </w:rPr>
            </w:rPrChange>
          </w:rPr>
          <w:delText xml:space="preserve">increase in the severity of cases </w:delText>
        </w:r>
        <w:r w:rsidR="00745689" w:rsidRPr="007673ED" w:rsidDel="00C90A2D">
          <w:rPr>
            <w:rFonts w:ascii="Times New Roman" w:hAnsi="Times New Roman" w:cs="Times New Roman"/>
            <w:sz w:val="20"/>
            <w:szCs w:val="20"/>
            <w:rPrChange w:id="1760" w:author="Abraham Isaac Jacob Gajardo Cortez (masterin)" w:date="2020-12-01T20:56:00Z">
              <w:rPr>
                <w:rFonts w:ascii="Times New Roman" w:hAnsi="Times New Roman" w:cs="Times New Roman"/>
              </w:rPr>
            </w:rPrChange>
          </w:rPr>
          <w:delText xml:space="preserve">that actually presented to emergency </w:delText>
        </w:r>
        <w:commentRangeStart w:id="1761"/>
        <w:r w:rsidR="00745689" w:rsidRPr="007673ED" w:rsidDel="00C90A2D">
          <w:rPr>
            <w:rFonts w:ascii="Times New Roman" w:hAnsi="Times New Roman" w:cs="Times New Roman"/>
            <w:sz w:val="20"/>
            <w:szCs w:val="20"/>
            <w:rPrChange w:id="1762" w:author="Abraham Isaac Jacob Gajardo Cortez (masterin)" w:date="2020-12-01T20:56:00Z">
              <w:rPr>
                <w:rFonts w:ascii="Times New Roman" w:hAnsi="Times New Roman" w:cs="Times New Roman"/>
              </w:rPr>
            </w:rPrChange>
          </w:rPr>
          <w:delText>services.</w:delText>
        </w:r>
        <w:commentRangeEnd w:id="1761"/>
        <w:r w:rsidR="006509EA" w:rsidRPr="007673ED" w:rsidDel="00C90A2D">
          <w:rPr>
            <w:rStyle w:val="Refdecomentario"/>
            <w:rFonts w:ascii="Times New Roman" w:hAnsi="Times New Roman" w:cs="Times New Roman"/>
            <w:sz w:val="20"/>
            <w:szCs w:val="20"/>
            <w:rPrChange w:id="1763" w:author="Abraham Isaac Jacob Gajardo Cortez (masterin)" w:date="2020-12-01T20:56:00Z">
              <w:rPr>
                <w:rStyle w:val="Refdecomentario"/>
              </w:rPr>
            </w:rPrChange>
          </w:rPr>
          <w:commentReference w:id="1761"/>
        </w:r>
      </w:del>
    </w:p>
    <w:p w14:paraId="2214729B" w14:textId="4808F194" w:rsidR="007B58A4" w:rsidRPr="007673ED" w:rsidRDefault="007B58A4">
      <w:pPr>
        <w:spacing w:line="360" w:lineRule="auto"/>
        <w:jc w:val="both"/>
        <w:rPr>
          <w:ins w:id="1764" w:author="Abraham Isaac Jacob Gajardo Cortez (masterin)" w:date="2020-12-01T20:12:00Z"/>
          <w:rFonts w:ascii="Times New Roman" w:hAnsi="Times New Roman" w:cs="Times New Roman"/>
          <w:sz w:val="20"/>
          <w:szCs w:val="20"/>
          <w:rPrChange w:id="1765" w:author="Abraham Isaac Jacob Gajardo Cortez (masterin)" w:date="2020-12-01T20:56:00Z">
            <w:rPr>
              <w:ins w:id="1766" w:author="Abraham Isaac Jacob Gajardo Cortez (masterin)" w:date="2020-12-01T20:12:00Z"/>
              <w:rFonts w:ascii="Times New Roman" w:hAnsi="Times New Roman" w:cs="Times New Roman"/>
            </w:rPr>
          </w:rPrChange>
        </w:rPr>
        <w:pPrChange w:id="1767" w:author="Abraham Isaac Jacob Gajardo Cortez (masterin)" w:date="2020-12-01T20:56:00Z">
          <w:pPr>
            <w:spacing w:line="240" w:lineRule="auto"/>
            <w:jc w:val="both"/>
          </w:pPr>
        </w:pPrChange>
      </w:pPr>
    </w:p>
    <w:p w14:paraId="58FFBD30" w14:textId="33502BA4" w:rsidR="007570FD" w:rsidRPr="007673ED" w:rsidRDefault="007B58A4">
      <w:pPr>
        <w:spacing w:line="360" w:lineRule="auto"/>
        <w:ind w:firstLine="720"/>
        <w:jc w:val="both"/>
        <w:rPr>
          <w:rFonts w:ascii="Times New Roman" w:hAnsi="Times New Roman" w:cs="Times New Roman"/>
          <w:sz w:val="20"/>
          <w:szCs w:val="20"/>
          <w:lang w:val="en-GB"/>
          <w:rPrChange w:id="1768" w:author="Abraham Isaac Jacob Gajardo Cortez (masterin)" w:date="2020-12-01T20:56:00Z">
            <w:rPr>
              <w:rFonts w:ascii="Times New Roman" w:hAnsi="Times New Roman" w:cs="Times New Roman"/>
              <w:lang w:val="en-GB"/>
            </w:rPr>
          </w:rPrChange>
        </w:rPr>
        <w:pPrChange w:id="1769" w:author="Andrés González Santa Cruz" w:date="2020-12-06T16:42:00Z">
          <w:pPr>
            <w:spacing w:line="240" w:lineRule="auto"/>
            <w:jc w:val="both"/>
          </w:pPr>
        </w:pPrChange>
      </w:pPr>
      <w:ins w:id="1770" w:author="Abraham Isaac Jacob Gajardo Cortez (masterin)" w:date="2020-12-01T20:12:00Z">
        <w:del w:id="1771" w:author="Andrés González Santa Cruz" w:date="2020-12-06T16:41:00Z">
          <w:r w:rsidRPr="007673ED" w:rsidDel="000A7D55">
            <w:rPr>
              <w:rFonts w:ascii="Times New Roman" w:hAnsi="Times New Roman" w:cs="Times New Roman"/>
              <w:sz w:val="20"/>
              <w:szCs w:val="20"/>
              <w:rPrChange w:id="1772" w:author="Abraham Isaac Jacob Gajardo Cortez (masterin)" w:date="2020-12-01T20:56:00Z">
                <w:rPr>
                  <w:rFonts w:ascii="Times New Roman" w:hAnsi="Times New Roman" w:cs="Times New Roman"/>
                </w:rPr>
              </w:rPrChange>
            </w:rPr>
            <w:tab/>
          </w:r>
        </w:del>
      </w:ins>
      <w:ins w:id="1773" w:author="Abraham Isaac Jacob Gajardo Cortez (masterin)" w:date="2020-12-01T20:27:00Z">
        <w:r w:rsidR="00D91514" w:rsidRPr="007673ED">
          <w:rPr>
            <w:rFonts w:ascii="Times New Roman" w:hAnsi="Times New Roman" w:cs="Times New Roman"/>
            <w:sz w:val="20"/>
            <w:szCs w:val="20"/>
            <w:rPrChange w:id="1774" w:author="Abraham Isaac Jacob Gajardo Cortez (masterin)" w:date="2020-12-01T20:56:00Z">
              <w:rPr>
                <w:rFonts w:ascii="Times New Roman" w:hAnsi="Times New Roman" w:cs="Times New Roman"/>
              </w:rPr>
            </w:rPrChange>
          </w:rPr>
          <w:t xml:space="preserve">Health services utilization, assessed by ED consultations, </w:t>
        </w:r>
      </w:ins>
      <w:ins w:id="1775" w:author="Abraham Isaac Jacob Gajardo Cortez (masterin)" w:date="2020-12-01T20:28:00Z">
        <w:r w:rsidR="00D91514" w:rsidRPr="007673ED">
          <w:rPr>
            <w:rFonts w:ascii="Times New Roman" w:hAnsi="Times New Roman" w:cs="Times New Roman"/>
            <w:sz w:val="20"/>
            <w:szCs w:val="20"/>
            <w:rPrChange w:id="1776" w:author="Abraham Isaac Jacob Gajardo Cortez (masterin)" w:date="2020-12-01T20:56:00Z">
              <w:rPr>
                <w:rFonts w:ascii="Times New Roman" w:hAnsi="Times New Roman" w:cs="Times New Roman"/>
              </w:rPr>
            </w:rPrChange>
          </w:rPr>
          <w:t xml:space="preserve">were not affected by the social movement. </w:t>
        </w:r>
      </w:ins>
      <w:ins w:id="1777" w:author="Abraham Isaac Jacob Gajardo Cortez (masterin)" w:date="2020-12-01T20:13:00Z">
        <w:r w:rsidRPr="007673ED">
          <w:rPr>
            <w:rFonts w:ascii="Times New Roman" w:hAnsi="Times New Roman" w:cs="Times New Roman"/>
            <w:sz w:val="20"/>
            <w:szCs w:val="20"/>
            <w:rPrChange w:id="1778" w:author="Abraham Isaac Jacob Gajardo Cortez (masterin)" w:date="2020-12-01T20:56:00Z">
              <w:rPr>
                <w:rFonts w:ascii="Times New Roman" w:hAnsi="Times New Roman" w:cs="Times New Roman"/>
              </w:rPr>
            </w:rPrChange>
          </w:rPr>
          <w:t xml:space="preserve">We </w:t>
        </w:r>
      </w:ins>
      <w:ins w:id="1779" w:author="Abraham Isaac Jacob Gajardo Cortez (masterin)" w:date="2020-12-01T20:14:00Z">
        <w:r w:rsidRPr="007673ED">
          <w:rPr>
            <w:rFonts w:ascii="Times New Roman" w:hAnsi="Times New Roman" w:cs="Times New Roman"/>
            <w:sz w:val="20"/>
            <w:szCs w:val="20"/>
            <w:rPrChange w:id="1780" w:author="Abraham Isaac Jacob Gajardo Cortez (masterin)" w:date="2020-12-01T20:56:00Z">
              <w:rPr>
                <w:rFonts w:ascii="Times New Roman" w:hAnsi="Times New Roman" w:cs="Times New Roman"/>
              </w:rPr>
            </w:rPrChange>
          </w:rPr>
          <w:t>hypothe</w:t>
        </w:r>
        <w:del w:id="1781" w:author="Andrés González Santa Cruz" w:date="2020-12-03T16:04:00Z">
          <w:r w:rsidRPr="007673ED" w:rsidDel="00D41248">
            <w:rPr>
              <w:rFonts w:ascii="Times New Roman" w:hAnsi="Times New Roman" w:cs="Times New Roman"/>
              <w:sz w:val="20"/>
              <w:szCs w:val="20"/>
              <w:rPrChange w:id="1782" w:author="Abraham Isaac Jacob Gajardo Cortez (masterin)" w:date="2020-12-01T20:56:00Z">
                <w:rPr>
                  <w:rFonts w:ascii="Times New Roman" w:hAnsi="Times New Roman" w:cs="Times New Roman"/>
                </w:rPr>
              </w:rPrChange>
            </w:rPr>
            <w:delText>t</w:delText>
          </w:r>
        </w:del>
      </w:ins>
      <w:ins w:id="1783" w:author="Andrés González Santa Cruz" w:date="2020-12-03T16:04:00Z">
        <w:r w:rsidR="00D41248">
          <w:rPr>
            <w:rFonts w:ascii="Times New Roman" w:hAnsi="Times New Roman" w:cs="Times New Roman"/>
            <w:sz w:val="20"/>
            <w:szCs w:val="20"/>
          </w:rPr>
          <w:t>s</w:t>
        </w:r>
      </w:ins>
      <w:ins w:id="1784" w:author="Abraham Isaac Jacob Gajardo Cortez (masterin)" w:date="2020-12-01T20:14:00Z">
        <w:r w:rsidRPr="007673ED">
          <w:rPr>
            <w:rFonts w:ascii="Times New Roman" w:hAnsi="Times New Roman" w:cs="Times New Roman"/>
            <w:sz w:val="20"/>
            <w:szCs w:val="20"/>
            <w:rPrChange w:id="1785" w:author="Abraham Isaac Jacob Gajardo Cortez (masterin)" w:date="2020-12-01T20:56:00Z">
              <w:rPr>
                <w:rFonts w:ascii="Times New Roman" w:hAnsi="Times New Roman" w:cs="Times New Roman"/>
              </w:rPr>
            </w:rPrChange>
          </w:rPr>
          <w:t>ized</w:t>
        </w:r>
      </w:ins>
      <w:ins w:id="1786" w:author="Abraham Isaac Jacob Gajardo Cortez (masterin)" w:date="2020-12-01T20:13:00Z">
        <w:r w:rsidRPr="007673ED">
          <w:rPr>
            <w:rFonts w:ascii="Times New Roman" w:hAnsi="Times New Roman" w:cs="Times New Roman"/>
            <w:sz w:val="20"/>
            <w:szCs w:val="20"/>
            <w:rPrChange w:id="1787" w:author="Abraham Isaac Jacob Gajardo Cortez (masterin)" w:date="2020-12-01T20:56:00Z">
              <w:rPr>
                <w:rFonts w:ascii="Times New Roman" w:hAnsi="Times New Roman" w:cs="Times New Roman"/>
              </w:rPr>
            </w:rPrChange>
          </w:rPr>
          <w:t xml:space="preserve"> that </w:t>
        </w:r>
      </w:ins>
      <w:del w:id="1788" w:author="Abraham Isaac Jacob Gajardo Cortez (masterin)" w:date="2020-12-01T20:13:00Z">
        <w:r w:rsidR="007570FD" w:rsidRPr="007673ED" w:rsidDel="007B58A4">
          <w:rPr>
            <w:rFonts w:ascii="Times New Roman" w:hAnsi="Times New Roman" w:cs="Times New Roman"/>
            <w:sz w:val="20"/>
            <w:szCs w:val="20"/>
            <w:rPrChange w:id="1789" w:author="Abraham Isaac Jacob Gajardo Cortez (masterin)" w:date="2020-12-01T20:56:00Z">
              <w:rPr>
                <w:rFonts w:ascii="Times New Roman" w:hAnsi="Times New Roman" w:cs="Times New Roman"/>
              </w:rPr>
            </w:rPrChange>
          </w:rPr>
          <w:delText xml:space="preserve">There are a few possible </w:delText>
        </w:r>
        <w:r w:rsidR="006509EA" w:rsidRPr="007673ED" w:rsidDel="007B58A4">
          <w:rPr>
            <w:rFonts w:ascii="Times New Roman" w:hAnsi="Times New Roman" w:cs="Times New Roman"/>
            <w:sz w:val="20"/>
            <w:szCs w:val="20"/>
            <w:rPrChange w:id="1790" w:author="Abraham Isaac Jacob Gajardo Cortez (masterin)" w:date="2020-12-01T20:56:00Z">
              <w:rPr>
                <w:rFonts w:ascii="Times New Roman" w:hAnsi="Times New Roman" w:cs="Times New Roman"/>
              </w:rPr>
            </w:rPrChange>
          </w:rPr>
          <w:delText>ways to explain</w:delText>
        </w:r>
        <w:r w:rsidR="007570FD" w:rsidRPr="007673ED" w:rsidDel="007B58A4">
          <w:rPr>
            <w:rFonts w:ascii="Times New Roman" w:hAnsi="Times New Roman" w:cs="Times New Roman"/>
            <w:sz w:val="20"/>
            <w:szCs w:val="20"/>
            <w:rPrChange w:id="1791" w:author="Abraham Isaac Jacob Gajardo Cortez (masterin)" w:date="2020-12-01T20:56:00Z">
              <w:rPr>
                <w:rFonts w:ascii="Times New Roman" w:hAnsi="Times New Roman" w:cs="Times New Roman"/>
              </w:rPr>
            </w:rPrChange>
          </w:rPr>
          <w:delText xml:space="preserve"> the reduction in emergency services utilization. </w:delText>
        </w:r>
      </w:del>
      <w:ins w:id="1792" w:author="Abraham Isaac Jacob Gajardo Cortez (masterin)" w:date="2020-12-01T20:13:00Z">
        <w:r w:rsidRPr="007673ED">
          <w:rPr>
            <w:rFonts w:ascii="Times New Roman" w:hAnsi="Times New Roman" w:cs="Times New Roman"/>
            <w:sz w:val="20"/>
            <w:szCs w:val="20"/>
            <w:lang w:val="en-GB"/>
            <w:rPrChange w:id="1793" w:author="Abraham Isaac Jacob Gajardo Cortez (masterin)" w:date="2020-12-01T20:56:00Z">
              <w:rPr>
                <w:rFonts w:ascii="Times New Roman" w:hAnsi="Times New Roman" w:cs="Times New Roman"/>
                <w:lang w:val="en-GB"/>
              </w:rPr>
            </w:rPrChange>
          </w:rPr>
          <w:t>d</w:t>
        </w:r>
      </w:ins>
      <w:del w:id="1794" w:author="Abraham Isaac Jacob Gajardo Cortez (masterin)" w:date="2020-12-01T20:13:00Z">
        <w:r w:rsidR="007570FD" w:rsidRPr="007673ED" w:rsidDel="007B58A4">
          <w:rPr>
            <w:rFonts w:ascii="Times New Roman" w:hAnsi="Times New Roman" w:cs="Times New Roman"/>
            <w:sz w:val="20"/>
            <w:szCs w:val="20"/>
            <w:lang w:val="en-GB"/>
            <w:rPrChange w:id="1795" w:author="Abraham Isaac Jacob Gajardo Cortez (masterin)" w:date="2020-12-01T20:56:00Z">
              <w:rPr>
                <w:rFonts w:ascii="Times New Roman" w:hAnsi="Times New Roman" w:cs="Times New Roman"/>
                <w:lang w:val="en-GB"/>
              </w:rPr>
            </w:rPrChange>
          </w:rPr>
          <w:delText>D</w:delText>
        </w:r>
      </w:del>
      <w:r w:rsidR="007570FD" w:rsidRPr="007673ED">
        <w:rPr>
          <w:rFonts w:ascii="Times New Roman" w:hAnsi="Times New Roman" w:cs="Times New Roman"/>
          <w:sz w:val="20"/>
          <w:szCs w:val="20"/>
          <w:lang w:val="en-GB"/>
          <w:rPrChange w:id="1796" w:author="Abraham Isaac Jacob Gajardo Cortez (masterin)" w:date="2020-12-01T20:56:00Z">
            <w:rPr>
              <w:rFonts w:ascii="Times New Roman" w:hAnsi="Times New Roman" w:cs="Times New Roman"/>
              <w:lang w:val="en-GB"/>
            </w:rPr>
          </w:rPrChange>
        </w:rPr>
        <w:t xml:space="preserve">uring this protest period, individuals with non-severe or life-threatening emergencies who would </w:t>
      </w:r>
      <w:del w:id="1797" w:author="Andrés González Santa Cruz" w:date="2020-12-08T10:07:00Z">
        <w:r w:rsidR="007570FD" w:rsidRPr="007673ED" w:rsidDel="00B96937">
          <w:rPr>
            <w:rFonts w:ascii="Times New Roman" w:hAnsi="Times New Roman" w:cs="Times New Roman"/>
            <w:sz w:val="20"/>
            <w:szCs w:val="20"/>
            <w:lang w:val="en-GB"/>
            <w:rPrChange w:id="1798" w:author="Abraham Isaac Jacob Gajardo Cortez (masterin)" w:date="2020-12-01T20:56:00Z">
              <w:rPr>
                <w:rFonts w:ascii="Times New Roman" w:hAnsi="Times New Roman" w:cs="Times New Roman"/>
                <w:lang w:val="en-GB"/>
              </w:rPr>
            </w:rPrChange>
          </w:rPr>
          <w:delText xml:space="preserve">normally </w:delText>
        </w:r>
      </w:del>
      <w:ins w:id="1799" w:author="Andrés González Santa Cruz" w:date="2020-12-08T10:07:00Z">
        <w:r w:rsidR="00B96937">
          <w:rPr>
            <w:rFonts w:ascii="Times New Roman" w:hAnsi="Times New Roman" w:cs="Times New Roman"/>
            <w:sz w:val="20"/>
            <w:szCs w:val="20"/>
            <w:lang w:val="en-GB"/>
          </w:rPr>
          <w:t>gener</w:t>
        </w:r>
        <w:r w:rsidR="00B96937" w:rsidRPr="007673ED">
          <w:rPr>
            <w:rFonts w:ascii="Times New Roman" w:hAnsi="Times New Roman" w:cs="Times New Roman"/>
            <w:sz w:val="20"/>
            <w:szCs w:val="20"/>
            <w:lang w:val="en-GB"/>
            <w:rPrChange w:id="1800" w:author="Abraham Isaac Jacob Gajardo Cortez (masterin)" w:date="2020-12-01T20:56:00Z">
              <w:rPr>
                <w:rFonts w:ascii="Times New Roman" w:hAnsi="Times New Roman" w:cs="Times New Roman"/>
                <w:lang w:val="en-GB"/>
              </w:rPr>
            </w:rPrChange>
          </w:rPr>
          <w:t xml:space="preserve">ally </w:t>
        </w:r>
      </w:ins>
      <w:r w:rsidR="007570FD" w:rsidRPr="007673ED">
        <w:rPr>
          <w:rFonts w:ascii="Times New Roman" w:hAnsi="Times New Roman" w:cs="Times New Roman"/>
          <w:sz w:val="20"/>
          <w:szCs w:val="20"/>
          <w:lang w:val="en-GB"/>
          <w:rPrChange w:id="1801" w:author="Abraham Isaac Jacob Gajardo Cortez (masterin)" w:date="2020-12-01T20:56:00Z">
            <w:rPr>
              <w:rFonts w:ascii="Times New Roman" w:hAnsi="Times New Roman" w:cs="Times New Roman"/>
              <w:lang w:val="en-GB"/>
            </w:rPr>
          </w:rPrChange>
        </w:rPr>
        <w:t xml:space="preserve">visit emergency services </w:t>
      </w:r>
      <w:del w:id="1802" w:author="Andrés González Santa Cruz" w:date="2020-12-08T10:07:00Z">
        <w:r w:rsidR="007570FD" w:rsidRPr="007673ED" w:rsidDel="00B96937">
          <w:rPr>
            <w:rFonts w:ascii="Times New Roman" w:hAnsi="Times New Roman" w:cs="Times New Roman"/>
            <w:sz w:val="20"/>
            <w:szCs w:val="20"/>
            <w:lang w:val="en-GB"/>
            <w:rPrChange w:id="1803" w:author="Abraham Isaac Jacob Gajardo Cortez (masterin)" w:date="2020-12-01T20:56:00Z">
              <w:rPr>
                <w:rFonts w:ascii="Times New Roman" w:hAnsi="Times New Roman" w:cs="Times New Roman"/>
                <w:lang w:val="en-GB"/>
              </w:rPr>
            </w:rPrChange>
          </w:rPr>
          <w:delText xml:space="preserve">may </w:delText>
        </w:r>
      </w:del>
      <w:ins w:id="1804" w:author="Andrés González Santa Cruz" w:date="2020-12-08T10:07:00Z">
        <w:r w:rsidR="00B96937" w:rsidRPr="007673ED">
          <w:rPr>
            <w:rFonts w:ascii="Times New Roman" w:hAnsi="Times New Roman" w:cs="Times New Roman"/>
            <w:sz w:val="20"/>
            <w:szCs w:val="20"/>
            <w:lang w:val="en-GB"/>
            <w:rPrChange w:id="1805" w:author="Abraham Isaac Jacob Gajardo Cortez (masterin)" w:date="2020-12-01T20:56:00Z">
              <w:rPr>
                <w:rFonts w:ascii="Times New Roman" w:hAnsi="Times New Roman" w:cs="Times New Roman"/>
                <w:lang w:val="en-GB"/>
              </w:rPr>
            </w:rPrChange>
          </w:rPr>
          <w:t>m</w:t>
        </w:r>
        <w:r w:rsidR="00B96937">
          <w:rPr>
            <w:rFonts w:ascii="Times New Roman" w:hAnsi="Times New Roman" w:cs="Times New Roman"/>
            <w:sz w:val="20"/>
            <w:szCs w:val="20"/>
            <w:lang w:val="en-GB"/>
          </w:rPr>
          <w:t>ight</w:t>
        </w:r>
        <w:r w:rsidR="00B96937" w:rsidRPr="007673ED">
          <w:rPr>
            <w:rFonts w:ascii="Times New Roman" w:hAnsi="Times New Roman" w:cs="Times New Roman"/>
            <w:sz w:val="20"/>
            <w:szCs w:val="20"/>
            <w:lang w:val="en-GB"/>
            <w:rPrChange w:id="1806" w:author="Abraham Isaac Jacob Gajardo Cortez (masterin)" w:date="2020-12-01T20:56:00Z">
              <w:rPr>
                <w:rFonts w:ascii="Times New Roman" w:hAnsi="Times New Roman" w:cs="Times New Roman"/>
                <w:lang w:val="en-GB"/>
              </w:rPr>
            </w:rPrChange>
          </w:rPr>
          <w:t xml:space="preserve"> </w:t>
        </w:r>
      </w:ins>
      <w:r w:rsidR="007570FD" w:rsidRPr="007673ED">
        <w:rPr>
          <w:rFonts w:ascii="Times New Roman" w:hAnsi="Times New Roman" w:cs="Times New Roman"/>
          <w:sz w:val="20"/>
          <w:szCs w:val="20"/>
          <w:lang w:val="en-GB"/>
          <w:rPrChange w:id="1807" w:author="Abraham Isaac Jacob Gajardo Cortez (masterin)" w:date="2020-12-01T20:56:00Z">
            <w:rPr>
              <w:rFonts w:ascii="Times New Roman" w:hAnsi="Times New Roman" w:cs="Times New Roman"/>
              <w:lang w:val="en-GB"/>
            </w:rPr>
          </w:rPrChange>
        </w:rPr>
        <w:t>reasonably avoi</w:t>
      </w:r>
      <w:del w:id="1808" w:author="Andrés González Santa Cruz" w:date="2020-12-03T16:03:00Z">
        <w:r w:rsidR="007570FD" w:rsidRPr="007673ED" w:rsidDel="00D41248">
          <w:rPr>
            <w:rFonts w:ascii="Times New Roman" w:hAnsi="Times New Roman" w:cs="Times New Roman"/>
            <w:sz w:val="20"/>
            <w:szCs w:val="20"/>
            <w:lang w:val="en-GB"/>
            <w:rPrChange w:id="1809" w:author="Abraham Isaac Jacob Gajardo Cortez (masterin)" w:date="2020-12-01T20:56:00Z">
              <w:rPr>
                <w:rFonts w:ascii="Times New Roman" w:hAnsi="Times New Roman" w:cs="Times New Roman"/>
                <w:lang w:val="en-GB"/>
              </w:rPr>
            </w:rPrChange>
          </w:rPr>
          <w:delText>de</w:delText>
        </w:r>
      </w:del>
      <w:r w:rsidR="007570FD" w:rsidRPr="007673ED">
        <w:rPr>
          <w:rFonts w:ascii="Times New Roman" w:hAnsi="Times New Roman" w:cs="Times New Roman"/>
          <w:sz w:val="20"/>
          <w:szCs w:val="20"/>
          <w:lang w:val="en-GB"/>
          <w:rPrChange w:id="1810" w:author="Abraham Isaac Jacob Gajardo Cortez (masterin)" w:date="2020-12-01T20:56:00Z">
            <w:rPr>
              <w:rFonts w:ascii="Times New Roman" w:hAnsi="Times New Roman" w:cs="Times New Roman"/>
              <w:lang w:val="en-GB"/>
            </w:rPr>
          </w:rPrChange>
        </w:rPr>
        <w:t>d these hospitals</w:t>
      </w:r>
      <w:ins w:id="1811" w:author="Abraham Isaac Jacob Gajardo Cortez (masterin)" w:date="2020-12-01T20:22:00Z">
        <w:r w:rsidR="00D91514" w:rsidRPr="007673ED">
          <w:rPr>
            <w:rFonts w:ascii="Times New Roman" w:hAnsi="Times New Roman" w:cs="Times New Roman"/>
            <w:sz w:val="20"/>
            <w:szCs w:val="20"/>
            <w:lang w:val="en-GB"/>
            <w:rPrChange w:id="1812" w:author="Abraham Isaac Jacob Gajardo Cortez (masterin)" w:date="2020-12-01T20:56:00Z">
              <w:rPr>
                <w:rFonts w:ascii="Times New Roman" w:hAnsi="Times New Roman" w:cs="Times New Roman"/>
                <w:lang w:val="en-GB"/>
              </w:rPr>
            </w:rPrChange>
          </w:rPr>
          <w:t xml:space="preserve"> </w:t>
        </w:r>
      </w:ins>
      <w:commentRangeStart w:id="1813"/>
      <w:ins w:id="1814" w:author="Andrés González Santa Cruz" w:date="2020-12-06T16:12:00Z">
        <w:r w:rsidR="00DB4506">
          <w:rPr>
            <w:rFonts w:ascii="Times New Roman" w:hAnsi="Times New Roman" w:cs="Times New Roman"/>
            <w:sz w:val="20"/>
            <w:szCs w:val="20"/>
            <w:highlight w:val="yellow"/>
            <w:lang w:val="en-GB"/>
          </w:rPr>
          <w:fldChar w:fldCharType="begin"/>
        </w:r>
      </w:ins>
      <w:r w:rsidR="00DB4506">
        <w:rPr>
          <w:rFonts w:ascii="Times New Roman" w:hAnsi="Times New Roman" w:cs="Times New Roman"/>
          <w:sz w:val="20"/>
          <w:szCs w:val="20"/>
          <w:highlight w:val="yellow"/>
          <w:lang w:val="en-GB"/>
        </w:rPr>
        <w:instrText xml:space="preserve"> ADDIN EN.CITE &lt;EndNote&gt;&lt;Cite&gt;&lt;Author&gt;Robertson&lt;/Author&gt;&lt;Year&gt;2014&lt;/Year&gt;&lt;RecNum&gt;28&lt;/RecNum&gt;&lt;DisplayText&gt;[15]&lt;/DisplayText&gt;&lt;record&gt;&lt;rec-number&gt;28&lt;/rec-number&gt;&lt;foreign-keys&gt;&lt;key app="EN" db-id="29zseaxacpxtd5esttl5ptxbp9ffvfp00vav" timestamp="1607205627"&gt;28&lt;/key&gt;&lt;/foreign-keys&gt;&lt;ref-type name="Journal Article"&gt;17&lt;/ref-type&gt;&lt;contributors&gt;&lt;authors&gt;&lt;author&gt;Robertson, E.&lt;/author&gt;&lt;/authors&gt;&lt;/contributors&gt;&lt;titles&gt;&lt;title&gt;Venezuelan unrest increases pressure on health services&lt;/title&gt;&lt;secondary-title&gt;Lancet&lt;/secondary-title&gt;&lt;/titles&gt;&lt;periodical&gt;&lt;full-title&gt;Lancet&lt;/full-title&gt;&lt;/periodical&gt;&lt;pages&gt;942&lt;/pages&gt;&lt;volume&gt;383&lt;/volume&gt;&lt;number&gt;9921&lt;/number&gt;&lt;edition&gt;2014/03/19&lt;/edition&gt;&lt;keywords&gt;&lt;keyword&gt;*Civil Disorders&lt;/keyword&gt;&lt;keyword&gt;Delivery of Health Care/standards&lt;/keyword&gt;&lt;keyword&gt;Health Services/*standards&lt;/keyword&gt;&lt;keyword&gt;Humans&lt;/keyword&gt;&lt;keyword&gt;Pharmaceutical Preparations/supply &amp;amp; distribution&lt;/keyword&gt;&lt;keyword&gt;Venezuela&lt;/keyword&gt;&lt;/keywords&gt;&lt;dates&gt;&lt;year&gt;2014&lt;/year&gt;&lt;pub-dates&gt;&lt;date&gt;Mar 15&lt;/date&gt;&lt;/pub-dates&gt;&lt;/dates&gt;&lt;isbn&gt;0140-6736&lt;/isbn&gt;&lt;accession-num&gt;24639992&lt;/accession-num&gt;&lt;urls&gt;&lt;/urls&gt;&lt;electronic-resource-num&gt;10.1016/s0140-6736(14)60467-0&lt;/electronic-resource-num&gt;&lt;remote-database-provider&gt;NLM&lt;/remote-database-provider&gt;&lt;language&gt;eng&lt;/language&gt;&lt;/record&gt;&lt;/Cite&gt;&lt;/EndNote&gt;</w:instrText>
      </w:r>
      <w:ins w:id="1815" w:author="Andrés González Santa Cruz" w:date="2020-12-06T16:12:00Z">
        <w:r w:rsidR="00DB4506">
          <w:rPr>
            <w:rFonts w:ascii="Times New Roman" w:hAnsi="Times New Roman" w:cs="Times New Roman"/>
            <w:sz w:val="20"/>
            <w:szCs w:val="20"/>
            <w:highlight w:val="yellow"/>
            <w:lang w:val="en-GB"/>
          </w:rPr>
          <w:fldChar w:fldCharType="separate"/>
        </w:r>
      </w:ins>
      <w:r w:rsidR="00DB4506">
        <w:rPr>
          <w:rFonts w:ascii="Times New Roman" w:hAnsi="Times New Roman" w:cs="Times New Roman"/>
          <w:noProof/>
          <w:sz w:val="20"/>
          <w:szCs w:val="20"/>
          <w:highlight w:val="yellow"/>
          <w:lang w:val="en-GB"/>
        </w:rPr>
        <w:t>[15]</w:t>
      </w:r>
      <w:ins w:id="1816" w:author="Andrés González Santa Cruz" w:date="2020-12-06T16:12:00Z">
        <w:r w:rsidR="00DB4506">
          <w:rPr>
            <w:rFonts w:ascii="Times New Roman" w:hAnsi="Times New Roman" w:cs="Times New Roman"/>
            <w:sz w:val="20"/>
            <w:szCs w:val="20"/>
            <w:highlight w:val="yellow"/>
            <w:lang w:val="en-GB"/>
          </w:rPr>
          <w:fldChar w:fldCharType="end"/>
        </w:r>
        <w:commentRangeEnd w:id="1813"/>
        <w:r w:rsidR="00DB4506">
          <w:rPr>
            <w:rStyle w:val="Refdecomentario"/>
          </w:rPr>
          <w:commentReference w:id="1813"/>
        </w:r>
      </w:ins>
      <w:ins w:id="1817" w:author="Abraham Isaac Jacob Gajardo Cortez (masterin)" w:date="2020-12-01T20:22:00Z">
        <w:del w:id="1818" w:author="Andrés González Santa Cruz" w:date="2020-12-06T16:12:00Z">
          <w:r w:rsidR="00D91514" w:rsidRPr="002A2497" w:rsidDel="00DB4506">
            <w:rPr>
              <w:rFonts w:ascii="Times New Roman" w:hAnsi="Times New Roman" w:cs="Times New Roman"/>
              <w:sz w:val="20"/>
              <w:szCs w:val="20"/>
              <w:highlight w:val="green"/>
              <w:lang w:val="en-GB"/>
              <w:rPrChange w:id="1819" w:author="Andrés González Santa Cruz" w:date="2020-12-05T12:40:00Z">
                <w:rPr>
                  <w:rFonts w:ascii="Times New Roman" w:hAnsi="Times New Roman" w:cs="Times New Roman"/>
                  <w:lang w:val="en-GB"/>
                </w:rPr>
              </w:rPrChange>
            </w:rPr>
            <w:delText>[REF]</w:delText>
          </w:r>
        </w:del>
      </w:ins>
      <w:ins w:id="1820" w:author="Abraham Isaac Jacob Gajardo Cortez (masterin)" w:date="2020-12-01T20:28:00Z">
        <w:del w:id="1821" w:author="Andrés González Santa Cruz" w:date="2020-12-03T16:03:00Z">
          <w:r w:rsidR="00D91514" w:rsidRPr="007673ED" w:rsidDel="00D41248">
            <w:rPr>
              <w:rFonts w:ascii="Times New Roman" w:hAnsi="Times New Roman" w:cs="Times New Roman"/>
              <w:sz w:val="20"/>
              <w:szCs w:val="20"/>
              <w:lang w:val="en-GB"/>
              <w:rPrChange w:id="1822" w:author="Abraham Isaac Jacob Gajardo Cortez (masterin)" w:date="2020-12-01T20:56:00Z">
                <w:rPr>
                  <w:rFonts w:ascii="Times New Roman" w:hAnsi="Times New Roman" w:cs="Times New Roman"/>
                  <w:lang w:val="en-GB"/>
                </w:rPr>
              </w:rPrChange>
            </w:rPr>
            <w:delText>,</w:delText>
          </w:r>
        </w:del>
      </w:ins>
      <w:ins w:id="1823" w:author="Andrés González Santa Cruz" w:date="2020-12-03T16:03:00Z">
        <w:r w:rsidR="00D41248">
          <w:rPr>
            <w:rFonts w:ascii="Times New Roman" w:hAnsi="Times New Roman" w:cs="Times New Roman"/>
            <w:sz w:val="20"/>
            <w:szCs w:val="20"/>
            <w:lang w:val="en-GB"/>
          </w:rPr>
          <w:t>;</w:t>
        </w:r>
      </w:ins>
      <w:ins w:id="1824" w:author="Abraham Isaac Jacob Gajardo Cortez (masterin)" w:date="2020-12-01T20:28:00Z">
        <w:r w:rsidR="00D91514" w:rsidRPr="007673ED">
          <w:rPr>
            <w:rFonts w:ascii="Times New Roman" w:hAnsi="Times New Roman" w:cs="Times New Roman"/>
            <w:sz w:val="20"/>
            <w:szCs w:val="20"/>
            <w:lang w:val="en-GB"/>
            <w:rPrChange w:id="1825" w:author="Abraham Isaac Jacob Gajardo Cortez (masterin)" w:date="2020-12-01T20:56:00Z">
              <w:rPr>
                <w:rFonts w:ascii="Times New Roman" w:hAnsi="Times New Roman" w:cs="Times New Roman"/>
                <w:lang w:val="en-GB"/>
              </w:rPr>
            </w:rPrChange>
          </w:rPr>
          <w:t xml:space="preserve"> nevertheless, </w:t>
        </w:r>
      </w:ins>
      <w:ins w:id="1826" w:author="Abraham Isaac Jacob Gajardo Cortez (masterin)" w:date="2020-12-01T20:29:00Z">
        <w:r w:rsidR="00D91514" w:rsidRPr="007673ED">
          <w:rPr>
            <w:rFonts w:ascii="Times New Roman" w:hAnsi="Times New Roman" w:cs="Times New Roman"/>
            <w:sz w:val="20"/>
            <w:szCs w:val="20"/>
            <w:lang w:val="en-GB"/>
            <w:rPrChange w:id="1827" w:author="Abraham Isaac Jacob Gajardo Cortez (masterin)" w:date="2020-12-01T20:56:00Z">
              <w:rPr>
                <w:rFonts w:ascii="Times New Roman" w:hAnsi="Times New Roman" w:cs="Times New Roman"/>
                <w:lang w:val="en-GB"/>
              </w:rPr>
            </w:rPrChange>
          </w:rPr>
          <w:t xml:space="preserve">incident </w:t>
        </w:r>
        <w:r w:rsidR="00D91514" w:rsidRPr="007673ED">
          <w:rPr>
            <w:rFonts w:ascii="Times New Roman" w:hAnsi="Times New Roman" w:cs="Times New Roman"/>
            <w:sz w:val="20"/>
            <w:szCs w:val="20"/>
            <w:lang w:val="en-GB"/>
            <w:rPrChange w:id="1828" w:author="Abraham Isaac Jacob Gajardo Cortez (masterin)" w:date="2020-12-01T20:56:00Z">
              <w:rPr>
                <w:rFonts w:ascii="Times New Roman" w:hAnsi="Times New Roman" w:cs="Times New Roman"/>
                <w:lang w:val="en-GB"/>
              </w:rPr>
            </w:rPrChange>
          </w:rPr>
          <w:lastRenderedPageBreak/>
          <w:t xml:space="preserve">cases could also </w:t>
        </w:r>
        <w:del w:id="1829" w:author="Andrés González Santa Cruz" w:date="2020-12-03T16:03:00Z">
          <w:r w:rsidR="00D91514" w:rsidRPr="007673ED" w:rsidDel="00D41248">
            <w:rPr>
              <w:rFonts w:ascii="Times New Roman" w:hAnsi="Times New Roman" w:cs="Times New Roman"/>
              <w:sz w:val="20"/>
              <w:szCs w:val="20"/>
              <w:lang w:val="en-GB"/>
              <w:rPrChange w:id="1830" w:author="Abraham Isaac Jacob Gajardo Cortez (masterin)" w:date="2020-12-01T20:56:00Z">
                <w:rPr>
                  <w:rFonts w:ascii="Times New Roman" w:hAnsi="Times New Roman" w:cs="Times New Roman"/>
                  <w:lang w:val="en-GB"/>
                </w:rPr>
              </w:rPrChange>
            </w:rPr>
            <w:delText>acco</w:delText>
          </w:r>
        </w:del>
      </w:ins>
      <w:ins w:id="1831" w:author="Andrés González Santa Cruz" w:date="2020-12-03T16:03:00Z">
        <w:r w:rsidR="00D41248">
          <w:rPr>
            <w:rFonts w:ascii="Times New Roman" w:hAnsi="Times New Roman" w:cs="Times New Roman"/>
            <w:sz w:val="20"/>
            <w:szCs w:val="20"/>
            <w:lang w:val="en-GB"/>
          </w:rPr>
          <w:t>occ</w:t>
        </w:r>
      </w:ins>
      <w:ins w:id="1832" w:author="Abraham Isaac Jacob Gajardo Cortez (masterin)" w:date="2020-12-01T20:29:00Z">
        <w:r w:rsidR="00D91514" w:rsidRPr="007673ED">
          <w:rPr>
            <w:rFonts w:ascii="Times New Roman" w:hAnsi="Times New Roman" w:cs="Times New Roman"/>
            <w:sz w:val="20"/>
            <w:szCs w:val="20"/>
            <w:lang w:val="en-GB"/>
            <w:rPrChange w:id="1833" w:author="Abraham Isaac Jacob Gajardo Cortez (masterin)" w:date="2020-12-01T20:56:00Z">
              <w:rPr>
                <w:rFonts w:ascii="Times New Roman" w:hAnsi="Times New Roman" w:cs="Times New Roman"/>
                <w:lang w:val="en-GB"/>
              </w:rPr>
            </w:rPrChange>
          </w:rPr>
          <w:t>ur because</w:t>
        </w:r>
      </w:ins>
      <w:ins w:id="1834" w:author="Andrés González Santa Cruz" w:date="2020-12-03T16:03:00Z">
        <w:r w:rsidR="00D41248">
          <w:rPr>
            <w:rFonts w:ascii="Times New Roman" w:hAnsi="Times New Roman" w:cs="Times New Roman"/>
            <w:sz w:val="20"/>
            <w:szCs w:val="20"/>
            <w:lang w:val="en-GB"/>
          </w:rPr>
          <w:t xml:space="preserve"> of</w:t>
        </w:r>
      </w:ins>
      <w:ins w:id="1835" w:author="Abraham Isaac Jacob Gajardo Cortez (masterin)" w:date="2020-12-01T20:29:00Z">
        <w:r w:rsidR="00D91514" w:rsidRPr="007673ED">
          <w:rPr>
            <w:rFonts w:ascii="Times New Roman" w:hAnsi="Times New Roman" w:cs="Times New Roman"/>
            <w:sz w:val="20"/>
            <w:szCs w:val="20"/>
            <w:lang w:val="en-GB"/>
            <w:rPrChange w:id="1836" w:author="Abraham Isaac Jacob Gajardo Cortez (masterin)" w:date="2020-12-01T20:56:00Z">
              <w:rPr>
                <w:rFonts w:ascii="Times New Roman" w:hAnsi="Times New Roman" w:cs="Times New Roman"/>
                <w:lang w:val="en-GB"/>
              </w:rPr>
            </w:rPrChange>
          </w:rPr>
          <w:t xml:space="preserve"> conf</w:t>
        </w:r>
        <w:del w:id="1837" w:author="Andrés González Santa Cruz" w:date="2020-12-03T16:03:00Z">
          <w:r w:rsidR="00D91514" w:rsidRPr="007673ED" w:rsidDel="00D41248">
            <w:rPr>
              <w:rFonts w:ascii="Times New Roman" w:hAnsi="Times New Roman" w:cs="Times New Roman"/>
              <w:sz w:val="20"/>
              <w:szCs w:val="20"/>
              <w:lang w:val="en-GB"/>
              <w:rPrChange w:id="1838" w:author="Abraham Isaac Jacob Gajardo Cortez (masterin)" w:date="2020-12-01T20:56:00Z">
                <w:rPr>
                  <w:rFonts w:ascii="Times New Roman" w:hAnsi="Times New Roman" w:cs="Times New Roman"/>
                  <w:lang w:val="en-GB"/>
                </w:rPr>
              </w:rPrChange>
            </w:rPr>
            <w:delText>o</w:delText>
          </w:r>
        </w:del>
      </w:ins>
      <w:ins w:id="1839" w:author="Abraham Isaac Jacob Gajardo Cortez (masterin)" w:date="2020-12-01T20:30:00Z">
        <w:del w:id="1840" w:author="Andrés González Santa Cruz" w:date="2020-12-03T16:03:00Z">
          <w:r w:rsidR="00D91514" w:rsidRPr="007673ED" w:rsidDel="00D41248">
            <w:rPr>
              <w:rFonts w:ascii="Times New Roman" w:hAnsi="Times New Roman" w:cs="Times New Roman"/>
              <w:sz w:val="20"/>
              <w:szCs w:val="20"/>
              <w:lang w:val="en-GB"/>
              <w:rPrChange w:id="1841" w:author="Abraham Isaac Jacob Gajardo Cortez (masterin)" w:date="2020-12-01T20:56:00Z">
                <w:rPr>
                  <w:rFonts w:ascii="Times New Roman" w:hAnsi="Times New Roman" w:cs="Times New Roman"/>
                  <w:lang w:val="en-GB"/>
                </w:rPr>
              </w:rPrChange>
            </w:rPr>
            <w:delText>ntr</w:delText>
          </w:r>
        </w:del>
      </w:ins>
      <w:ins w:id="1842" w:author="Andrés González Santa Cruz" w:date="2020-12-03T16:03:00Z">
        <w:r w:rsidR="00D41248">
          <w:rPr>
            <w:rFonts w:ascii="Times New Roman" w:hAnsi="Times New Roman" w:cs="Times New Roman"/>
            <w:sz w:val="20"/>
            <w:szCs w:val="20"/>
            <w:lang w:val="en-GB"/>
          </w:rPr>
          <w:t>ront</w:t>
        </w:r>
      </w:ins>
      <w:ins w:id="1843" w:author="Abraham Isaac Jacob Gajardo Cortez (masterin)" w:date="2020-12-01T20:30:00Z">
        <w:r w:rsidR="00D91514" w:rsidRPr="007673ED">
          <w:rPr>
            <w:rFonts w:ascii="Times New Roman" w:hAnsi="Times New Roman" w:cs="Times New Roman"/>
            <w:sz w:val="20"/>
            <w:szCs w:val="20"/>
            <w:lang w:val="en-GB"/>
            <w:rPrChange w:id="1844" w:author="Abraham Isaac Jacob Gajardo Cortez (masterin)" w:date="2020-12-01T20:56:00Z">
              <w:rPr>
                <w:rFonts w:ascii="Times New Roman" w:hAnsi="Times New Roman" w:cs="Times New Roman"/>
                <w:lang w:val="en-GB"/>
              </w:rPr>
            </w:rPrChange>
          </w:rPr>
          <w:t>ations and mass-control</w:t>
        </w:r>
      </w:ins>
      <w:r w:rsidR="007570FD" w:rsidRPr="007673ED">
        <w:rPr>
          <w:rFonts w:ascii="Times New Roman" w:hAnsi="Times New Roman" w:cs="Times New Roman"/>
          <w:sz w:val="20"/>
          <w:szCs w:val="20"/>
          <w:lang w:val="en-GB"/>
          <w:rPrChange w:id="1845" w:author="Abraham Isaac Jacob Gajardo Cortez (masterin)" w:date="2020-12-01T20:56:00Z">
            <w:rPr>
              <w:rFonts w:ascii="Times New Roman" w:hAnsi="Times New Roman" w:cs="Times New Roman"/>
              <w:lang w:val="en-GB"/>
            </w:rPr>
          </w:rPrChange>
        </w:rPr>
        <w:t xml:space="preserve">. </w:t>
      </w:r>
      <w:ins w:id="1846" w:author="Abraham Isaac Jacob Gajardo Cortez (masterin)" w:date="2020-12-01T20:14:00Z">
        <w:r w:rsidRPr="007673ED">
          <w:rPr>
            <w:rFonts w:ascii="Times New Roman" w:hAnsi="Times New Roman" w:cs="Times New Roman"/>
            <w:sz w:val="20"/>
            <w:szCs w:val="20"/>
            <w:lang w:val="en-GB"/>
            <w:rPrChange w:id="1847" w:author="Abraham Isaac Jacob Gajardo Cortez (masterin)" w:date="2020-12-01T20:56:00Z">
              <w:rPr>
                <w:rFonts w:ascii="Times New Roman" w:hAnsi="Times New Roman" w:cs="Times New Roman"/>
                <w:lang w:val="en-GB"/>
              </w:rPr>
            </w:rPrChange>
          </w:rPr>
          <w:t>Although our results did not show a</w:t>
        </w:r>
      </w:ins>
      <w:ins w:id="1848" w:author="Abraham Isaac Jacob Gajardo Cortez (masterin)" w:date="2020-12-01T20:30:00Z">
        <w:r w:rsidR="00D91514" w:rsidRPr="007673ED">
          <w:rPr>
            <w:rFonts w:ascii="Times New Roman" w:hAnsi="Times New Roman" w:cs="Times New Roman"/>
            <w:sz w:val="20"/>
            <w:szCs w:val="20"/>
            <w:lang w:val="en-GB"/>
            <w:rPrChange w:id="1849" w:author="Abraham Isaac Jacob Gajardo Cortez (masterin)" w:date="2020-12-01T20:56:00Z">
              <w:rPr>
                <w:rFonts w:ascii="Times New Roman" w:hAnsi="Times New Roman" w:cs="Times New Roman"/>
                <w:lang w:val="en-GB"/>
              </w:rPr>
            </w:rPrChange>
          </w:rPr>
          <w:t>ny statis</w:t>
        </w:r>
      </w:ins>
      <w:ins w:id="1850" w:author="Andrés González Santa Cruz" w:date="2020-12-03T16:03:00Z">
        <w:r w:rsidR="00D41248">
          <w:rPr>
            <w:rFonts w:ascii="Times New Roman" w:hAnsi="Times New Roman" w:cs="Times New Roman"/>
            <w:sz w:val="20"/>
            <w:szCs w:val="20"/>
            <w:lang w:val="en-GB"/>
          </w:rPr>
          <w:t>ti</w:t>
        </w:r>
      </w:ins>
      <w:ins w:id="1851" w:author="Abraham Isaac Jacob Gajardo Cortez (masterin)" w:date="2020-12-01T20:30:00Z">
        <w:r w:rsidR="00D91514" w:rsidRPr="007673ED">
          <w:rPr>
            <w:rFonts w:ascii="Times New Roman" w:hAnsi="Times New Roman" w:cs="Times New Roman"/>
            <w:sz w:val="20"/>
            <w:szCs w:val="20"/>
            <w:lang w:val="en-GB"/>
            <w:rPrChange w:id="1852" w:author="Abraham Isaac Jacob Gajardo Cortez (masterin)" w:date="2020-12-01T20:56:00Z">
              <w:rPr>
                <w:rFonts w:ascii="Times New Roman" w:hAnsi="Times New Roman" w:cs="Times New Roman"/>
                <w:lang w:val="en-GB"/>
              </w:rPr>
            </w:rPrChange>
          </w:rPr>
          <w:t xml:space="preserve">cal effect on </w:t>
        </w:r>
      </w:ins>
      <w:ins w:id="1853" w:author="Abraham Isaac Jacob Gajardo Cortez (masterin)" w:date="2020-12-01T20:14:00Z">
        <w:r w:rsidRPr="007673ED">
          <w:rPr>
            <w:rFonts w:ascii="Times New Roman" w:hAnsi="Times New Roman" w:cs="Times New Roman"/>
            <w:sz w:val="20"/>
            <w:szCs w:val="20"/>
            <w:lang w:val="en-GB"/>
            <w:rPrChange w:id="1854" w:author="Abraham Isaac Jacob Gajardo Cortez (masterin)" w:date="2020-12-01T20:56:00Z">
              <w:rPr>
                <w:rFonts w:ascii="Times New Roman" w:hAnsi="Times New Roman" w:cs="Times New Roman"/>
                <w:lang w:val="en-GB"/>
              </w:rPr>
            </w:rPrChange>
          </w:rPr>
          <w:t>the number of ED consultations</w:t>
        </w:r>
      </w:ins>
      <w:ins w:id="1855" w:author="Abraham Isaac Jacob Gajardo Cortez (masterin)" w:date="2020-12-01T20:15:00Z">
        <w:r w:rsidRPr="007673ED">
          <w:rPr>
            <w:rFonts w:ascii="Times New Roman" w:hAnsi="Times New Roman" w:cs="Times New Roman"/>
            <w:sz w:val="20"/>
            <w:szCs w:val="20"/>
            <w:lang w:val="en-GB"/>
            <w:rPrChange w:id="1856" w:author="Abraham Isaac Jacob Gajardo Cortez (masterin)" w:date="2020-12-01T20:56:00Z">
              <w:rPr>
                <w:rFonts w:ascii="Times New Roman" w:hAnsi="Times New Roman" w:cs="Times New Roman"/>
                <w:lang w:val="en-GB"/>
              </w:rPr>
            </w:rPrChange>
          </w:rPr>
          <w:t xml:space="preserve"> (Table 1), the absolute effect occurred in the expected direction</w:t>
        </w:r>
      </w:ins>
      <w:ins w:id="1857" w:author="Abraham Isaac Jacob Gajardo Cortez (masterin)" w:date="2020-12-01T20:31:00Z">
        <w:r w:rsidR="00D91514" w:rsidRPr="007673ED">
          <w:rPr>
            <w:rFonts w:ascii="Times New Roman" w:hAnsi="Times New Roman" w:cs="Times New Roman"/>
            <w:sz w:val="20"/>
            <w:szCs w:val="20"/>
            <w:lang w:val="en-GB"/>
            <w:rPrChange w:id="1858" w:author="Abraham Isaac Jacob Gajardo Cortez (masterin)" w:date="2020-12-01T20:56:00Z">
              <w:rPr>
                <w:rFonts w:ascii="Times New Roman" w:hAnsi="Times New Roman" w:cs="Times New Roman"/>
                <w:lang w:val="en-GB"/>
              </w:rPr>
            </w:rPrChange>
          </w:rPr>
          <w:t xml:space="preserve"> (</w:t>
        </w:r>
      </w:ins>
      <w:ins w:id="1859" w:author="Abraham Isaac Jacob Gajardo Cortez (masterin)" w:date="2020-12-01T22:03:00Z">
        <w:r w:rsidR="00A9395F">
          <w:rPr>
            <w:rFonts w:ascii="Times New Roman" w:hAnsi="Times New Roman" w:cs="Times New Roman"/>
            <w:sz w:val="20"/>
            <w:szCs w:val="20"/>
            <w:lang w:val="en-GB"/>
          </w:rPr>
          <w:t>Figures 2 and 3</w:t>
        </w:r>
      </w:ins>
      <w:ins w:id="1860" w:author="Abraham Isaac Jacob Gajardo Cortez (masterin)" w:date="2020-12-01T20:31:00Z">
        <w:r w:rsidR="00D91514" w:rsidRPr="007673ED">
          <w:rPr>
            <w:rFonts w:ascii="Times New Roman" w:hAnsi="Times New Roman" w:cs="Times New Roman"/>
            <w:sz w:val="20"/>
            <w:szCs w:val="20"/>
            <w:lang w:val="en-GB"/>
            <w:rPrChange w:id="1861" w:author="Abraham Isaac Jacob Gajardo Cortez (masterin)" w:date="2020-12-01T20:56:00Z">
              <w:rPr>
                <w:rFonts w:ascii="Times New Roman" w:hAnsi="Times New Roman" w:cs="Times New Roman"/>
                <w:lang w:val="en-GB"/>
              </w:rPr>
            </w:rPrChange>
          </w:rPr>
          <w:t>)</w:t>
        </w:r>
      </w:ins>
      <w:ins w:id="1862" w:author="Abraham Isaac Jacob Gajardo Cortez (masterin)" w:date="2020-12-01T20:15:00Z">
        <w:r w:rsidRPr="007673ED">
          <w:rPr>
            <w:rFonts w:ascii="Times New Roman" w:hAnsi="Times New Roman" w:cs="Times New Roman"/>
            <w:sz w:val="20"/>
            <w:szCs w:val="20"/>
            <w:lang w:val="en-GB"/>
            <w:rPrChange w:id="1863" w:author="Abraham Isaac Jacob Gajardo Cortez (masterin)" w:date="2020-12-01T20:56:00Z">
              <w:rPr>
                <w:rFonts w:ascii="Times New Roman" w:hAnsi="Times New Roman" w:cs="Times New Roman"/>
                <w:lang w:val="en-GB"/>
              </w:rPr>
            </w:rPrChange>
          </w:rPr>
          <w:t>.</w:t>
        </w:r>
      </w:ins>
      <w:ins w:id="1864" w:author="Abraham Isaac Jacob Gajardo Cortez (masterin)" w:date="2020-12-01T20:17:00Z">
        <w:r w:rsidRPr="007673ED">
          <w:rPr>
            <w:rFonts w:ascii="Times New Roman" w:hAnsi="Times New Roman" w:cs="Times New Roman"/>
            <w:sz w:val="20"/>
            <w:szCs w:val="20"/>
            <w:lang w:val="en-GB"/>
            <w:rPrChange w:id="1865" w:author="Abraham Isaac Jacob Gajardo Cortez (masterin)" w:date="2020-12-01T20:56:00Z">
              <w:rPr>
                <w:rFonts w:ascii="Times New Roman" w:hAnsi="Times New Roman" w:cs="Times New Roman"/>
                <w:lang w:val="en-GB"/>
              </w:rPr>
            </w:rPrChange>
          </w:rPr>
          <w:t xml:space="preserve"> </w:t>
        </w:r>
      </w:ins>
      <w:r w:rsidR="006509EA" w:rsidRPr="007673ED">
        <w:rPr>
          <w:rFonts w:ascii="Times New Roman" w:hAnsi="Times New Roman" w:cs="Times New Roman"/>
          <w:sz w:val="20"/>
          <w:szCs w:val="20"/>
          <w:lang w:val="en-GB"/>
          <w:rPrChange w:id="1866" w:author="Abraham Isaac Jacob Gajardo Cortez (masterin)" w:date="2020-12-01T20:56:00Z">
            <w:rPr>
              <w:rFonts w:ascii="Times New Roman" w:hAnsi="Times New Roman" w:cs="Times New Roman"/>
              <w:lang w:val="en-GB"/>
            </w:rPr>
          </w:rPrChange>
        </w:rPr>
        <w:t>During confrontations</w:t>
      </w:r>
      <w:ins w:id="1867" w:author="Abraham Isaac Jacob Gajardo Cortez (masterin)" w:date="2020-12-01T20:15:00Z">
        <w:r w:rsidRPr="007673ED">
          <w:rPr>
            <w:rFonts w:ascii="Times New Roman" w:hAnsi="Times New Roman" w:cs="Times New Roman"/>
            <w:sz w:val="20"/>
            <w:szCs w:val="20"/>
            <w:lang w:val="en-GB"/>
            <w:rPrChange w:id="1868" w:author="Abraham Isaac Jacob Gajardo Cortez (masterin)" w:date="2020-12-01T20:56:00Z">
              <w:rPr>
                <w:rFonts w:ascii="Times New Roman" w:hAnsi="Times New Roman" w:cs="Times New Roman"/>
                <w:lang w:val="en-GB"/>
              </w:rPr>
            </w:rPrChange>
          </w:rPr>
          <w:t xml:space="preserve"> </w:t>
        </w:r>
      </w:ins>
      <w:ins w:id="1869" w:author="Abraham Isaac Jacob Gajardo Cortez (masterin)" w:date="2020-12-01T20:17:00Z">
        <w:r w:rsidRPr="007673ED">
          <w:rPr>
            <w:rFonts w:ascii="Times New Roman" w:hAnsi="Times New Roman" w:cs="Times New Roman"/>
            <w:sz w:val="20"/>
            <w:szCs w:val="20"/>
            <w:lang w:val="en-GB"/>
            <w:rPrChange w:id="1870" w:author="Abraham Isaac Jacob Gajardo Cortez (masterin)" w:date="2020-12-01T20:56:00Z">
              <w:rPr>
                <w:rFonts w:ascii="Times New Roman" w:hAnsi="Times New Roman" w:cs="Times New Roman"/>
                <w:lang w:val="en-GB"/>
              </w:rPr>
            </w:rPrChange>
          </w:rPr>
          <w:t xml:space="preserve">observed between </w:t>
        </w:r>
      </w:ins>
      <w:ins w:id="1871" w:author="Abraham Isaac Jacob Gajardo Cortez (masterin)" w:date="2020-12-01T20:15:00Z">
        <w:r w:rsidRPr="007673ED">
          <w:rPr>
            <w:rFonts w:ascii="Times New Roman" w:hAnsi="Times New Roman" w:cs="Times New Roman"/>
            <w:sz w:val="20"/>
            <w:szCs w:val="20"/>
            <w:lang w:val="en-GB"/>
            <w:rPrChange w:id="1872" w:author="Abraham Isaac Jacob Gajardo Cortez (masterin)" w:date="2020-12-01T20:56:00Z">
              <w:rPr>
                <w:rFonts w:ascii="Times New Roman" w:hAnsi="Times New Roman" w:cs="Times New Roman"/>
                <w:lang w:val="en-GB"/>
              </w:rPr>
            </w:rPrChange>
          </w:rPr>
          <w:t>some civil</w:t>
        </w:r>
      </w:ins>
      <w:ins w:id="1873" w:author="Andrés González Santa Cruz" w:date="2020-12-03T16:03:00Z">
        <w:r w:rsidR="00D41248">
          <w:rPr>
            <w:rFonts w:ascii="Times New Roman" w:hAnsi="Times New Roman" w:cs="Times New Roman"/>
            <w:sz w:val="20"/>
            <w:szCs w:val="20"/>
            <w:lang w:val="en-GB"/>
          </w:rPr>
          <w:t>ian</w:t>
        </w:r>
      </w:ins>
      <w:ins w:id="1874" w:author="Abraham Isaac Jacob Gajardo Cortez (masterin)" w:date="2020-12-01T20:15:00Z">
        <w:r w:rsidRPr="007673ED">
          <w:rPr>
            <w:rFonts w:ascii="Times New Roman" w:hAnsi="Times New Roman" w:cs="Times New Roman"/>
            <w:sz w:val="20"/>
            <w:szCs w:val="20"/>
            <w:lang w:val="en-GB"/>
            <w:rPrChange w:id="1875" w:author="Abraham Isaac Jacob Gajardo Cortez (masterin)" w:date="2020-12-01T20:56:00Z">
              <w:rPr>
                <w:rFonts w:ascii="Times New Roman" w:hAnsi="Times New Roman" w:cs="Times New Roman"/>
                <w:lang w:val="en-GB"/>
              </w:rPr>
            </w:rPrChange>
          </w:rPr>
          <w:t xml:space="preserve">s </w:t>
        </w:r>
      </w:ins>
      <w:ins w:id="1876" w:author="Abraham Isaac Jacob Gajardo Cortez (masterin)" w:date="2020-12-01T20:17:00Z">
        <w:r w:rsidRPr="007673ED">
          <w:rPr>
            <w:rFonts w:ascii="Times New Roman" w:hAnsi="Times New Roman" w:cs="Times New Roman"/>
            <w:sz w:val="20"/>
            <w:szCs w:val="20"/>
            <w:lang w:val="en-GB"/>
            <w:rPrChange w:id="1877" w:author="Abraham Isaac Jacob Gajardo Cortez (masterin)" w:date="2020-12-01T20:56:00Z">
              <w:rPr>
                <w:rFonts w:ascii="Times New Roman" w:hAnsi="Times New Roman" w:cs="Times New Roman"/>
                <w:lang w:val="en-GB"/>
              </w:rPr>
            </w:rPrChange>
          </w:rPr>
          <w:t>and poli</w:t>
        </w:r>
      </w:ins>
      <w:ins w:id="1878" w:author="Abraham Isaac Jacob Gajardo Cortez (masterin)" w:date="2020-12-01T20:18:00Z">
        <w:r w:rsidRPr="007673ED">
          <w:rPr>
            <w:rFonts w:ascii="Times New Roman" w:hAnsi="Times New Roman" w:cs="Times New Roman"/>
            <w:sz w:val="20"/>
            <w:szCs w:val="20"/>
            <w:lang w:val="en-GB"/>
            <w:rPrChange w:id="1879" w:author="Abraham Isaac Jacob Gajardo Cortez (masterin)" w:date="2020-12-01T20:56:00Z">
              <w:rPr>
                <w:rFonts w:ascii="Times New Roman" w:hAnsi="Times New Roman" w:cs="Times New Roman"/>
                <w:lang w:val="en-GB"/>
              </w:rPr>
            </w:rPrChange>
          </w:rPr>
          <w:t>cemen/soldiers</w:t>
        </w:r>
      </w:ins>
      <w:r w:rsidR="006509EA" w:rsidRPr="007673ED">
        <w:rPr>
          <w:rFonts w:ascii="Times New Roman" w:hAnsi="Times New Roman" w:cs="Times New Roman"/>
          <w:sz w:val="20"/>
          <w:szCs w:val="20"/>
          <w:lang w:val="en-GB"/>
          <w:rPrChange w:id="1880" w:author="Abraham Isaac Jacob Gajardo Cortez (masterin)" w:date="2020-12-01T20:56:00Z">
            <w:rPr>
              <w:rFonts w:ascii="Times New Roman" w:hAnsi="Times New Roman" w:cs="Times New Roman"/>
              <w:lang w:val="en-GB"/>
            </w:rPr>
          </w:rPrChange>
        </w:rPr>
        <w:t xml:space="preserve">, most minor and mild injuries were treated </w:t>
      </w:r>
      <w:del w:id="1881" w:author="Andrés González Santa Cruz" w:date="2020-12-08T10:07:00Z">
        <w:r w:rsidR="006509EA" w:rsidRPr="007673ED" w:rsidDel="00B96937">
          <w:rPr>
            <w:rFonts w:ascii="Times New Roman" w:hAnsi="Times New Roman" w:cs="Times New Roman"/>
            <w:sz w:val="20"/>
            <w:szCs w:val="20"/>
            <w:lang w:val="en-GB"/>
            <w:rPrChange w:id="1882" w:author="Abraham Isaac Jacob Gajardo Cortez (masterin)" w:date="2020-12-01T20:56:00Z">
              <w:rPr>
                <w:rFonts w:ascii="Times New Roman" w:hAnsi="Times New Roman" w:cs="Times New Roman"/>
                <w:lang w:val="en-GB"/>
              </w:rPr>
            </w:rPrChange>
          </w:rPr>
          <w:delText>in</w:delText>
        </w:r>
      </w:del>
      <w:ins w:id="1883" w:author="Andrés González Santa Cruz" w:date="2020-12-08T10:07:00Z">
        <w:r w:rsidR="00B96937">
          <w:rPr>
            <w:rFonts w:ascii="Times New Roman" w:hAnsi="Times New Roman" w:cs="Times New Roman"/>
            <w:sz w:val="20"/>
            <w:szCs w:val="20"/>
            <w:lang w:val="en-GB"/>
          </w:rPr>
          <w:t>o</w:t>
        </w:r>
        <w:r w:rsidR="00B96937" w:rsidRPr="007673ED">
          <w:rPr>
            <w:rFonts w:ascii="Times New Roman" w:hAnsi="Times New Roman" w:cs="Times New Roman"/>
            <w:sz w:val="20"/>
            <w:szCs w:val="20"/>
            <w:lang w:val="en-GB"/>
            <w:rPrChange w:id="1884" w:author="Abraham Isaac Jacob Gajardo Cortez (masterin)" w:date="2020-12-01T20:56:00Z">
              <w:rPr>
                <w:rFonts w:ascii="Times New Roman" w:hAnsi="Times New Roman" w:cs="Times New Roman"/>
                <w:lang w:val="en-GB"/>
              </w:rPr>
            </w:rPrChange>
          </w:rPr>
          <w:t>n</w:t>
        </w:r>
      </w:ins>
      <w:ins w:id="1885" w:author="Andrés González Santa Cruz" w:date="2020-12-03T16:04:00Z">
        <w:r w:rsidR="00D41248">
          <w:rPr>
            <w:rFonts w:ascii="Times New Roman" w:hAnsi="Times New Roman" w:cs="Times New Roman"/>
            <w:sz w:val="20"/>
            <w:szCs w:val="20"/>
            <w:lang w:val="en-GB"/>
          </w:rPr>
          <w:t>-</w:t>
        </w:r>
      </w:ins>
      <w:del w:id="1886" w:author="Andrés González Santa Cruz" w:date="2020-12-03T16:04:00Z">
        <w:r w:rsidR="006509EA" w:rsidRPr="007673ED" w:rsidDel="00D41248">
          <w:rPr>
            <w:rFonts w:ascii="Times New Roman" w:hAnsi="Times New Roman" w:cs="Times New Roman"/>
            <w:sz w:val="20"/>
            <w:szCs w:val="20"/>
            <w:lang w:val="en-GB"/>
            <w:rPrChange w:id="1887" w:author="Abraham Isaac Jacob Gajardo Cortez (masterin)" w:date="2020-12-01T20:56:00Z">
              <w:rPr>
                <w:rFonts w:ascii="Times New Roman" w:hAnsi="Times New Roman" w:cs="Times New Roman"/>
                <w:lang w:val="en-GB"/>
              </w:rPr>
            </w:rPrChange>
          </w:rPr>
          <w:delText xml:space="preserve"> </w:delText>
        </w:r>
      </w:del>
      <w:r w:rsidR="006509EA" w:rsidRPr="007673ED">
        <w:rPr>
          <w:rFonts w:ascii="Times New Roman" w:hAnsi="Times New Roman" w:cs="Times New Roman"/>
          <w:sz w:val="20"/>
          <w:szCs w:val="20"/>
          <w:lang w:val="en-GB"/>
          <w:rPrChange w:id="1888" w:author="Abraham Isaac Jacob Gajardo Cortez (masterin)" w:date="2020-12-01T20:56:00Z">
            <w:rPr>
              <w:rFonts w:ascii="Times New Roman" w:hAnsi="Times New Roman" w:cs="Times New Roman"/>
              <w:lang w:val="en-GB"/>
            </w:rPr>
          </w:rPrChange>
        </w:rPr>
        <w:t xml:space="preserve">site by health professional volunteering, </w:t>
      </w:r>
      <w:ins w:id="1889" w:author="Andrés González Santa Cruz" w:date="2020-12-05T18:06:00Z">
        <w:r w:rsidR="00D51BF3">
          <w:rPr>
            <w:rFonts w:ascii="Times New Roman" w:hAnsi="Times New Roman" w:cs="Times New Roman"/>
            <w:sz w:val="20"/>
            <w:szCs w:val="20"/>
            <w:lang w:val="en-GB"/>
          </w:rPr>
          <w:t xml:space="preserve">possibly </w:t>
        </w:r>
      </w:ins>
      <w:r w:rsidR="006509EA" w:rsidRPr="007673ED">
        <w:rPr>
          <w:rFonts w:ascii="Times New Roman" w:hAnsi="Times New Roman" w:cs="Times New Roman"/>
          <w:sz w:val="20"/>
          <w:szCs w:val="20"/>
          <w:lang w:val="en-GB"/>
          <w:rPrChange w:id="1890" w:author="Abraham Isaac Jacob Gajardo Cortez (masterin)" w:date="2020-12-01T20:56:00Z">
            <w:rPr>
              <w:rFonts w:ascii="Times New Roman" w:hAnsi="Times New Roman" w:cs="Times New Roman"/>
              <w:lang w:val="en-GB"/>
            </w:rPr>
          </w:rPrChange>
        </w:rPr>
        <w:t xml:space="preserve">decompressing </w:t>
      </w:r>
      <w:del w:id="1891" w:author="Abraham Isaac Jacob Gajardo Cortez (masterin)" w:date="2020-12-01T20:22:00Z">
        <w:r w:rsidR="006509EA" w:rsidRPr="007673ED" w:rsidDel="00D91514">
          <w:rPr>
            <w:rFonts w:ascii="Times New Roman" w:hAnsi="Times New Roman" w:cs="Times New Roman"/>
            <w:sz w:val="20"/>
            <w:szCs w:val="20"/>
            <w:lang w:val="en-GB"/>
            <w:rPrChange w:id="1892" w:author="Abraham Isaac Jacob Gajardo Cortez (masterin)" w:date="2020-12-01T20:56:00Z">
              <w:rPr>
                <w:rFonts w:ascii="Times New Roman" w:hAnsi="Times New Roman" w:cs="Times New Roman"/>
                <w:lang w:val="en-GB"/>
              </w:rPr>
            </w:rPrChange>
          </w:rPr>
          <w:delText xml:space="preserve">ER </w:delText>
        </w:r>
      </w:del>
      <w:ins w:id="1893" w:author="Abraham Isaac Jacob Gajardo Cortez (masterin)" w:date="2020-12-01T20:22:00Z">
        <w:r w:rsidR="00D91514" w:rsidRPr="007673ED">
          <w:rPr>
            <w:rFonts w:ascii="Times New Roman" w:hAnsi="Times New Roman" w:cs="Times New Roman"/>
            <w:sz w:val="20"/>
            <w:szCs w:val="20"/>
            <w:lang w:val="en-GB"/>
            <w:rPrChange w:id="1894" w:author="Abraham Isaac Jacob Gajardo Cortez (masterin)" w:date="2020-12-01T20:56:00Z">
              <w:rPr>
                <w:rFonts w:ascii="Times New Roman" w:hAnsi="Times New Roman" w:cs="Times New Roman"/>
                <w:lang w:val="en-GB"/>
              </w:rPr>
            </w:rPrChange>
          </w:rPr>
          <w:t xml:space="preserve">ED </w:t>
        </w:r>
      </w:ins>
      <w:r w:rsidR="006509EA" w:rsidRPr="007673ED">
        <w:rPr>
          <w:rFonts w:ascii="Times New Roman" w:hAnsi="Times New Roman" w:cs="Times New Roman"/>
          <w:sz w:val="20"/>
          <w:szCs w:val="20"/>
          <w:lang w:val="en-GB"/>
          <w:rPrChange w:id="1895" w:author="Abraham Isaac Jacob Gajardo Cortez (masterin)" w:date="2020-12-01T20:56:00Z">
            <w:rPr>
              <w:rFonts w:ascii="Times New Roman" w:hAnsi="Times New Roman" w:cs="Times New Roman"/>
              <w:lang w:val="en-GB"/>
            </w:rPr>
          </w:rPrChange>
        </w:rPr>
        <w:t xml:space="preserve">from mild or non-life-threatening </w:t>
      </w:r>
      <w:commentRangeStart w:id="1896"/>
      <w:r w:rsidR="006509EA" w:rsidRPr="007673ED">
        <w:rPr>
          <w:rFonts w:ascii="Times New Roman" w:hAnsi="Times New Roman" w:cs="Times New Roman"/>
          <w:sz w:val="20"/>
          <w:szCs w:val="20"/>
          <w:lang w:val="en-GB"/>
          <w:rPrChange w:id="1897" w:author="Abraham Isaac Jacob Gajardo Cortez (masterin)" w:date="2020-12-01T20:56:00Z">
            <w:rPr>
              <w:rFonts w:ascii="Times New Roman" w:hAnsi="Times New Roman" w:cs="Times New Roman"/>
              <w:lang w:val="en-GB"/>
            </w:rPr>
          </w:rPrChange>
        </w:rPr>
        <w:t>problems</w:t>
      </w:r>
      <w:ins w:id="1898" w:author="Abraham Isaac Jacob Gajardo Cortez (masterin)" w:date="2020-12-01T20:18:00Z">
        <w:r w:rsidRPr="007673ED">
          <w:rPr>
            <w:rFonts w:ascii="Times New Roman" w:hAnsi="Times New Roman" w:cs="Times New Roman"/>
            <w:sz w:val="20"/>
            <w:szCs w:val="20"/>
            <w:lang w:val="en-GB"/>
            <w:rPrChange w:id="1899" w:author="Abraham Isaac Jacob Gajardo Cortez (masterin)" w:date="2020-12-01T20:56:00Z">
              <w:rPr>
                <w:rFonts w:ascii="Times New Roman" w:hAnsi="Times New Roman" w:cs="Times New Roman"/>
                <w:lang w:val="en-GB"/>
              </w:rPr>
            </w:rPrChange>
          </w:rPr>
          <w:t xml:space="preserve"> </w:t>
        </w:r>
      </w:ins>
      <w:commentRangeEnd w:id="1896"/>
      <w:r w:rsidR="00D51BF3">
        <w:rPr>
          <w:rStyle w:val="Refdecomentario"/>
        </w:rPr>
        <w:commentReference w:id="1896"/>
      </w:r>
      <w:ins w:id="1900" w:author="Abraham Isaac Jacob Gajardo Cortez (masterin)" w:date="2020-12-01T20:18:00Z">
        <w:del w:id="1901" w:author="Andrés González Santa Cruz" w:date="2020-12-06T16:13:00Z">
          <w:r w:rsidRPr="002A2497" w:rsidDel="00DB4506">
            <w:rPr>
              <w:rFonts w:ascii="Times New Roman" w:hAnsi="Times New Roman" w:cs="Times New Roman"/>
              <w:sz w:val="20"/>
              <w:szCs w:val="20"/>
              <w:highlight w:val="green"/>
              <w:lang w:val="en-GB"/>
              <w:rPrChange w:id="1902" w:author="Andrés González Santa Cruz" w:date="2020-12-05T12:40:00Z">
                <w:rPr>
                  <w:rFonts w:ascii="Times New Roman" w:hAnsi="Times New Roman" w:cs="Times New Roman"/>
                  <w:lang w:val="en-GB"/>
                </w:rPr>
              </w:rPrChange>
            </w:rPr>
            <w:delText>[REF]</w:delText>
          </w:r>
        </w:del>
      </w:ins>
      <w:r w:rsidR="00D51BF3">
        <w:rPr>
          <w:rFonts w:ascii="Times New Roman" w:hAnsi="Times New Roman" w:cs="Times New Roman"/>
          <w:sz w:val="20"/>
          <w:szCs w:val="20"/>
          <w:highlight w:val="yellow"/>
          <w:lang w:val="en-GB"/>
        </w:rPr>
        <w:fldChar w:fldCharType="begin"/>
      </w:r>
      <w:r w:rsidR="00D331D1">
        <w:rPr>
          <w:rFonts w:ascii="Times New Roman" w:hAnsi="Times New Roman" w:cs="Times New Roman"/>
          <w:sz w:val="20"/>
          <w:szCs w:val="20"/>
          <w:highlight w:val="yellow"/>
          <w:lang w:val="en-GB"/>
        </w:rPr>
        <w:instrText xml:space="preserve"> ADDIN EN.CITE &lt;EndNote&gt;&lt;Cite&gt;&lt;Author&gt;Somma&lt;/Author&gt;&lt;Year&gt;2020&lt;/Year&gt;&lt;RecNum&gt;17&lt;/RecNum&gt;&lt;DisplayText&gt;[9]&lt;/DisplayText&gt;&lt;record&gt;&lt;rec-number&gt;17&lt;/rec-number&gt;&lt;foreign-keys&gt;&lt;key app="EN" db-id="29zseaxacpxtd5esttl5ptxbp9ffvfp00vav" timestamp="1607202349"&gt;17&lt;/key&gt;&lt;/foreign-keys&gt;&lt;ref-type name="Journal Article"&gt;17&lt;/ref-type&gt;&lt;contributors&gt;&lt;authors&gt;&lt;author&gt;Somma, Nicolás M.&lt;/author&gt;&lt;author&gt;Bargsted, Matías&lt;/author&gt;&lt;author&gt;Disi Pavlic, Rodolfo&lt;/author&gt;&lt;author&gt;Medel, Rodrigo M.&lt;/author&gt;&lt;/authors&gt;&lt;/contributors&gt;&lt;titles&gt;&lt;title&gt;No water in the oasis: the Chilean Spring of 2019–2020&lt;/title&gt;&lt;secondary-title&gt;Social Movement Studies&lt;/secondary-title&gt;&lt;/titles&gt;&lt;periodical&gt;&lt;full-title&gt;Social Movement Studies&lt;/full-title&gt;&lt;/periodical&gt;&lt;pages&gt;1-8&lt;/pages&gt;&lt;dates&gt;&lt;year&gt;2020&lt;/year&gt;&lt;/dates&gt;&lt;publisher&gt;Routledge&lt;/publisher&gt;&lt;isbn&gt;1474-2837&lt;/isbn&gt;&lt;urls&gt;&lt;related-urls&gt;&lt;url&gt;https://doi.org/10.1080/14742837.2020.1727737&lt;/url&gt;&lt;/related-urls&gt;&lt;/urls&gt;&lt;electronic-resource-num&gt;10.1080/14742837.2020.1727737&lt;/electronic-resource-num&gt;&lt;/record&gt;&lt;/Cite&gt;&lt;/EndNote&gt;</w:instrText>
      </w:r>
      <w:r w:rsidR="00D51BF3">
        <w:rPr>
          <w:rFonts w:ascii="Times New Roman" w:hAnsi="Times New Roman" w:cs="Times New Roman"/>
          <w:sz w:val="20"/>
          <w:szCs w:val="20"/>
          <w:highlight w:val="yellow"/>
          <w:lang w:val="en-GB"/>
        </w:rPr>
        <w:fldChar w:fldCharType="separate"/>
      </w:r>
      <w:r w:rsidR="00D331D1">
        <w:rPr>
          <w:rFonts w:ascii="Times New Roman" w:hAnsi="Times New Roman" w:cs="Times New Roman"/>
          <w:noProof/>
          <w:sz w:val="20"/>
          <w:szCs w:val="20"/>
          <w:highlight w:val="yellow"/>
          <w:lang w:val="en-GB"/>
        </w:rPr>
        <w:t>[9]</w:t>
      </w:r>
      <w:r w:rsidR="00D51BF3">
        <w:rPr>
          <w:rFonts w:ascii="Times New Roman" w:hAnsi="Times New Roman" w:cs="Times New Roman"/>
          <w:sz w:val="20"/>
          <w:szCs w:val="20"/>
          <w:highlight w:val="yellow"/>
          <w:lang w:val="en-GB"/>
        </w:rPr>
        <w:fldChar w:fldCharType="end"/>
      </w:r>
      <w:r w:rsidR="006509EA" w:rsidRPr="002A2497">
        <w:rPr>
          <w:rFonts w:ascii="Times New Roman" w:hAnsi="Times New Roman" w:cs="Times New Roman"/>
          <w:sz w:val="20"/>
          <w:szCs w:val="20"/>
          <w:highlight w:val="green"/>
          <w:lang w:val="en-GB"/>
          <w:rPrChange w:id="1903" w:author="Andrés González Santa Cruz" w:date="2020-12-05T12:40:00Z">
            <w:rPr>
              <w:rFonts w:ascii="Times New Roman" w:hAnsi="Times New Roman" w:cs="Times New Roman"/>
              <w:lang w:val="en-GB"/>
            </w:rPr>
          </w:rPrChange>
        </w:rPr>
        <w:t>.</w:t>
      </w:r>
      <w:r w:rsidR="006509EA" w:rsidRPr="007673ED">
        <w:rPr>
          <w:rFonts w:ascii="Times New Roman" w:hAnsi="Times New Roman" w:cs="Times New Roman"/>
          <w:sz w:val="20"/>
          <w:szCs w:val="20"/>
          <w:lang w:val="en-GB"/>
          <w:rPrChange w:id="1904" w:author="Abraham Isaac Jacob Gajardo Cortez (masterin)" w:date="2020-12-01T20:56:00Z">
            <w:rPr>
              <w:rFonts w:ascii="Times New Roman" w:hAnsi="Times New Roman" w:cs="Times New Roman"/>
              <w:lang w:val="en-GB"/>
            </w:rPr>
          </w:rPrChange>
        </w:rPr>
        <w:t xml:space="preserve"> Also, a</w:t>
      </w:r>
      <w:r w:rsidR="007570FD" w:rsidRPr="007673ED">
        <w:rPr>
          <w:rFonts w:ascii="Times New Roman" w:hAnsi="Times New Roman" w:cs="Times New Roman"/>
          <w:sz w:val="20"/>
          <w:szCs w:val="20"/>
          <w:lang w:val="en-GB"/>
          <w:rPrChange w:id="1905" w:author="Abraham Isaac Jacob Gajardo Cortez (masterin)" w:date="2020-12-01T20:56:00Z">
            <w:rPr>
              <w:rFonts w:ascii="Times New Roman" w:hAnsi="Times New Roman" w:cs="Times New Roman"/>
              <w:lang w:val="en-GB"/>
            </w:rPr>
          </w:rPrChange>
        </w:rPr>
        <w:t xml:space="preserve">s public transportation was significantly disrupted </w:t>
      </w:r>
      <w:del w:id="1906" w:author="Andrés González Santa Cruz" w:date="2020-12-06T16:19:00Z">
        <w:r w:rsidR="007570FD" w:rsidRPr="007673ED" w:rsidDel="005C63C1">
          <w:rPr>
            <w:rFonts w:ascii="Times New Roman" w:hAnsi="Times New Roman" w:cs="Times New Roman"/>
            <w:sz w:val="20"/>
            <w:szCs w:val="20"/>
            <w:lang w:val="en-GB"/>
            <w:rPrChange w:id="1907" w:author="Abraham Isaac Jacob Gajardo Cortez (masterin)" w:date="2020-12-01T20:56:00Z">
              <w:rPr>
                <w:rFonts w:ascii="Times New Roman" w:hAnsi="Times New Roman" w:cs="Times New Roman"/>
                <w:lang w:val="en-GB"/>
              </w:rPr>
            </w:rPrChange>
          </w:rPr>
          <w:delText xml:space="preserve">during </w:delText>
        </w:r>
      </w:del>
      <w:ins w:id="1908" w:author="Andrés González Santa Cruz" w:date="2020-12-06T16:19:00Z">
        <w:r w:rsidR="005C63C1">
          <w:rPr>
            <w:rFonts w:ascii="Times New Roman" w:hAnsi="Times New Roman" w:cs="Times New Roman"/>
            <w:sz w:val="20"/>
            <w:szCs w:val="20"/>
            <w:lang w:val="en-GB"/>
          </w:rPr>
          <w:t>throughout the time of</w:t>
        </w:r>
        <w:r w:rsidR="005C63C1" w:rsidRPr="007673ED">
          <w:rPr>
            <w:rFonts w:ascii="Times New Roman" w:hAnsi="Times New Roman" w:cs="Times New Roman"/>
            <w:sz w:val="20"/>
            <w:szCs w:val="20"/>
            <w:lang w:val="en-GB"/>
            <w:rPrChange w:id="1909" w:author="Abraham Isaac Jacob Gajardo Cortez (masterin)" w:date="2020-12-01T20:56:00Z">
              <w:rPr>
                <w:rFonts w:ascii="Times New Roman" w:hAnsi="Times New Roman" w:cs="Times New Roman"/>
                <w:lang w:val="en-GB"/>
              </w:rPr>
            </w:rPrChange>
          </w:rPr>
          <w:t xml:space="preserve"> </w:t>
        </w:r>
      </w:ins>
      <w:r w:rsidR="007570FD" w:rsidRPr="007673ED">
        <w:rPr>
          <w:rFonts w:ascii="Times New Roman" w:hAnsi="Times New Roman" w:cs="Times New Roman"/>
          <w:sz w:val="20"/>
          <w:szCs w:val="20"/>
          <w:lang w:val="en-GB"/>
          <w:rPrChange w:id="1910" w:author="Abraham Isaac Jacob Gajardo Cortez (masterin)" w:date="2020-12-01T20:56:00Z">
            <w:rPr>
              <w:rFonts w:ascii="Times New Roman" w:hAnsi="Times New Roman" w:cs="Times New Roman"/>
              <w:lang w:val="en-GB"/>
            </w:rPr>
          </w:rPrChange>
        </w:rPr>
        <w:t>the protests, prospective patients may not have even been able to make it to these hospitals to receive care.</w:t>
      </w:r>
      <w:r w:rsidR="006509EA" w:rsidRPr="007673ED">
        <w:rPr>
          <w:rFonts w:ascii="Times New Roman" w:hAnsi="Times New Roman" w:cs="Times New Roman"/>
          <w:sz w:val="20"/>
          <w:szCs w:val="20"/>
          <w:lang w:val="en-GB"/>
          <w:rPrChange w:id="1911" w:author="Abraham Isaac Jacob Gajardo Cortez (masterin)" w:date="2020-12-01T20:56:00Z">
            <w:rPr>
              <w:rFonts w:ascii="Times New Roman" w:hAnsi="Times New Roman" w:cs="Times New Roman"/>
              <w:lang w:val="en-GB"/>
            </w:rPr>
          </w:rPrChange>
        </w:rPr>
        <w:t xml:space="preserve"> </w:t>
      </w:r>
      <w:del w:id="1912" w:author="Abraham Isaac Jacob Gajardo Cortez (masterin)" w:date="2020-12-01T20:19:00Z">
        <w:r w:rsidR="006509EA" w:rsidRPr="007673ED" w:rsidDel="007B58A4">
          <w:rPr>
            <w:rFonts w:ascii="Times New Roman" w:hAnsi="Times New Roman" w:cs="Times New Roman"/>
            <w:sz w:val="20"/>
            <w:szCs w:val="20"/>
            <w:lang w:val="en-GB"/>
            <w:rPrChange w:id="1913" w:author="Abraham Isaac Jacob Gajardo Cortez (masterin)" w:date="2020-12-01T20:56:00Z">
              <w:rPr>
                <w:rFonts w:ascii="Times New Roman" w:hAnsi="Times New Roman" w:cs="Times New Roman"/>
                <w:lang w:val="en-GB"/>
              </w:rPr>
            </w:rPrChange>
          </w:rPr>
          <w:delText>And while</w:delText>
        </w:r>
      </w:del>
      <w:ins w:id="1914" w:author="Abraham Isaac Jacob Gajardo Cortez (masterin)" w:date="2020-12-01T20:19:00Z">
        <w:r w:rsidRPr="007673ED">
          <w:rPr>
            <w:rFonts w:ascii="Times New Roman" w:hAnsi="Times New Roman" w:cs="Times New Roman"/>
            <w:sz w:val="20"/>
            <w:szCs w:val="20"/>
            <w:lang w:val="en-GB"/>
            <w:rPrChange w:id="1915" w:author="Abraham Isaac Jacob Gajardo Cortez (masterin)" w:date="2020-12-01T20:56:00Z">
              <w:rPr>
                <w:rFonts w:ascii="Times New Roman" w:hAnsi="Times New Roman" w:cs="Times New Roman"/>
                <w:lang w:val="en-GB"/>
              </w:rPr>
            </w:rPrChange>
          </w:rPr>
          <w:t>Thus, even</w:t>
        </w:r>
      </w:ins>
      <w:ins w:id="1916" w:author="Andrés González Santa Cruz" w:date="2020-12-03T16:03:00Z">
        <w:r w:rsidR="00D41248">
          <w:rPr>
            <w:rFonts w:ascii="Times New Roman" w:hAnsi="Times New Roman" w:cs="Times New Roman"/>
            <w:sz w:val="20"/>
            <w:szCs w:val="20"/>
            <w:lang w:val="en-GB"/>
          </w:rPr>
          <w:t xml:space="preserve"> </w:t>
        </w:r>
      </w:ins>
      <w:ins w:id="1917" w:author="Abraham Isaac Jacob Gajardo Cortez (masterin)" w:date="2020-12-01T20:19:00Z">
        <w:r w:rsidRPr="007673ED">
          <w:rPr>
            <w:rFonts w:ascii="Times New Roman" w:hAnsi="Times New Roman" w:cs="Times New Roman"/>
            <w:sz w:val="20"/>
            <w:szCs w:val="20"/>
            <w:lang w:val="en-GB"/>
            <w:rPrChange w:id="1918" w:author="Abraham Isaac Jacob Gajardo Cortez (masterin)" w:date="2020-12-01T20:56:00Z">
              <w:rPr>
                <w:rFonts w:ascii="Times New Roman" w:hAnsi="Times New Roman" w:cs="Times New Roman"/>
                <w:lang w:val="en-GB"/>
              </w:rPr>
            </w:rPrChange>
          </w:rPr>
          <w:t>though severe cases increase</w:t>
        </w:r>
        <w:del w:id="1919" w:author="Andrés González Santa Cruz" w:date="2020-12-08T10:07:00Z">
          <w:r w:rsidRPr="007673ED" w:rsidDel="00B96937">
            <w:rPr>
              <w:rFonts w:ascii="Times New Roman" w:hAnsi="Times New Roman" w:cs="Times New Roman"/>
              <w:sz w:val="20"/>
              <w:szCs w:val="20"/>
              <w:lang w:val="en-GB"/>
              <w:rPrChange w:id="1920" w:author="Abraham Isaac Jacob Gajardo Cortez (masterin)" w:date="2020-12-01T20:56:00Z">
                <w:rPr>
                  <w:rFonts w:ascii="Times New Roman" w:hAnsi="Times New Roman" w:cs="Times New Roman"/>
                  <w:lang w:val="en-GB"/>
                </w:rPr>
              </w:rPrChange>
            </w:rPr>
            <w:delText>s</w:delText>
          </w:r>
        </w:del>
        <w:r w:rsidRPr="007673ED">
          <w:rPr>
            <w:rFonts w:ascii="Times New Roman" w:hAnsi="Times New Roman" w:cs="Times New Roman"/>
            <w:sz w:val="20"/>
            <w:szCs w:val="20"/>
            <w:lang w:val="en-GB"/>
            <w:rPrChange w:id="1921" w:author="Abraham Isaac Jacob Gajardo Cortez (masterin)" w:date="2020-12-01T20:56:00Z">
              <w:rPr>
                <w:rFonts w:ascii="Times New Roman" w:hAnsi="Times New Roman" w:cs="Times New Roman"/>
                <w:lang w:val="en-GB"/>
              </w:rPr>
            </w:rPrChange>
          </w:rPr>
          <w:t xml:space="preserve">, </w:t>
        </w:r>
      </w:ins>
      <w:ins w:id="1922" w:author="Abraham Isaac Jacob Gajardo Cortez (masterin)" w:date="2020-12-01T20:20:00Z">
        <w:r w:rsidRPr="007673ED">
          <w:rPr>
            <w:rFonts w:ascii="Times New Roman" w:hAnsi="Times New Roman" w:cs="Times New Roman"/>
            <w:sz w:val="20"/>
            <w:szCs w:val="20"/>
            <w:lang w:val="en-GB"/>
            <w:rPrChange w:id="1923" w:author="Abraham Isaac Jacob Gajardo Cortez (masterin)" w:date="2020-12-01T20:56:00Z">
              <w:rPr>
                <w:rFonts w:ascii="Times New Roman" w:hAnsi="Times New Roman" w:cs="Times New Roman"/>
                <w:lang w:val="en-GB"/>
              </w:rPr>
            </w:rPrChange>
          </w:rPr>
          <w:t xml:space="preserve">the effect on ED utilization seems </w:t>
        </w:r>
      </w:ins>
      <w:ins w:id="1924" w:author="Abraham Isaac Jacob Gajardo Cortez (masterin)" w:date="2020-12-01T20:21:00Z">
        <w:del w:id="1925" w:author="Andrés González Santa Cruz" w:date="2020-12-03T16:03:00Z">
          <w:r w:rsidRPr="007673ED" w:rsidDel="00D41248">
            <w:rPr>
              <w:rFonts w:ascii="Times New Roman" w:hAnsi="Times New Roman" w:cs="Times New Roman"/>
              <w:sz w:val="20"/>
              <w:szCs w:val="20"/>
              <w:lang w:val="en-GB"/>
              <w:rPrChange w:id="1926" w:author="Abraham Isaac Jacob Gajardo Cortez (masterin)" w:date="2020-12-01T20:56:00Z">
                <w:rPr>
                  <w:rFonts w:ascii="Times New Roman" w:hAnsi="Times New Roman" w:cs="Times New Roman"/>
                  <w:lang w:val="en-GB"/>
                </w:rPr>
              </w:rPrChange>
            </w:rPr>
            <w:delText>had</w:delText>
          </w:r>
        </w:del>
      </w:ins>
      <w:ins w:id="1927" w:author="Andrés González Santa Cruz" w:date="2020-12-03T16:03:00Z">
        <w:r w:rsidR="00D41248">
          <w:rPr>
            <w:rFonts w:ascii="Times New Roman" w:hAnsi="Times New Roman" w:cs="Times New Roman"/>
            <w:sz w:val="20"/>
            <w:szCs w:val="20"/>
            <w:lang w:val="en-GB"/>
          </w:rPr>
          <w:t>to have</w:t>
        </w:r>
      </w:ins>
      <w:ins w:id="1928" w:author="Abraham Isaac Jacob Gajardo Cortez (masterin)" w:date="2020-12-01T20:21:00Z">
        <w:r w:rsidRPr="007673ED">
          <w:rPr>
            <w:rFonts w:ascii="Times New Roman" w:hAnsi="Times New Roman" w:cs="Times New Roman"/>
            <w:sz w:val="20"/>
            <w:szCs w:val="20"/>
            <w:lang w:val="en-GB"/>
            <w:rPrChange w:id="1929" w:author="Abraham Isaac Jacob Gajardo Cortez (masterin)" w:date="2020-12-01T20:56:00Z">
              <w:rPr>
                <w:rFonts w:ascii="Times New Roman" w:hAnsi="Times New Roman" w:cs="Times New Roman"/>
                <w:lang w:val="en-GB"/>
              </w:rPr>
            </w:rPrChange>
          </w:rPr>
          <w:t xml:space="preserve"> been balanced by a </w:t>
        </w:r>
      </w:ins>
      <w:ins w:id="1930" w:author="Abraham Isaac Jacob Gajardo Cortez (masterin)" w:date="2020-12-01T20:32:00Z">
        <w:r w:rsidR="00D91514" w:rsidRPr="007673ED">
          <w:rPr>
            <w:rFonts w:ascii="Times New Roman" w:hAnsi="Times New Roman" w:cs="Times New Roman"/>
            <w:sz w:val="20"/>
            <w:szCs w:val="20"/>
            <w:lang w:val="en-GB"/>
            <w:rPrChange w:id="1931" w:author="Abraham Isaac Jacob Gajardo Cortez (masterin)" w:date="2020-12-01T20:56:00Z">
              <w:rPr>
                <w:rFonts w:ascii="Times New Roman" w:hAnsi="Times New Roman" w:cs="Times New Roman"/>
                <w:lang w:val="en-GB"/>
              </w:rPr>
            </w:rPrChange>
          </w:rPr>
          <w:t>lower</w:t>
        </w:r>
      </w:ins>
      <w:ins w:id="1932" w:author="Abraham Isaac Jacob Gajardo Cortez (masterin)" w:date="2020-12-01T20:21:00Z">
        <w:r w:rsidRPr="007673ED">
          <w:rPr>
            <w:rFonts w:ascii="Times New Roman" w:hAnsi="Times New Roman" w:cs="Times New Roman"/>
            <w:sz w:val="20"/>
            <w:szCs w:val="20"/>
            <w:lang w:val="en-GB"/>
            <w:rPrChange w:id="1933" w:author="Abraham Isaac Jacob Gajardo Cortez (masterin)" w:date="2020-12-01T20:56:00Z">
              <w:rPr>
                <w:rFonts w:ascii="Times New Roman" w:hAnsi="Times New Roman" w:cs="Times New Roman"/>
                <w:lang w:val="en-GB"/>
              </w:rPr>
            </w:rPrChange>
          </w:rPr>
          <w:t xml:space="preserve"> or similar number of non-</w:t>
        </w:r>
        <w:del w:id="1934" w:author="Andrés González Santa Cruz" w:date="2020-12-03T16:03:00Z">
          <w:r w:rsidRPr="007673ED" w:rsidDel="00D41248">
            <w:rPr>
              <w:rFonts w:ascii="Times New Roman" w:hAnsi="Times New Roman" w:cs="Times New Roman"/>
              <w:sz w:val="20"/>
              <w:szCs w:val="20"/>
              <w:lang w:val="en-GB"/>
              <w:rPrChange w:id="1935" w:author="Abraham Isaac Jacob Gajardo Cortez (masterin)" w:date="2020-12-01T20:56:00Z">
                <w:rPr>
                  <w:rFonts w:ascii="Times New Roman" w:hAnsi="Times New Roman" w:cs="Times New Roman"/>
                  <w:lang w:val="en-GB"/>
                </w:rPr>
              </w:rPrChange>
            </w:rPr>
            <w:delText xml:space="preserve"> </w:delText>
          </w:r>
        </w:del>
        <w:r w:rsidRPr="007673ED">
          <w:rPr>
            <w:rFonts w:ascii="Times New Roman" w:hAnsi="Times New Roman" w:cs="Times New Roman"/>
            <w:sz w:val="20"/>
            <w:szCs w:val="20"/>
            <w:lang w:val="en-GB"/>
            <w:rPrChange w:id="1936" w:author="Abraham Isaac Jacob Gajardo Cortez (masterin)" w:date="2020-12-01T20:56:00Z">
              <w:rPr>
                <w:rFonts w:ascii="Times New Roman" w:hAnsi="Times New Roman" w:cs="Times New Roman"/>
                <w:lang w:val="en-GB"/>
              </w:rPr>
            </w:rPrChange>
          </w:rPr>
          <w:t xml:space="preserve">severe </w:t>
        </w:r>
      </w:ins>
      <w:ins w:id="1937" w:author="Abraham Isaac Jacob Gajardo Cortez (masterin)" w:date="2020-12-01T20:22:00Z">
        <w:r w:rsidRPr="007673ED">
          <w:rPr>
            <w:rFonts w:ascii="Times New Roman" w:hAnsi="Times New Roman" w:cs="Times New Roman"/>
            <w:sz w:val="20"/>
            <w:szCs w:val="20"/>
            <w:lang w:val="en-GB"/>
            <w:rPrChange w:id="1938" w:author="Abraham Isaac Jacob Gajardo Cortez (masterin)" w:date="2020-12-01T20:56:00Z">
              <w:rPr>
                <w:rFonts w:ascii="Times New Roman" w:hAnsi="Times New Roman" w:cs="Times New Roman"/>
                <w:lang w:val="en-GB"/>
              </w:rPr>
            </w:rPrChange>
          </w:rPr>
          <w:t xml:space="preserve">cases after </w:t>
        </w:r>
        <w:r w:rsidR="00D91514" w:rsidRPr="007673ED">
          <w:rPr>
            <w:rFonts w:ascii="Times New Roman" w:hAnsi="Times New Roman" w:cs="Times New Roman"/>
            <w:sz w:val="20"/>
            <w:szCs w:val="20"/>
            <w:lang w:val="en-GB"/>
            <w:rPrChange w:id="1939" w:author="Abraham Isaac Jacob Gajardo Cortez (masterin)" w:date="2020-12-01T20:56:00Z">
              <w:rPr>
                <w:rFonts w:ascii="Times New Roman" w:hAnsi="Times New Roman" w:cs="Times New Roman"/>
                <w:lang w:val="en-GB"/>
              </w:rPr>
            </w:rPrChange>
          </w:rPr>
          <w:t>the social movement onset</w:t>
        </w:r>
        <w:r w:rsidRPr="007673ED">
          <w:rPr>
            <w:rFonts w:ascii="Times New Roman" w:hAnsi="Times New Roman" w:cs="Times New Roman"/>
            <w:sz w:val="20"/>
            <w:szCs w:val="20"/>
            <w:lang w:val="en-GB"/>
            <w:rPrChange w:id="1940" w:author="Abraham Isaac Jacob Gajardo Cortez (masterin)" w:date="2020-12-01T20:56:00Z">
              <w:rPr>
                <w:rFonts w:ascii="Times New Roman" w:hAnsi="Times New Roman" w:cs="Times New Roman"/>
                <w:lang w:val="en-GB"/>
              </w:rPr>
            </w:rPrChange>
          </w:rPr>
          <w:t>.</w:t>
        </w:r>
      </w:ins>
      <w:ins w:id="1941" w:author="Abraham Isaac Jacob Gajardo Cortez (masterin)" w:date="2020-12-01T20:20:00Z">
        <w:r w:rsidRPr="007673ED">
          <w:rPr>
            <w:rFonts w:ascii="Times New Roman" w:hAnsi="Times New Roman" w:cs="Times New Roman"/>
            <w:sz w:val="20"/>
            <w:szCs w:val="20"/>
            <w:lang w:val="en-GB"/>
            <w:rPrChange w:id="1942" w:author="Abraham Isaac Jacob Gajardo Cortez (masterin)" w:date="2020-12-01T20:56:00Z">
              <w:rPr>
                <w:rFonts w:ascii="Times New Roman" w:hAnsi="Times New Roman" w:cs="Times New Roman"/>
                <w:lang w:val="en-GB"/>
              </w:rPr>
            </w:rPrChange>
          </w:rPr>
          <w:t xml:space="preserve"> </w:t>
        </w:r>
      </w:ins>
      <w:del w:id="1943" w:author="Abraham Isaac Jacob Gajardo Cortez (masterin)" w:date="2020-12-01T20:21:00Z">
        <w:r w:rsidR="006509EA" w:rsidRPr="007673ED" w:rsidDel="007B58A4">
          <w:rPr>
            <w:rFonts w:ascii="Times New Roman" w:hAnsi="Times New Roman" w:cs="Times New Roman"/>
            <w:sz w:val="20"/>
            <w:szCs w:val="20"/>
            <w:lang w:val="en-GB"/>
            <w:rPrChange w:id="1944" w:author="Abraham Isaac Jacob Gajardo Cortez (masterin)" w:date="2020-12-01T20:56:00Z">
              <w:rPr>
                <w:rFonts w:ascii="Times New Roman" w:hAnsi="Times New Roman" w:cs="Times New Roman"/>
                <w:lang w:val="en-GB"/>
              </w:rPr>
            </w:rPrChange>
          </w:rPr>
          <w:delText xml:space="preserve"> </w:delText>
        </w:r>
      </w:del>
    </w:p>
    <w:p w14:paraId="49A8702B" w14:textId="77777777" w:rsidR="00D91514" w:rsidRPr="007673ED" w:rsidRDefault="00D91514">
      <w:pPr>
        <w:spacing w:line="360" w:lineRule="auto"/>
        <w:jc w:val="both"/>
        <w:rPr>
          <w:ins w:id="1945" w:author="Abraham Isaac Jacob Gajardo Cortez (masterin)" w:date="2020-12-01T20:22:00Z"/>
          <w:rFonts w:ascii="Times New Roman" w:hAnsi="Times New Roman" w:cs="Times New Roman"/>
          <w:sz w:val="20"/>
          <w:szCs w:val="20"/>
          <w:lang w:val="en-GB"/>
          <w:rPrChange w:id="1946" w:author="Abraham Isaac Jacob Gajardo Cortez (masterin)" w:date="2020-12-01T20:56:00Z">
            <w:rPr>
              <w:ins w:id="1947" w:author="Abraham Isaac Jacob Gajardo Cortez (masterin)" w:date="2020-12-01T20:22:00Z"/>
              <w:rFonts w:ascii="Times New Roman" w:hAnsi="Times New Roman" w:cs="Times New Roman"/>
              <w:lang w:val="en-GB"/>
            </w:rPr>
          </w:rPrChange>
        </w:rPr>
        <w:pPrChange w:id="1948" w:author="Abraham Isaac Jacob Gajardo Cortez (masterin)" w:date="2020-12-01T20:56:00Z">
          <w:pPr>
            <w:spacing w:line="240" w:lineRule="auto"/>
            <w:jc w:val="both"/>
          </w:pPr>
        </w:pPrChange>
      </w:pPr>
    </w:p>
    <w:p w14:paraId="7C618741" w14:textId="69CCE1AB" w:rsidR="00745689" w:rsidRPr="007673ED" w:rsidRDefault="002E79DD">
      <w:pPr>
        <w:spacing w:line="360" w:lineRule="auto"/>
        <w:ind w:firstLine="720"/>
        <w:jc w:val="both"/>
        <w:rPr>
          <w:ins w:id="1949" w:author="Abraham Isaac Jacob Gajardo Cortez (masterin)" w:date="2020-12-01T20:36:00Z"/>
          <w:rFonts w:ascii="Times New Roman" w:hAnsi="Times New Roman" w:cs="Times New Roman"/>
          <w:sz w:val="20"/>
          <w:szCs w:val="20"/>
          <w:lang w:val="en-GB"/>
          <w:rPrChange w:id="1950" w:author="Abraham Isaac Jacob Gajardo Cortez (masterin)" w:date="2020-12-01T20:56:00Z">
            <w:rPr>
              <w:ins w:id="1951" w:author="Abraham Isaac Jacob Gajardo Cortez (masterin)" w:date="2020-12-01T20:36:00Z"/>
              <w:rFonts w:ascii="Times New Roman" w:hAnsi="Times New Roman" w:cs="Times New Roman"/>
              <w:lang w:val="en-GB"/>
            </w:rPr>
          </w:rPrChange>
        </w:rPr>
        <w:pPrChange w:id="1952" w:author="Abraham Isaac Jacob Gajardo Cortez (masterin)" w:date="2020-12-01T20:56:00Z">
          <w:pPr>
            <w:spacing w:line="240" w:lineRule="auto"/>
            <w:ind w:firstLine="720"/>
            <w:jc w:val="both"/>
          </w:pPr>
        </w:pPrChange>
      </w:pPr>
      <w:ins w:id="1953" w:author="Abraham Isaac Jacob Gajardo Cortez (masterin)" w:date="2020-12-01T20:32:00Z">
        <w:r w:rsidRPr="007673ED">
          <w:rPr>
            <w:rFonts w:ascii="Times New Roman" w:hAnsi="Times New Roman" w:cs="Times New Roman"/>
            <w:sz w:val="20"/>
            <w:szCs w:val="20"/>
            <w:lang w:val="en-GB"/>
            <w:rPrChange w:id="1954" w:author="Abraham Isaac Jacob Gajardo Cortez (masterin)" w:date="2020-12-01T20:56:00Z">
              <w:rPr>
                <w:rFonts w:ascii="Times New Roman" w:hAnsi="Times New Roman" w:cs="Times New Roman"/>
                <w:lang w:val="en-GB"/>
              </w:rPr>
            </w:rPrChange>
          </w:rPr>
          <w:t xml:space="preserve">In contrast, patients were presented with </w:t>
        </w:r>
        <w:del w:id="1955" w:author="Andrés González Santa Cruz" w:date="2020-12-03T16:02:00Z">
          <w:r w:rsidRPr="007673ED" w:rsidDel="00D41248">
            <w:rPr>
              <w:rFonts w:ascii="Times New Roman" w:hAnsi="Times New Roman" w:cs="Times New Roman"/>
              <w:sz w:val="20"/>
              <w:szCs w:val="20"/>
              <w:lang w:val="en-GB"/>
              <w:rPrChange w:id="1956" w:author="Abraham Isaac Jacob Gajardo Cortez (masterin)" w:date="2020-12-01T20:56:00Z">
                <w:rPr>
                  <w:rFonts w:ascii="Times New Roman" w:hAnsi="Times New Roman" w:cs="Times New Roman"/>
                  <w:lang w:val="en-GB"/>
                </w:rPr>
              </w:rPrChange>
            </w:rPr>
            <w:delText xml:space="preserve">a </w:delText>
          </w:r>
        </w:del>
        <w:r w:rsidRPr="007673ED">
          <w:rPr>
            <w:rFonts w:ascii="Times New Roman" w:hAnsi="Times New Roman" w:cs="Times New Roman"/>
            <w:sz w:val="20"/>
            <w:szCs w:val="20"/>
            <w:lang w:val="en-GB"/>
            <w:rPrChange w:id="1957" w:author="Abraham Isaac Jacob Gajardo Cortez (masterin)" w:date="2020-12-01T20:56:00Z">
              <w:rPr>
                <w:rFonts w:ascii="Times New Roman" w:hAnsi="Times New Roman" w:cs="Times New Roman"/>
                <w:lang w:val="en-GB"/>
              </w:rPr>
            </w:rPrChange>
          </w:rPr>
          <w:t>gre</w:t>
        </w:r>
      </w:ins>
      <w:ins w:id="1958" w:author="Abraham Isaac Jacob Gajardo Cortez (masterin)" w:date="2020-12-01T20:33:00Z">
        <w:r w:rsidRPr="007673ED">
          <w:rPr>
            <w:rFonts w:ascii="Times New Roman" w:hAnsi="Times New Roman" w:cs="Times New Roman"/>
            <w:sz w:val="20"/>
            <w:szCs w:val="20"/>
            <w:lang w:val="en-GB"/>
            <w:rPrChange w:id="1959" w:author="Abraham Isaac Jacob Gajardo Cortez (masterin)" w:date="2020-12-01T20:56:00Z">
              <w:rPr>
                <w:rFonts w:ascii="Times New Roman" w:hAnsi="Times New Roman" w:cs="Times New Roman"/>
                <w:lang w:val="en-GB"/>
              </w:rPr>
            </w:rPrChange>
          </w:rPr>
          <w:t xml:space="preserve">ater severity at ED after October 18 protests began. </w:t>
        </w:r>
      </w:ins>
      <w:ins w:id="1960" w:author="Abraham Isaac Jacob Gajardo Cortez (masterin)" w:date="2020-12-01T20:34:00Z">
        <w:r w:rsidRPr="007673ED">
          <w:rPr>
            <w:rFonts w:ascii="Times New Roman" w:hAnsi="Times New Roman" w:cs="Times New Roman"/>
            <w:sz w:val="20"/>
            <w:szCs w:val="20"/>
            <w:lang w:val="en-GB"/>
            <w:rPrChange w:id="1961" w:author="Abraham Isaac Jacob Gajardo Cortez (masterin)" w:date="2020-12-01T20:56:00Z">
              <w:rPr>
                <w:rFonts w:ascii="Times New Roman" w:hAnsi="Times New Roman" w:cs="Times New Roman"/>
                <w:lang w:val="en-GB"/>
              </w:rPr>
            </w:rPrChange>
          </w:rPr>
          <w:t xml:space="preserve">We observed more patients admitted by trauma and also more patients needing hospitalization by 1,000 </w:t>
        </w:r>
        <w:proofErr w:type="gramStart"/>
        <w:r w:rsidRPr="007673ED">
          <w:rPr>
            <w:rFonts w:ascii="Times New Roman" w:hAnsi="Times New Roman" w:cs="Times New Roman"/>
            <w:sz w:val="20"/>
            <w:szCs w:val="20"/>
            <w:lang w:val="en-GB"/>
            <w:rPrChange w:id="1962" w:author="Abraham Isaac Jacob Gajardo Cortez (masterin)" w:date="2020-12-01T20:56:00Z">
              <w:rPr>
                <w:rFonts w:ascii="Times New Roman" w:hAnsi="Times New Roman" w:cs="Times New Roman"/>
                <w:lang w:val="en-GB"/>
              </w:rPr>
            </w:rPrChange>
          </w:rPr>
          <w:t>trauma</w:t>
        </w:r>
        <w:proofErr w:type="gramEnd"/>
        <w:del w:id="1963" w:author="Andrés González Santa Cruz" w:date="2020-12-03T16:02:00Z">
          <w:r w:rsidRPr="007673ED" w:rsidDel="00D41248">
            <w:rPr>
              <w:rFonts w:ascii="Times New Roman" w:hAnsi="Times New Roman" w:cs="Times New Roman"/>
              <w:sz w:val="20"/>
              <w:szCs w:val="20"/>
              <w:lang w:val="en-GB"/>
              <w:rPrChange w:id="1964" w:author="Abraham Isaac Jacob Gajardo Cortez (masterin)" w:date="2020-12-01T20:56:00Z">
                <w:rPr>
                  <w:rFonts w:ascii="Times New Roman" w:hAnsi="Times New Roman" w:cs="Times New Roman"/>
                  <w:lang w:val="en-GB"/>
                </w:rPr>
              </w:rPrChange>
            </w:rPr>
            <w:delText>d</w:delText>
          </w:r>
        </w:del>
        <w:r w:rsidRPr="007673ED">
          <w:rPr>
            <w:rFonts w:ascii="Times New Roman" w:hAnsi="Times New Roman" w:cs="Times New Roman"/>
            <w:sz w:val="20"/>
            <w:szCs w:val="20"/>
            <w:lang w:val="en-GB"/>
            <w:rPrChange w:id="1965" w:author="Abraham Isaac Jacob Gajardo Cortez (masterin)" w:date="2020-12-01T20:56:00Z">
              <w:rPr>
                <w:rFonts w:ascii="Times New Roman" w:hAnsi="Times New Roman" w:cs="Times New Roman"/>
                <w:lang w:val="en-GB"/>
              </w:rPr>
            </w:rPrChange>
          </w:rPr>
          <w:t xml:space="preserve"> and respiratory </w:t>
        </w:r>
      </w:ins>
      <w:ins w:id="1966" w:author="Abraham Isaac Jacob Gajardo Cortez (masterin)" w:date="2020-12-01T20:35:00Z">
        <w:r w:rsidRPr="007673ED">
          <w:rPr>
            <w:rFonts w:ascii="Times New Roman" w:hAnsi="Times New Roman" w:cs="Times New Roman"/>
            <w:sz w:val="20"/>
            <w:szCs w:val="20"/>
            <w:lang w:val="en-GB"/>
            <w:rPrChange w:id="1967" w:author="Abraham Isaac Jacob Gajardo Cortez (masterin)" w:date="2020-12-01T20:56:00Z">
              <w:rPr>
                <w:rFonts w:ascii="Times New Roman" w:hAnsi="Times New Roman" w:cs="Times New Roman"/>
                <w:lang w:val="en-GB"/>
              </w:rPr>
            </w:rPrChange>
          </w:rPr>
          <w:t>consultations</w:t>
        </w:r>
      </w:ins>
      <w:ins w:id="1968" w:author="Abraham Isaac Jacob Gajardo Cortez (masterin)" w:date="2020-12-01T20:36:00Z">
        <w:r w:rsidRPr="007673ED">
          <w:rPr>
            <w:rFonts w:ascii="Times New Roman" w:hAnsi="Times New Roman" w:cs="Times New Roman"/>
            <w:sz w:val="20"/>
            <w:szCs w:val="20"/>
            <w:lang w:val="en-GB"/>
            <w:rPrChange w:id="1969" w:author="Abraham Isaac Jacob Gajardo Cortez (masterin)" w:date="2020-12-01T20:56:00Z">
              <w:rPr>
                <w:rFonts w:ascii="Times New Roman" w:hAnsi="Times New Roman" w:cs="Times New Roman"/>
                <w:lang w:val="en-GB"/>
              </w:rPr>
            </w:rPrChange>
          </w:rPr>
          <w:t xml:space="preserve"> (Table</w:t>
        </w:r>
        <w:del w:id="1970" w:author="Andrés González Santa Cruz" w:date="2020-12-06T16:13:00Z">
          <w:r w:rsidRPr="007673ED" w:rsidDel="00DB4506">
            <w:rPr>
              <w:rFonts w:ascii="Times New Roman" w:hAnsi="Times New Roman" w:cs="Times New Roman"/>
              <w:sz w:val="20"/>
              <w:szCs w:val="20"/>
              <w:lang w:val="en-GB"/>
              <w:rPrChange w:id="1971" w:author="Abraham Isaac Jacob Gajardo Cortez (masterin)" w:date="2020-12-01T20:56:00Z">
                <w:rPr>
                  <w:rFonts w:ascii="Times New Roman" w:hAnsi="Times New Roman" w:cs="Times New Roman"/>
                  <w:lang w:val="en-GB"/>
                </w:rPr>
              </w:rPrChange>
            </w:rPr>
            <w:delText xml:space="preserve"> 1</w:delText>
          </w:r>
        </w:del>
      </w:ins>
      <w:ins w:id="1972" w:author="Andrés González Santa Cruz" w:date="2020-12-06T16:13:00Z">
        <w:r w:rsidR="00DB4506">
          <w:rPr>
            <w:rFonts w:ascii="Times New Roman" w:hAnsi="Times New Roman" w:cs="Times New Roman"/>
            <w:sz w:val="20"/>
            <w:szCs w:val="20"/>
            <w:lang w:val="en-GB"/>
          </w:rPr>
          <w:t>2</w:t>
        </w:r>
      </w:ins>
      <w:ins w:id="1973" w:author="Abraham Isaac Jacob Gajardo Cortez (masterin)" w:date="2020-12-01T22:03:00Z">
        <w:r w:rsidR="00A9395F">
          <w:rPr>
            <w:rFonts w:ascii="Times New Roman" w:hAnsi="Times New Roman" w:cs="Times New Roman"/>
            <w:sz w:val="20"/>
            <w:szCs w:val="20"/>
            <w:lang w:val="en-GB"/>
          </w:rPr>
          <w:t>, Figure 2-3</w:t>
        </w:r>
      </w:ins>
      <w:ins w:id="1974" w:author="Abraham Isaac Jacob Gajardo Cortez (masterin)" w:date="2020-12-01T20:36:00Z">
        <w:r w:rsidRPr="007673ED">
          <w:rPr>
            <w:rFonts w:ascii="Times New Roman" w:hAnsi="Times New Roman" w:cs="Times New Roman"/>
            <w:sz w:val="20"/>
            <w:szCs w:val="20"/>
            <w:lang w:val="en-GB"/>
            <w:rPrChange w:id="1975" w:author="Abraham Isaac Jacob Gajardo Cortez (masterin)" w:date="2020-12-01T20:56:00Z">
              <w:rPr>
                <w:rFonts w:ascii="Times New Roman" w:hAnsi="Times New Roman" w:cs="Times New Roman"/>
                <w:lang w:val="en-GB"/>
              </w:rPr>
            </w:rPrChange>
          </w:rPr>
          <w:t>)</w:t>
        </w:r>
      </w:ins>
      <w:ins w:id="1976" w:author="Abraham Isaac Jacob Gajardo Cortez (masterin)" w:date="2020-12-01T20:35:00Z">
        <w:r w:rsidRPr="007673ED">
          <w:rPr>
            <w:rFonts w:ascii="Times New Roman" w:hAnsi="Times New Roman" w:cs="Times New Roman"/>
            <w:sz w:val="20"/>
            <w:szCs w:val="20"/>
            <w:lang w:val="en-GB"/>
            <w:rPrChange w:id="1977" w:author="Abraham Isaac Jacob Gajardo Cortez (masterin)" w:date="2020-12-01T20:56:00Z">
              <w:rPr>
                <w:rFonts w:ascii="Times New Roman" w:hAnsi="Times New Roman" w:cs="Times New Roman"/>
                <w:lang w:val="en-GB"/>
              </w:rPr>
            </w:rPrChange>
          </w:rPr>
          <w:t xml:space="preserve">. </w:t>
        </w:r>
      </w:ins>
      <w:del w:id="1978" w:author="Abraham Isaac Jacob Gajardo Cortez (masterin)" w:date="2020-12-01T20:33:00Z">
        <w:r w:rsidR="006509EA" w:rsidRPr="007673ED" w:rsidDel="002E79DD">
          <w:rPr>
            <w:rFonts w:ascii="Times New Roman" w:hAnsi="Times New Roman" w:cs="Times New Roman"/>
            <w:sz w:val="20"/>
            <w:szCs w:val="20"/>
            <w:lang w:val="en-GB"/>
            <w:rPrChange w:id="1979" w:author="Abraham Isaac Jacob Gajardo Cortez (masterin)" w:date="2020-12-01T20:56:00Z">
              <w:rPr>
                <w:rFonts w:ascii="Times New Roman" w:hAnsi="Times New Roman" w:cs="Times New Roman"/>
                <w:lang w:val="en-GB"/>
              </w:rPr>
            </w:rPrChange>
          </w:rPr>
          <w:delText xml:space="preserve">Regarding severe </w:delText>
        </w:r>
      </w:del>
      <w:del w:id="1980" w:author="Abraham Isaac Jacob Gajardo Cortez (masterin)" w:date="2020-12-01T20:23:00Z">
        <w:r w:rsidR="006509EA" w:rsidRPr="007673ED" w:rsidDel="00D91514">
          <w:rPr>
            <w:rFonts w:ascii="Times New Roman" w:hAnsi="Times New Roman" w:cs="Times New Roman"/>
            <w:sz w:val="20"/>
            <w:szCs w:val="20"/>
            <w:lang w:val="en-GB"/>
            <w:rPrChange w:id="1981" w:author="Abraham Isaac Jacob Gajardo Cortez (masterin)" w:date="2020-12-01T20:56:00Z">
              <w:rPr>
                <w:rFonts w:ascii="Times New Roman" w:hAnsi="Times New Roman" w:cs="Times New Roman"/>
                <w:lang w:val="en-GB"/>
              </w:rPr>
            </w:rPrChange>
          </w:rPr>
          <w:delText xml:space="preserve">ER </w:delText>
        </w:r>
      </w:del>
      <w:del w:id="1982" w:author="Abraham Isaac Jacob Gajardo Cortez (masterin)" w:date="2020-12-01T20:33:00Z">
        <w:r w:rsidR="006509EA" w:rsidRPr="007673ED" w:rsidDel="002E79DD">
          <w:rPr>
            <w:rFonts w:ascii="Times New Roman" w:hAnsi="Times New Roman" w:cs="Times New Roman"/>
            <w:sz w:val="20"/>
            <w:szCs w:val="20"/>
            <w:lang w:val="en-GB"/>
            <w:rPrChange w:id="1983" w:author="Abraham Isaac Jacob Gajardo Cortez (masterin)" w:date="2020-12-01T20:56:00Z">
              <w:rPr>
                <w:rFonts w:ascii="Times New Roman" w:hAnsi="Times New Roman" w:cs="Times New Roman"/>
                <w:lang w:val="en-GB"/>
              </w:rPr>
            </w:rPrChange>
          </w:rPr>
          <w:delText xml:space="preserve">cases requiring </w:delText>
        </w:r>
        <w:r w:rsidR="00745689" w:rsidRPr="007673ED" w:rsidDel="002E79DD">
          <w:rPr>
            <w:rFonts w:ascii="Times New Roman" w:hAnsi="Times New Roman" w:cs="Times New Roman"/>
            <w:sz w:val="20"/>
            <w:szCs w:val="20"/>
            <w:lang w:val="en-GB"/>
            <w:rPrChange w:id="1984" w:author="Abraham Isaac Jacob Gajardo Cortez (masterin)" w:date="2020-12-01T20:56:00Z">
              <w:rPr>
                <w:rFonts w:ascii="Times New Roman" w:hAnsi="Times New Roman" w:cs="Times New Roman"/>
                <w:lang w:val="en-GB"/>
              </w:rPr>
            </w:rPrChange>
          </w:rPr>
          <w:delText xml:space="preserve">hospitalizations, </w:delText>
        </w:r>
        <w:r w:rsidR="006509EA" w:rsidRPr="007673ED" w:rsidDel="002E79DD">
          <w:rPr>
            <w:rFonts w:ascii="Times New Roman" w:hAnsi="Times New Roman" w:cs="Times New Roman"/>
            <w:sz w:val="20"/>
            <w:szCs w:val="20"/>
            <w:lang w:val="en-GB"/>
            <w:rPrChange w:id="1985" w:author="Abraham Isaac Jacob Gajardo Cortez (masterin)" w:date="2020-12-01T20:56:00Z">
              <w:rPr>
                <w:rFonts w:ascii="Times New Roman" w:hAnsi="Times New Roman" w:cs="Times New Roman"/>
                <w:lang w:val="en-GB"/>
              </w:rPr>
            </w:rPrChange>
          </w:rPr>
          <w:delText>it</w:delText>
        </w:r>
      </w:del>
      <w:ins w:id="1986" w:author="Abraham Isaac Jacob Gajardo Cortez (masterin)" w:date="2020-12-01T20:33:00Z">
        <w:r w:rsidRPr="007673ED">
          <w:rPr>
            <w:rFonts w:ascii="Times New Roman" w:hAnsi="Times New Roman" w:cs="Times New Roman"/>
            <w:sz w:val="20"/>
            <w:szCs w:val="20"/>
            <w:lang w:val="en-GB"/>
            <w:rPrChange w:id="1987" w:author="Abraham Isaac Jacob Gajardo Cortez (masterin)" w:date="2020-12-01T20:56:00Z">
              <w:rPr>
                <w:rFonts w:ascii="Times New Roman" w:hAnsi="Times New Roman" w:cs="Times New Roman"/>
                <w:lang w:val="en-GB"/>
              </w:rPr>
            </w:rPrChange>
          </w:rPr>
          <w:t>I</w:t>
        </w:r>
      </w:ins>
      <w:ins w:id="1988" w:author="Abraham Isaac Jacob Gajardo Cortez (masterin)" w:date="2020-12-01T20:34:00Z">
        <w:r w:rsidRPr="007673ED">
          <w:rPr>
            <w:rFonts w:ascii="Times New Roman" w:hAnsi="Times New Roman" w:cs="Times New Roman"/>
            <w:sz w:val="20"/>
            <w:szCs w:val="20"/>
            <w:lang w:val="en-GB"/>
            <w:rPrChange w:id="1989" w:author="Abraham Isaac Jacob Gajardo Cortez (masterin)" w:date="2020-12-01T20:56:00Z">
              <w:rPr>
                <w:rFonts w:ascii="Times New Roman" w:hAnsi="Times New Roman" w:cs="Times New Roman"/>
                <w:lang w:val="en-GB"/>
              </w:rPr>
            </w:rPrChange>
          </w:rPr>
          <w:t>t</w:t>
        </w:r>
      </w:ins>
      <w:r w:rsidR="006509EA" w:rsidRPr="007673ED">
        <w:rPr>
          <w:rFonts w:ascii="Times New Roman" w:hAnsi="Times New Roman" w:cs="Times New Roman"/>
          <w:sz w:val="20"/>
          <w:szCs w:val="20"/>
          <w:lang w:val="en-GB"/>
          <w:rPrChange w:id="1990" w:author="Abraham Isaac Jacob Gajardo Cortez (masterin)" w:date="2020-12-01T20:56:00Z">
            <w:rPr>
              <w:rFonts w:ascii="Times New Roman" w:hAnsi="Times New Roman" w:cs="Times New Roman"/>
              <w:lang w:val="en-GB"/>
            </w:rPr>
          </w:rPrChange>
        </w:rPr>
        <w:t xml:space="preserve"> is likely that </w:t>
      </w:r>
      <w:r w:rsidR="00745689" w:rsidRPr="007673ED">
        <w:rPr>
          <w:rFonts w:ascii="Times New Roman" w:hAnsi="Times New Roman" w:cs="Times New Roman"/>
          <w:sz w:val="20"/>
          <w:szCs w:val="20"/>
          <w:lang w:val="en-GB"/>
          <w:rPrChange w:id="1991" w:author="Abraham Isaac Jacob Gajardo Cortez (masterin)" w:date="2020-12-01T20:56:00Z">
            <w:rPr>
              <w:rFonts w:ascii="Times New Roman" w:hAnsi="Times New Roman" w:cs="Times New Roman"/>
              <w:lang w:val="en-GB"/>
            </w:rPr>
          </w:rPrChange>
        </w:rPr>
        <w:t xml:space="preserve">increases in violence </w:t>
      </w:r>
      <w:r w:rsidR="006509EA" w:rsidRPr="007673ED">
        <w:rPr>
          <w:rFonts w:ascii="Times New Roman" w:hAnsi="Times New Roman" w:cs="Times New Roman"/>
          <w:sz w:val="20"/>
          <w:szCs w:val="20"/>
          <w:lang w:val="en-GB"/>
          <w:rPrChange w:id="1992" w:author="Abraham Isaac Jacob Gajardo Cortez (masterin)" w:date="2020-12-01T20:56:00Z">
            <w:rPr>
              <w:rFonts w:ascii="Times New Roman" w:hAnsi="Times New Roman" w:cs="Times New Roman"/>
              <w:lang w:val="en-GB"/>
            </w:rPr>
          </w:rPrChange>
        </w:rPr>
        <w:t xml:space="preserve">during the social protests and widespread use of crowd control methods by the police </w:t>
      </w:r>
      <w:ins w:id="1993" w:author="Abraham Isaac Jacob Gajardo Cortez (masterin)" w:date="2020-12-01T20:23:00Z">
        <w:r w:rsidR="00D91514" w:rsidRPr="007673ED">
          <w:rPr>
            <w:rFonts w:ascii="Times New Roman" w:hAnsi="Times New Roman" w:cs="Times New Roman"/>
            <w:sz w:val="20"/>
            <w:szCs w:val="20"/>
            <w:lang w:val="en-GB"/>
            <w:rPrChange w:id="1994" w:author="Abraham Isaac Jacob Gajardo Cortez (masterin)" w:date="2020-12-01T20:56:00Z">
              <w:rPr>
                <w:rFonts w:ascii="Times New Roman" w:hAnsi="Times New Roman" w:cs="Times New Roman"/>
                <w:lang w:val="en-GB"/>
              </w:rPr>
            </w:rPrChange>
          </w:rPr>
          <w:t>and soldiers</w:t>
        </w:r>
      </w:ins>
      <w:ins w:id="1995" w:author="Abraham Isaac Jacob Gajardo Cortez (masterin)" w:date="2020-12-01T20:35:00Z">
        <w:r w:rsidRPr="007673ED">
          <w:rPr>
            <w:rFonts w:ascii="Times New Roman" w:hAnsi="Times New Roman" w:cs="Times New Roman"/>
            <w:sz w:val="20"/>
            <w:szCs w:val="20"/>
            <w:lang w:val="en-GB"/>
            <w:rPrChange w:id="1996" w:author="Abraham Isaac Jacob Gajardo Cortez (masterin)" w:date="2020-12-01T20:56:00Z">
              <w:rPr>
                <w:rFonts w:ascii="Times New Roman" w:hAnsi="Times New Roman" w:cs="Times New Roman"/>
                <w:lang w:val="en-GB"/>
              </w:rPr>
            </w:rPrChange>
          </w:rPr>
          <w:t xml:space="preserve"> resulted in</w:t>
        </w:r>
      </w:ins>
      <w:ins w:id="1997" w:author="Abraham Isaac Jacob Gajardo Cortez (masterin)" w:date="2020-12-01T20:23:00Z">
        <w:r w:rsidR="00D91514" w:rsidRPr="007673ED">
          <w:rPr>
            <w:rFonts w:ascii="Times New Roman" w:hAnsi="Times New Roman" w:cs="Times New Roman"/>
            <w:sz w:val="20"/>
            <w:szCs w:val="20"/>
            <w:lang w:val="en-GB"/>
            <w:rPrChange w:id="1998" w:author="Abraham Isaac Jacob Gajardo Cortez (masterin)" w:date="2020-12-01T20:56:00Z">
              <w:rPr>
                <w:rFonts w:ascii="Times New Roman" w:hAnsi="Times New Roman" w:cs="Times New Roman"/>
                <w:lang w:val="en-GB"/>
              </w:rPr>
            </w:rPrChange>
          </w:rPr>
          <w:t xml:space="preserve"> </w:t>
        </w:r>
      </w:ins>
      <w:del w:id="1999" w:author="Abraham Isaac Jacob Gajardo Cortez (masterin)" w:date="2020-12-01T20:23:00Z">
        <w:r w:rsidR="006509EA" w:rsidRPr="007673ED" w:rsidDel="00D91514">
          <w:rPr>
            <w:rFonts w:ascii="Times New Roman" w:hAnsi="Times New Roman" w:cs="Times New Roman"/>
            <w:sz w:val="20"/>
            <w:szCs w:val="20"/>
            <w:lang w:val="en-GB"/>
            <w:rPrChange w:id="2000" w:author="Abraham Isaac Jacob Gajardo Cortez (masterin)" w:date="2020-12-01T20:56:00Z">
              <w:rPr>
                <w:rFonts w:ascii="Times New Roman" w:hAnsi="Times New Roman" w:cs="Times New Roman"/>
                <w:lang w:val="en-GB"/>
              </w:rPr>
            </w:rPrChange>
          </w:rPr>
          <w:delText xml:space="preserve">resulted in </w:delText>
        </w:r>
      </w:del>
      <w:r w:rsidR="006509EA" w:rsidRPr="007673ED">
        <w:rPr>
          <w:rFonts w:ascii="Times New Roman" w:hAnsi="Times New Roman" w:cs="Times New Roman"/>
          <w:sz w:val="20"/>
          <w:szCs w:val="20"/>
          <w:lang w:val="en-GB"/>
          <w:rPrChange w:id="2001" w:author="Abraham Isaac Jacob Gajardo Cortez (masterin)" w:date="2020-12-01T20:56:00Z">
            <w:rPr>
              <w:rFonts w:ascii="Times New Roman" w:hAnsi="Times New Roman" w:cs="Times New Roman"/>
              <w:lang w:val="en-GB"/>
            </w:rPr>
          </w:rPrChange>
        </w:rPr>
        <w:t>a larger number of severely injured patients requiring hospitalization</w:t>
      </w:r>
      <w:ins w:id="2002" w:author="Abraham Isaac Jacob Gajardo Cortez (masterin)" w:date="2020-12-01T20:36:00Z">
        <w:r w:rsidRPr="007673ED">
          <w:rPr>
            <w:rFonts w:ascii="Times New Roman" w:hAnsi="Times New Roman" w:cs="Times New Roman"/>
            <w:sz w:val="20"/>
            <w:szCs w:val="20"/>
            <w:lang w:val="en-GB"/>
            <w:rPrChange w:id="2003" w:author="Abraham Isaac Jacob Gajardo Cortez (masterin)" w:date="2020-12-01T20:56:00Z">
              <w:rPr>
                <w:rFonts w:ascii="Times New Roman" w:hAnsi="Times New Roman" w:cs="Times New Roman"/>
                <w:lang w:val="en-GB"/>
              </w:rPr>
            </w:rPrChange>
          </w:rPr>
          <w:t xml:space="preserve"> </w:t>
        </w:r>
        <w:r w:rsidRPr="002A2497">
          <w:rPr>
            <w:rFonts w:ascii="Times New Roman" w:hAnsi="Times New Roman" w:cs="Times New Roman"/>
            <w:sz w:val="20"/>
            <w:szCs w:val="20"/>
            <w:highlight w:val="green"/>
            <w:lang w:val="en-GB"/>
            <w:rPrChange w:id="2004" w:author="Andrés González Santa Cruz" w:date="2020-12-05T12:41:00Z">
              <w:rPr>
                <w:rFonts w:ascii="Times New Roman" w:hAnsi="Times New Roman" w:cs="Times New Roman"/>
                <w:lang w:val="en-GB"/>
              </w:rPr>
            </w:rPrChange>
          </w:rPr>
          <w:t>[REF]</w:t>
        </w:r>
      </w:ins>
      <w:r w:rsidR="006509EA" w:rsidRPr="002A2497">
        <w:rPr>
          <w:rFonts w:ascii="Times New Roman" w:hAnsi="Times New Roman" w:cs="Times New Roman"/>
          <w:sz w:val="20"/>
          <w:szCs w:val="20"/>
          <w:highlight w:val="green"/>
          <w:lang w:val="en-GB"/>
          <w:rPrChange w:id="2005" w:author="Andrés González Santa Cruz" w:date="2020-12-05T12:41:00Z">
            <w:rPr>
              <w:rFonts w:ascii="Times New Roman" w:hAnsi="Times New Roman" w:cs="Times New Roman"/>
              <w:lang w:val="en-GB"/>
            </w:rPr>
          </w:rPrChange>
        </w:rPr>
        <w:t>.</w:t>
      </w:r>
      <w:ins w:id="2006" w:author="Abraham Isaac Jacob Gajardo Cortez (masterin)" w:date="2020-12-01T20:36:00Z">
        <w:r w:rsidRPr="007673ED">
          <w:rPr>
            <w:rFonts w:ascii="Times New Roman" w:hAnsi="Times New Roman" w:cs="Times New Roman"/>
            <w:sz w:val="20"/>
            <w:szCs w:val="20"/>
            <w:lang w:val="en-GB"/>
            <w:rPrChange w:id="2007" w:author="Abraham Isaac Jacob Gajardo Cortez (masterin)" w:date="2020-12-01T20:56:00Z">
              <w:rPr>
                <w:rFonts w:ascii="Times New Roman" w:hAnsi="Times New Roman" w:cs="Times New Roman"/>
                <w:lang w:val="en-GB"/>
              </w:rPr>
            </w:rPrChange>
          </w:rPr>
          <w:t xml:space="preserve"> </w:t>
        </w:r>
      </w:ins>
      <w:ins w:id="2008" w:author="Abraham Isaac Jacob Gajardo Cortez (masterin)" w:date="2020-12-01T20:46:00Z">
        <w:r w:rsidR="001472E0" w:rsidRPr="007673ED">
          <w:rPr>
            <w:rFonts w:ascii="Times New Roman" w:hAnsi="Times New Roman" w:cs="Times New Roman"/>
            <w:sz w:val="20"/>
            <w:szCs w:val="20"/>
            <w:lang w:val="en-GB"/>
            <w:rPrChange w:id="2009" w:author="Abraham Isaac Jacob Gajardo Cortez (masterin)" w:date="2020-12-01T20:56:00Z">
              <w:rPr>
                <w:rFonts w:ascii="Times New Roman" w:hAnsi="Times New Roman" w:cs="Times New Roman"/>
                <w:lang w:val="en-GB"/>
              </w:rPr>
            </w:rPrChange>
          </w:rPr>
          <w:t>This is consistent with a previous study th</w:t>
        </w:r>
      </w:ins>
      <w:ins w:id="2010" w:author="Abraham Isaac Jacob Gajardo Cortez (masterin)" w:date="2020-12-01T20:48:00Z">
        <w:r w:rsidR="001472E0" w:rsidRPr="007673ED">
          <w:rPr>
            <w:rFonts w:ascii="Times New Roman" w:hAnsi="Times New Roman" w:cs="Times New Roman"/>
            <w:sz w:val="20"/>
            <w:szCs w:val="20"/>
            <w:lang w:val="en-GB"/>
            <w:rPrChange w:id="2011" w:author="Abraham Isaac Jacob Gajardo Cortez (masterin)" w:date="2020-12-01T20:56:00Z">
              <w:rPr>
                <w:rFonts w:ascii="Times New Roman" w:hAnsi="Times New Roman" w:cs="Times New Roman"/>
                <w:lang w:val="en-GB"/>
              </w:rPr>
            </w:rPrChange>
          </w:rPr>
          <w:t>at</w:t>
        </w:r>
      </w:ins>
      <w:ins w:id="2012" w:author="Abraham Isaac Jacob Gajardo Cortez (masterin)" w:date="2020-12-01T20:46:00Z">
        <w:r w:rsidR="001472E0" w:rsidRPr="007673ED">
          <w:rPr>
            <w:rFonts w:ascii="Times New Roman" w:hAnsi="Times New Roman" w:cs="Times New Roman"/>
            <w:sz w:val="20"/>
            <w:szCs w:val="20"/>
            <w:lang w:val="en-GB"/>
            <w:rPrChange w:id="2013" w:author="Abraham Isaac Jacob Gajardo Cortez (masterin)" w:date="2020-12-01T20:56:00Z">
              <w:rPr>
                <w:rFonts w:ascii="Times New Roman" w:hAnsi="Times New Roman" w:cs="Times New Roman"/>
                <w:lang w:val="en-GB"/>
              </w:rPr>
            </w:rPrChange>
          </w:rPr>
          <w:t xml:space="preserve"> </w:t>
        </w:r>
      </w:ins>
      <w:ins w:id="2014" w:author="Abraham Isaac Jacob Gajardo Cortez (masterin)" w:date="2020-12-01T20:47:00Z">
        <w:r w:rsidR="001472E0" w:rsidRPr="007673ED">
          <w:rPr>
            <w:rFonts w:ascii="Times New Roman" w:hAnsi="Times New Roman" w:cs="Times New Roman"/>
            <w:sz w:val="20"/>
            <w:szCs w:val="20"/>
            <w:lang w:val="en-GB"/>
            <w:rPrChange w:id="2015" w:author="Abraham Isaac Jacob Gajardo Cortez (masterin)" w:date="2020-12-01T20:56:00Z">
              <w:rPr>
                <w:rFonts w:ascii="Times New Roman" w:hAnsi="Times New Roman" w:cs="Times New Roman"/>
                <w:lang w:val="en-GB"/>
              </w:rPr>
            </w:rPrChange>
          </w:rPr>
          <w:t xml:space="preserve">evidenced </w:t>
        </w:r>
      </w:ins>
      <w:ins w:id="2016" w:author="Abraham Isaac Jacob Gajardo Cortez (masterin)" w:date="2020-12-01T20:46:00Z">
        <w:r w:rsidR="001472E0" w:rsidRPr="007673ED">
          <w:rPr>
            <w:rFonts w:ascii="Times New Roman" w:hAnsi="Times New Roman" w:cs="Times New Roman"/>
            <w:sz w:val="20"/>
            <w:szCs w:val="20"/>
            <w:lang w:val="en-GB"/>
            <w:rPrChange w:id="2017" w:author="Abraham Isaac Jacob Gajardo Cortez (masterin)" w:date="2020-12-01T20:56:00Z">
              <w:rPr>
                <w:rFonts w:ascii="Times New Roman" w:hAnsi="Times New Roman" w:cs="Times New Roman"/>
                <w:lang w:val="en-GB"/>
              </w:rPr>
            </w:rPrChange>
          </w:rPr>
          <w:t>an incre</w:t>
        </w:r>
        <w:del w:id="2018" w:author="Andrés González Santa Cruz" w:date="2020-12-03T16:02:00Z">
          <w:r w:rsidR="001472E0" w:rsidRPr="007673ED" w:rsidDel="00D41248">
            <w:rPr>
              <w:rFonts w:ascii="Times New Roman" w:hAnsi="Times New Roman" w:cs="Times New Roman"/>
              <w:sz w:val="20"/>
              <w:szCs w:val="20"/>
              <w:lang w:val="en-GB"/>
              <w:rPrChange w:id="2019" w:author="Abraham Isaac Jacob Gajardo Cortez (masterin)" w:date="2020-12-01T20:56:00Z">
                <w:rPr>
                  <w:rFonts w:ascii="Times New Roman" w:hAnsi="Times New Roman" w:cs="Times New Roman"/>
                  <w:lang w:val="en-GB"/>
                </w:rPr>
              </w:rPrChange>
            </w:rPr>
            <w:delText>a</w:delText>
          </w:r>
        </w:del>
        <w:r w:rsidR="001472E0" w:rsidRPr="007673ED">
          <w:rPr>
            <w:rFonts w:ascii="Times New Roman" w:hAnsi="Times New Roman" w:cs="Times New Roman"/>
            <w:sz w:val="20"/>
            <w:szCs w:val="20"/>
            <w:lang w:val="en-GB"/>
            <w:rPrChange w:id="2020" w:author="Abraham Isaac Jacob Gajardo Cortez (masterin)" w:date="2020-12-01T20:56:00Z">
              <w:rPr>
                <w:rFonts w:ascii="Times New Roman" w:hAnsi="Times New Roman" w:cs="Times New Roman"/>
                <w:lang w:val="en-GB"/>
              </w:rPr>
            </w:rPrChange>
          </w:rPr>
          <w:t xml:space="preserve">ment </w:t>
        </w:r>
        <w:del w:id="2021" w:author="Andrés González Santa Cruz" w:date="2020-12-03T16:02:00Z">
          <w:r w:rsidR="001472E0" w:rsidRPr="007673ED" w:rsidDel="00D41248">
            <w:rPr>
              <w:rFonts w:ascii="Times New Roman" w:hAnsi="Times New Roman" w:cs="Times New Roman"/>
              <w:sz w:val="20"/>
              <w:szCs w:val="20"/>
              <w:lang w:val="en-GB"/>
              <w:rPrChange w:id="2022" w:author="Abraham Isaac Jacob Gajardo Cortez (masterin)" w:date="2020-12-01T20:56:00Z">
                <w:rPr>
                  <w:rFonts w:ascii="Times New Roman" w:hAnsi="Times New Roman" w:cs="Times New Roman"/>
                  <w:lang w:val="en-GB"/>
                </w:rPr>
              </w:rPrChange>
            </w:rPr>
            <w:delText>o</w:delText>
          </w:r>
        </w:del>
      </w:ins>
      <w:ins w:id="2023" w:author="Andrés González Santa Cruz" w:date="2020-12-03T16:02:00Z">
        <w:r w:rsidR="00D41248">
          <w:rPr>
            <w:rFonts w:ascii="Times New Roman" w:hAnsi="Times New Roman" w:cs="Times New Roman"/>
            <w:sz w:val="20"/>
            <w:szCs w:val="20"/>
            <w:lang w:val="en-GB"/>
          </w:rPr>
          <w:t>i</w:t>
        </w:r>
      </w:ins>
      <w:ins w:id="2024" w:author="Abraham Isaac Jacob Gajardo Cortez (masterin)" w:date="2020-12-01T20:46:00Z">
        <w:r w:rsidR="001472E0" w:rsidRPr="007673ED">
          <w:rPr>
            <w:rFonts w:ascii="Times New Roman" w:hAnsi="Times New Roman" w:cs="Times New Roman"/>
            <w:sz w:val="20"/>
            <w:szCs w:val="20"/>
            <w:lang w:val="en-GB"/>
            <w:rPrChange w:id="2025" w:author="Abraham Isaac Jacob Gajardo Cortez (masterin)" w:date="2020-12-01T20:56:00Z">
              <w:rPr>
                <w:rFonts w:ascii="Times New Roman" w:hAnsi="Times New Roman" w:cs="Times New Roman"/>
                <w:lang w:val="en-GB"/>
              </w:rPr>
            </w:rPrChange>
          </w:rPr>
          <w:t xml:space="preserve">n </w:t>
        </w:r>
      </w:ins>
      <w:ins w:id="2026" w:author="Abraham Isaac Jacob Gajardo Cortez (masterin)" w:date="2020-12-01T20:48:00Z">
        <w:r w:rsidR="001472E0" w:rsidRPr="007673ED">
          <w:rPr>
            <w:rFonts w:ascii="Times New Roman" w:hAnsi="Times New Roman" w:cs="Times New Roman"/>
            <w:sz w:val="20"/>
            <w:szCs w:val="20"/>
            <w:lang w:val="en-GB"/>
            <w:rPrChange w:id="2027" w:author="Abraham Isaac Jacob Gajardo Cortez (masterin)" w:date="2020-12-01T20:56:00Z">
              <w:rPr>
                <w:rFonts w:ascii="Times New Roman" w:hAnsi="Times New Roman" w:cs="Times New Roman"/>
                <w:lang w:val="en-GB"/>
              </w:rPr>
            </w:rPrChange>
          </w:rPr>
          <w:t>sever</w:t>
        </w:r>
      </w:ins>
      <w:ins w:id="2028" w:author="Andrés González Santa Cruz" w:date="2020-12-03T16:02:00Z">
        <w:r w:rsidR="00D41248">
          <w:rPr>
            <w:rFonts w:ascii="Times New Roman" w:hAnsi="Times New Roman" w:cs="Times New Roman"/>
            <w:sz w:val="20"/>
            <w:szCs w:val="20"/>
            <w:lang w:val="en-GB"/>
          </w:rPr>
          <w:t>e</w:t>
        </w:r>
      </w:ins>
      <w:ins w:id="2029" w:author="Abraham Isaac Jacob Gajardo Cortez (masterin)" w:date="2020-12-01T20:48:00Z">
        <w:r w:rsidR="001472E0" w:rsidRPr="007673ED">
          <w:rPr>
            <w:rFonts w:ascii="Times New Roman" w:hAnsi="Times New Roman" w:cs="Times New Roman"/>
            <w:sz w:val="20"/>
            <w:szCs w:val="20"/>
            <w:lang w:val="en-GB"/>
            <w:rPrChange w:id="2030" w:author="Abraham Isaac Jacob Gajardo Cortez (masterin)" w:date="2020-12-01T20:56:00Z">
              <w:rPr>
                <w:rFonts w:ascii="Times New Roman" w:hAnsi="Times New Roman" w:cs="Times New Roman"/>
                <w:lang w:val="en-GB"/>
              </w:rPr>
            </w:rPrChange>
          </w:rPr>
          <w:t xml:space="preserve"> </w:t>
        </w:r>
      </w:ins>
      <w:ins w:id="2031" w:author="Abraham Isaac Jacob Gajardo Cortez (masterin)" w:date="2020-12-01T20:47:00Z">
        <w:r w:rsidR="001472E0" w:rsidRPr="007673ED">
          <w:rPr>
            <w:rFonts w:ascii="Times New Roman" w:hAnsi="Times New Roman" w:cs="Times New Roman"/>
            <w:sz w:val="20"/>
            <w:szCs w:val="20"/>
            <w:lang w:val="en-GB"/>
            <w:rPrChange w:id="2032" w:author="Abraham Isaac Jacob Gajardo Cortez (masterin)" w:date="2020-12-01T20:56:00Z">
              <w:rPr>
                <w:rFonts w:ascii="Times New Roman" w:hAnsi="Times New Roman" w:cs="Times New Roman"/>
                <w:lang w:val="en-GB"/>
              </w:rPr>
            </w:rPrChange>
          </w:rPr>
          <w:t>ocular trauma by kinetic impact projectiles during this period</w:t>
        </w:r>
      </w:ins>
      <w:ins w:id="2033" w:author="Andrés González Santa Cruz" w:date="2020-12-06T16:25:00Z">
        <w:r w:rsidR="005C63C1">
          <w:rPr>
            <w:rFonts w:ascii="Times New Roman" w:hAnsi="Times New Roman" w:cs="Times New Roman"/>
            <w:sz w:val="20"/>
            <w:szCs w:val="20"/>
            <w:lang w:val="en-GB"/>
          </w:rPr>
          <w:t xml:space="preserve"> </w:t>
        </w:r>
        <w:r w:rsidR="005C63C1">
          <w:rPr>
            <w:rFonts w:ascii="Times New Roman" w:hAnsi="Times New Roman" w:cs="Times New Roman"/>
            <w:sz w:val="20"/>
            <w:szCs w:val="20"/>
            <w:highlight w:val="yellow"/>
            <w:lang w:val="en-GB"/>
          </w:rPr>
          <w:fldChar w:fldCharType="begin"/>
        </w:r>
      </w:ins>
      <w:r w:rsidR="005C63C1">
        <w:rPr>
          <w:rFonts w:ascii="Times New Roman" w:hAnsi="Times New Roman" w:cs="Times New Roman"/>
          <w:sz w:val="20"/>
          <w:szCs w:val="20"/>
          <w:highlight w:val="yellow"/>
          <w:lang w:val="en-GB"/>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ins w:id="2034" w:author="Andrés González Santa Cruz" w:date="2020-12-06T16:25:00Z">
        <w:r w:rsidR="005C63C1">
          <w:rPr>
            <w:rFonts w:ascii="Times New Roman" w:hAnsi="Times New Roman" w:cs="Times New Roman"/>
            <w:sz w:val="20"/>
            <w:szCs w:val="20"/>
            <w:highlight w:val="yellow"/>
            <w:lang w:val="en-GB"/>
          </w:rPr>
          <w:fldChar w:fldCharType="separate"/>
        </w:r>
      </w:ins>
      <w:r w:rsidR="005C63C1">
        <w:rPr>
          <w:rFonts w:ascii="Times New Roman" w:hAnsi="Times New Roman" w:cs="Times New Roman"/>
          <w:noProof/>
          <w:sz w:val="20"/>
          <w:szCs w:val="20"/>
          <w:highlight w:val="yellow"/>
          <w:lang w:val="en-GB"/>
        </w:rPr>
        <w:t>[21]</w:t>
      </w:r>
      <w:ins w:id="2035" w:author="Andrés González Santa Cruz" w:date="2020-12-06T16:25:00Z">
        <w:r w:rsidR="005C63C1">
          <w:rPr>
            <w:rFonts w:ascii="Times New Roman" w:hAnsi="Times New Roman" w:cs="Times New Roman"/>
            <w:sz w:val="20"/>
            <w:szCs w:val="20"/>
            <w:highlight w:val="yellow"/>
            <w:lang w:val="en-GB"/>
          </w:rPr>
          <w:fldChar w:fldCharType="end"/>
        </w:r>
      </w:ins>
      <w:ins w:id="2036" w:author="Abraham Isaac Jacob Gajardo Cortez (masterin)" w:date="2020-12-01T20:48:00Z">
        <w:r w:rsidR="001472E0" w:rsidRPr="007673ED">
          <w:rPr>
            <w:rFonts w:ascii="Times New Roman" w:hAnsi="Times New Roman" w:cs="Times New Roman"/>
            <w:sz w:val="20"/>
            <w:szCs w:val="20"/>
            <w:lang w:val="en-GB"/>
            <w:rPrChange w:id="2037" w:author="Abraham Isaac Jacob Gajardo Cortez (masterin)" w:date="2020-12-01T20:56:00Z">
              <w:rPr>
                <w:rFonts w:ascii="Times New Roman" w:hAnsi="Times New Roman" w:cs="Times New Roman"/>
                <w:lang w:val="en-GB"/>
              </w:rPr>
            </w:rPrChange>
          </w:rPr>
          <w:t xml:space="preserve"> </w:t>
        </w:r>
        <w:del w:id="2038" w:author="Andrés González Santa Cruz" w:date="2020-12-06T16:21:00Z">
          <w:r w:rsidR="001472E0" w:rsidRPr="002A2497" w:rsidDel="005C63C1">
            <w:rPr>
              <w:rFonts w:ascii="Times New Roman" w:hAnsi="Times New Roman" w:cs="Times New Roman"/>
              <w:sz w:val="20"/>
              <w:szCs w:val="20"/>
              <w:highlight w:val="green"/>
              <w:lang w:val="en-GB"/>
              <w:rPrChange w:id="2039" w:author="Andrés González Santa Cruz" w:date="2020-12-05T12:41:00Z">
                <w:rPr>
                  <w:rFonts w:ascii="Times New Roman" w:hAnsi="Times New Roman" w:cs="Times New Roman"/>
                  <w:lang w:val="en-GB"/>
                </w:rPr>
              </w:rPrChange>
            </w:rPr>
            <w:delText>[REF]</w:delText>
          </w:r>
        </w:del>
      </w:ins>
      <w:ins w:id="2040" w:author="Abraham Isaac Jacob Gajardo Cortez (masterin)" w:date="2020-12-01T20:47:00Z">
        <w:r w:rsidR="001472E0" w:rsidRPr="002A2497">
          <w:rPr>
            <w:rFonts w:ascii="Times New Roman" w:hAnsi="Times New Roman" w:cs="Times New Roman"/>
            <w:sz w:val="20"/>
            <w:szCs w:val="20"/>
            <w:highlight w:val="green"/>
            <w:lang w:val="en-GB"/>
            <w:rPrChange w:id="2041" w:author="Andrés González Santa Cruz" w:date="2020-12-05T12:41:00Z">
              <w:rPr>
                <w:rFonts w:ascii="Times New Roman" w:hAnsi="Times New Roman" w:cs="Times New Roman"/>
                <w:lang w:val="en-GB"/>
              </w:rPr>
            </w:rPrChange>
          </w:rPr>
          <w:t>.</w:t>
        </w:r>
      </w:ins>
      <w:ins w:id="2042" w:author="Andrés González Santa Cruz" w:date="2020-12-08T10:07:00Z">
        <w:r w:rsidR="00B96937">
          <w:rPr>
            <w:rFonts w:ascii="Times New Roman" w:hAnsi="Times New Roman" w:cs="Times New Roman"/>
            <w:sz w:val="20"/>
            <w:szCs w:val="20"/>
            <w:highlight w:val="green"/>
            <w:lang w:val="en-GB"/>
          </w:rPr>
          <w:t xml:space="preserve"> </w:t>
        </w:r>
      </w:ins>
      <w:del w:id="2043" w:author="Andrés González Santa Cruz" w:date="2020-12-06T16:24:00Z">
        <w:r w:rsidR="00745689" w:rsidRPr="007673ED" w:rsidDel="005C63C1">
          <w:rPr>
            <w:rFonts w:ascii="Times New Roman" w:hAnsi="Times New Roman" w:cs="Times New Roman"/>
            <w:sz w:val="20"/>
            <w:szCs w:val="20"/>
            <w:lang w:val="en-GB"/>
            <w:rPrChange w:id="2044" w:author="Abraham Isaac Jacob Gajardo Cortez (masterin)" w:date="2020-12-01T20:56:00Z">
              <w:rPr>
                <w:rFonts w:ascii="Times New Roman" w:hAnsi="Times New Roman" w:cs="Times New Roman"/>
                <w:lang w:val="en-GB"/>
              </w:rPr>
            </w:rPrChange>
          </w:rPr>
          <w:delText xml:space="preserve"> </w:delText>
        </w:r>
      </w:del>
      <w:ins w:id="2045" w:author="Andrés González Santa Cruz" w:date="2020-12-06T16:28:00Z">
        <w:r w:rsidR="005C63C1">
          <w:rPr>
            <w:rFonts w:ascii="Times New Roman" w:hAnsi="Times New Roman" w:cs="Times New Roman"/>
            <w:sz w:val="20"/>
            <w:szCs w:val="20"/>
            <w:lang w:val="en-GB"/>
          </w:rPr>
          <w:t>However, our findings mildl</w:t>
        </w:r>
      </w:ins>
      <w:ins w:id="2046" w:author="Andrés González Santa Cruz" w:date="2020-12-06T16:29:00Z">
        <w:r w:rsidR="005C63C1">
          <w:rPr>
            <w:rFonts w:ascii="Times New Roman" w:hAnsi="Times New Roman" w:cs="Times New Roman"/>
            <w:sz w:val="20"/>
            <w:szCs w:val="20"/>
            <w:lang w:val="en-GB"/>
          </w:rPr>
          <w:t>y relate to another previous study</w:t>
        </w:r>
      </w:ins>
      <w:ins w:id="2047" w:author="Andrés González Santa Cruz" w:date="2020-12-06T16:32:00Z">
        <w:r w:rsidR="005C63C1">
          <w:rPr>
            <w:rFonts w:ascii="Times New Roman" w:hAnsi="Times New Roman" w:cs="Times New Roman"/>
            <w:sz w:val="20"/>
            <w:szCs w:val="20"/>
            <w:lang w:val="en-GB"/>
          </w:rPr>
          <w:t>,</w:t>
        </w:r>
      </w:ins>
      <w:ins w:id="2048" w:author="Andrés González Santa Cruz" w:date="2020-12-06T16:29:00Z">
        <w:r w:rsidR="005C63C1">
          <w:rPr>
            <w:rFonts w:ascii="Times New Roman" w:hAnsi="Times New Roman" w:cs="Times New Roman"/>
            <w:sz w:val="20"/>
            <w:szCs w:val="20"/>
            <w:lang w:val="en-GB"/>
          </w:rPr>
          <w:t xml:space="preserve"> which </w:t>
        </w:r>
      </w:ins>
      <w:ins w:id="2049" w:author="Andrés González Santa Cruz" w:date="2020-12-06T16:30:00Z">
        <w:r w:rsidR="005C63C1">
          <w:rPr>
            <w:rFonts w:ascii="Times New Roman" w:hAnsi="Times New Roman" w:cs="Times New Roman"/>
            <w:sz w:val="20"/>
            <w:szCs w:val="20"/>
            <w:lang w:val="en-GB"/>
          </w:rPr>
          <w:t xml:space="preserve">only </w:t>
        </w:r>
      </w:ins>
      <w:ins w:id="2050" w:author="Andrés González Santa Cruz" w:date="2020-12-06T16:29:00Z">
        <w:r w:rsidR="005C63C1">
          <w:rPr>
            <w:rFonts w:ascii="Times New Roman" w:hAnsi="Times New Roman" w:cs="Times New Roman"/>
            <w:sz w:val="20"/>
            <w:szCs w:val="20"/>
            <w:lang w:val="en-GB"/>
          </w:rPr>
          <w:t>observe</w:t>
        </w:r>
      </w:ins>
      <w:ins w:id="2051" w:author="Andrés González Santa Cruz" w:date="2020-12-06T16:30:00Z">
        <w:r w:rsidR="005C63C1">
          <w:rPr>
            <w:rFonts w:ascii="Times New Roman" w:hAnsi="Times New Roman" w:cs="Times New Roman"/>
            <w:sz w:val="20"/>
            <w:szCs w:val="20"/>
            <w:lang w:val="en-GB"/>
          </w:rPr>
          <w:t>d</w:t>
        </w:r>
      </w:ins>
      <w:ins w:id="2052" w:author="Andrés González Santa Cruz" w:date="2020-12-06T16:29:00Z">
        <w:r w:rsidR="005C63C1">
          <w:rPr>
            <w:rFonts w:ascii="Times New Roman" w:hAnsi="Times New Roman" w:cs="Times New Roman"/>
            <w:sz w:val="20"/>
            <w:szCs w:val="20"/>
            <w:lang w:val="en-GB"/>
          </w:rPr>
          <w:t xml:space="preserve"> </w:t>
        </w:r>
      </w:ins>
      <w:ins w:id="2053" w:author="Andrés González Santa Cruz" w:date="2020-12-06T16:30:00Z">
        <w:r w:rsidR="005C63C1">
          <w:rPr>
            <w:rFonts w:ascii="Times New Roman" w:hAnsi="Times New Roman" w:cs="Times New Roman"/>
            <w:sz w:val="20"/>
            <w:szCs w:val="20"/>
            <w:lang w:val="en-GB"/>
          </w:rPr>
          <w:t xml:space="preserve">increased levels of trauma </w:t>
        </w:r>
      </w:ins>
      <w:ins w:id="2054" w:author="Andrés González Santa Cruz" w:date="2020-12-06T16:32:00Z">
        <w:r w:rsidR="005C63C1" w:rsidRPr="005C63C1">
          <w:rPr>
            <w:rFonts w:ascii="Times New Roman" w:hAnsi="Times New Roman" w:cs="Times New Roman"/>
            <w:sz w:val="20"/>
            <w:szCs w:val="20"/>
            <w:lang w:val="en-GB"/>
          </w:rPr>
          <w:t>but limited increase (peak) at the beginning of the social crisis</w:t>
        </w:r>
      </w:ins>
      <w:ins w:id="2055" w:author="Andrés González Santa Cruz" w:date="2020-12-06T16:29:00Z">
        <w:r w:rsidR="005C63C1">
          <w:rPr>
            <w:rFonts w:ascii="Times New Roman" w:hAnsi="Times New Roman" w:cs="Times New Roman"/>
            <w:sz w:val="20"/>
            <w:szCs w:val="20"/>
            <w:lang w:val="en-GB"/>
          </w:rPr>
          <w:t xml:space="preserve">, </w:t>
        </w:r>
      </w:ins>
      <w:ins w:id="2056" w:author="Andrés González Santa Cruz" w:date="2020-12-06T16:32:00Z">
        <w:r w:rsidR="005C63C1">
          <w:rPr>
            <w:rFonts w:ascii="Times New Roman" w:hAnsi="Times New Roman" w:cs="Times New Roman"/>
            <w:sz w:val="20"/>
            <w:szCs w:val="20"/>
            <w:lang w:val="en-GB"/>
          </w:rPr>
          <w:t xml:space="preserve">and </w:t>
        </w:r>
      </w:ins>
      <w:ins w:id="2057" w:author="Andrés González Santa Cruz" w:date="2020-12-06T16:31:00Z">
        <w:r w:rsidR="005C63C1">
          <w:rPr>
            <w:rFonts w:ascii="Times New Roman" w:hAnsi="Times New Roman" w:cs="Times New Roman"/>
            <w:sz w:val="20"/>
            <w:szCs w:val="20"/>
            <w:lang w:val="en-GB"/>
          </w:rPr>
          <w:t xml:space="preserve">no differences </w:t>
        </w:r>
      </w:ins>
      <w:ins w:id="2058" w:author="Andrés González Santa Cruz" w:date="2020-12-06T16:32:00Z">
        <w:r w:rsidR="005C63C1">
          <w:rPr>
            <w:rFonts w:ascii="Times New Roman" w:hAnsi="Times New Roman" w:cs="Times New Roman"/>
            <w:sz w:val="20"/>
            <w:szCs w:val="20"/>
            <w:lang w:val="en-GB"/>
          </w:rPr>
          <w:t>than</w:t>
        </w:r>
      </w:ins>
      <w:ins w:id="2059" w:author="Andrés González Santa Cruz" w:date="2020-12-08T10:08:00Z">
        <w:r w:rsidR="00B96937">
          <w:rPr>
            <w:rFonts w:ascii="Times New Roman" w:hAnsi="Times New Roman" w:cs="Times New Roman"/>
            <w:sz w:val="20"/>
            <w:szCs w:val="20"/>
            <w:lang w:val="en-GB"/>
          </w:rPr>
          <w:t xml:space="preserve"> in</w:t>
        </w:r>
      </w:ins>
      <w:ins w:id="2060" w:author="Andrés González Santa Cruz" w:date="2020-12-06T16:32:00Z">
        <w:r w:rsidR="005C63C1">
          <w:rPr>
            <w:rFonts w:ascii="Times New Roman" w:hAnsi="Times New Roman" w:cs="Times New Roman"/>
            <w:sz w:val="20"/>
            <w:szCs w:val="20"/>
            <w:lang w:val="en-GB"/>
          </w:rPr>
          <w:t xml:space="preserve"> </w:t>
        </w:r>
      </w:ins>
      <w:ins w:id="2061" w:author="Andrés González Santa Cruz" w:date="2020-12-06T16:29:00Z">
        <w:r w:rsidR="005C63C1">
          <w:rPr>
            <w:rFonts w:ascii="Times New Roman" w:hAnsi="Times New Roman" w:cs="Times New Roman"/>
            <w:sz w:val="20"/>
            <w:szCs w:val="20"/>
            <w:lang w:val="en-GB"/>
          </w:rPr>
          <w:t xml:space="preserve">2018 </w:t>
        </w:r>
      </w:ins>
      <w:ins w:id="2062" w:author="Andrés González Santa Cruz" w:date="2020-12-06T16:26:00Z">
        <w:r w:rsidR="005C63C1">
          <w:rPr>
            <w:rFonts w:ascii="Times New Roman" w:hAnsi="Times New Roman" w:cs="Times New Roman"/>
            <w:sz w:val="20"/>
            <w:szCs w:val="20"/>
            <w:highlight w:val="yellow"/>
            <w:lang w:val="en-GB"/>
          </w:rPr>
          <w:fldChar w:fldCharType="begin"/>
        </w:r>
      </w:ins>
      <w:r w:rsidR="003F1EEB">
        <w:rPr>
          <w:rFonts w:ascii="Times New Roman" w:hAnsi="Times New Roman" w:cs="Times New Roman"/>
          <w:sz w:val="20"/>
          <w:szCs w:val="20"/>
          <w:highlight w:val="yellow"/>
          <w:lang w:val="en-GB"/>
        </w:rPr>
        <w:instrText xml:space="preserve"> ADDIN EN.CITE &lt;EndNote&gt;&lt;Cite&gt;&lt;Author&gt;Ramos Perkis&lt;/Author&gt;&lt;Year&gt;2020&lt;/Year&gt;&lt;RecNum&gt;49&lt;/RecNum&gt;&lt;DisplayText&gt;[45]&lt;/DisplayText&gt;&lt;record&gt;&lt;rec-number&gt;49&lt;/rec-number&gt;&lt;foreign-keys&gt;&lt;key app="EN" db-id="29zseaxacpxtd5esttl5ptxbp9ffvfp00vav" timestamp="1607282609"&gt;49&lt;/key&gt;&lt;/foreign-keys&gt;&lt;ref-type name="Journal Article"&gt;17&lt;/ref-type&gt;&lt;contributors&gt;&lt;authors&gt;&lt;author&gt;Ramos Perkis, J. P.&lt;/author&gt;&lt;author&gt;Achurra Tirado, P.&lt;/author&gt;&lt;author&gt;Raykar, N.&lt;/author&gt;&lt;author&gt;Zinco Acosta, A.&lt;/author&gt;&lt;author&gt;Muñoz Alarcon, C.&lt;/author&gt;&lt;author&gt;Puyana, J. C.&lt;/author&gt;&lt;author&gt;Ottolino Lavarte, P.&lt;/author&gt;&lt;/authors&gt;&lt;/contributors&gt;&lt;auth-address&gt;Servicio de Cirugía, Unidad de Trauma y Urgencia, Hospital Dr. Sótero del Río, Santiago, Chile. jramos.med@gmail.com.&amp;#xD;Gastrointestinal Surgery Department, Pontificia Universidad Católica de Chile, Santiago, Chile.&amp;#xD;Department of Surgery, University of Pittsburgh, Pittsburgh, PA, USA.&amp;#xD;Servicio de Cirugía, Unidad de Trauma y Urgencia, Hospital Dr. Sótero del Río, Santiago, Chile.&lt;/auth-address&gt;&lt;titles&gt;&lt;title&gt;Different Crises, Different Patterns of Trauma. The Impact of a Social Crisis and the COVID-19 Health Pandemic on a High Violence Area&lt;/title&gt;&lt;secondary-title&gt;World J Surg&lt;/secondary-title&gt;&lt;/titles&gt;&lt;periodical&gt;&lt;full-title&gt;World J Surg&lt;/full-title&gt;&lt;/periodical&gt;&lt;pages&gt;1-7&lt;/pages&gt;&lt;edition&gt;2020/11/14&lt;/edition&gt;&lt;dates&gt;&lt;year&gt;2020&lt;/year&gt;&lt;pub-dates&gt;&lt;date&gt;Nov 13&lt;/date&gt;&lt;/pub-dates&gt;&lt;/dates&gt;&lt;isbn&gt;0364-2313 (Print)&amp;#xD;0364-2313&lt;/isbn&gt;&lt;accession-num&gt;33185723&lt;/accession-num&gt;&lt;urls&gt;&lt;/urls&gt;&lt;custom2&gt;PMC7664169 manuscript.&lt;/custom2&gt;&lt;electronic-resource-num&gt;10.1007/s00268-020-05860-0&lt;/electronic-resource-num&gt;&lt;remote-database-provider&gt;NLM&lt;/remote-database-provider&gt;&lt;language&gt;eng&lt;/language&gt;&lt;/record&gt;&lt;/Cite&gt;&lt;/EndNote&gt;</w:instrText>
      </w:r>
      <w:ins w:id="2063" w:author="Andrés González Santa Cruz" w:date="2020-12-06T16:26:00Z">
        <w:r w:rsidR="005C63C1">
          <w:rPr>
            <w:rFonts w:ascii="Times New Roman" w:hAnsi="Times New Roman" w:cs="Times New Roman"/>
            <w:sz w:val="20"/>
            <w:szCs w:val="20"/>
            <w:highlight w:val="yellow"/>
            <w:lang w:val="en-GB"/>
          </w:rPr>
          <w:fldChar w:fldCharType="separate"/>
        </w:r>
      </w:ins>
      <w:r w:rsidR="003F1EEB">
        <w:rPr>
          <w:rFonts w:ascii="Times New Roman" w:hAnsi="Times New Roman" w:cs="Times New Roman"/>
          <w:noProof/>
          <w:sz w:val="20"/>
          <w:szCs w:val="20"/>
          <w:highlight w:val="yellow"/>
          <w:lang w:val="en-GB"/>
        </w:rPr>
        <w:t>[45]</w:t>
      </w:r>
      <w:ins w:id="2064" w:author="Andrés González Santa Cruz" w:date="2020-12-06T16:26:00Z">
        <w:r w:rsidR="005C63C1">
          <w:rPr>
            <w:rFonts w:ascii="Times New Roman" w:hAnsi="Times New Roman" w:cs="Times New Roman"/>
            <w:sz w:val="20"/>
            <w:szCs w:val="20"/>
            <w:highlight w:val="yellow"/>
            <w:lang w:val="en-GB"/>
          </w:rPr>
          <w:fldChar w:fldCharType="end"/>
        </w:r>
      </w:ins>
      <w:ins w:id="2065" w:author="Andrés González Santa Cruz" w:date="2020-12-06T16:23:00Z">
        <w:r w:rsidR="005C63C1">
          <w:rPr>
            <w:rFonts w:ascii="Times New Roman" w:hAnsi="Times New Roman" w:cs="Times New Roman"/>
            <w:sz w:val="20"/>
            <w:szCs w:val="20"/>
            <w:lang w:val="en-GB"/>
          </w:rPr>
          <w:t xml:space="preserve">. </w:t>
        </w:r>
      </w:ins>
      <w:r w:rsidR="00745689" w:rsidRPr="007673ED">
        <w:rPr>
          <w:rFonts w:ascii="Times New Roman" w:hAnsi="Times New Roman" w:cs="Times New Roman"/>
          <w:sz w:val="20"/>
          <w:szCs w:val="20"/>
          <w:lang w:val="en-GB"/>
          <w:rPrChange w:id="2066" w:author="Abraham Isaac Jacob Gajardo Cortez (masterin)" w:date="2020-12-01T20:56:00Z">
            <w:rPr>
              <w:rFonts w:ascii="Times New Roman" w:hAnsi="Times New Roman" w:cs="Times New Roman"/>
              <w:lang w:val="en-GB"/>
            </w:rPr>
          </w:rPrChange>
        </w:rPr>
        <w:t xml:space="preserve">However, other explanations cannot be rejected at this point. </w:t>
      </w:r>
      <w:r w:rsidR="007570FD" w:rsidRPr="007673ED">
        <w:rPr>
          <w:rFonts w:ascii="Times New Roman" w:hAnsi="Times New Roman" w:cs="Times New Roman"/>
          <w:sz w:val="20"/>
          <w:szCs w:val="20"/>
          <w:lang w:val="en-GB"/>
          <w:rPrChange w:id="2067" w:author="Abraham Isaac Jacob Gajardo Cortez (masterin)" w:date="2020-12-01T20:56:00Z">
            <w:rPr>
              <w:rFonts w:ascii="Times New Roman" w:hAnsi="Times New Roman" w:cs="Times New Roman"/>
              <w:lang w:val="en-GB"/>
            </w:rPr>
          </w:rPrChange>
        </w:rPr>
        <w:t>For example, t</w:t>
      </w:r>
      <w:r w:rsidR="00745689" w:rsidRPr="007673ED">
        <w:rPr>
          <w:rFonts w:ascii="Times New Roman" w:hAnsi="Times New Roman" w:cs="Times New Roman"/>
          <w:sz w:val="20"/>
          <w:szCs w:val="20"/>
          <w:lang w:val="en-GB"/>
          <w:rPrChange w:id="2068" w:author="Abraham Isaac Jacob Gajardo Cortez (masterin)" w:date="2020-12-01T20:56:00Z">
            <w:rPr>
              <w:rFonts w:ascii="Times New Roman" w:hAnsi="Times New Roman" w:cs="Times New Roman"/>
              <w:lang w:val="en-GB"/>
            </w:rPr>
          </w:rPrChange>
        </w:rPr>
        <w:t xml:space="preserve">hese shifts may </w:t>
      </w:r>
      <w:r w:rsidR="007570FD" w:rsidRPr="007673ED">
        <w:rPr>
          <w:rFonts w:ascii="Times New Roman" w:hAnsi="Times New Roman" w:cs="Times New Roman"/>
          <w:sz w:val="20"/>
          <w:szCs w:val="20"/>
          <w:lang w:val="en-GB"/>
          <w:rPrChange w:id="2069" w:author="Abraham Isaac Jacob Gajardo Cortez (masterin)" w:date="2020-12-01T20:56:00Z">
            <w:rPr>
              <w:rFonts w:ascii="Times New Roman" w:hAnsi="Times New Roman" w:cs="Times New Roman"/>
              <w:lang w:val="en-GB"/>
            </w:rPr>
          </w:rPrChange>
        </w:rPr>
        <w:t xml:space="preserve">also </w:t>
      </w:r>
      <w:r w:rsidR="00745689" w:rsidRPr="007673ED">
        <w:rPr>
          <w:rFonts w:ascii="Times New Roman" w:hAnsi="Times New Roman" w:cs="Times New Roman"/>
          <w:sz w:val="20"/>
          <w:szCs w:val="20"/>
          <w:lang w:val="en-GB"/>
          <w:rPrChange w:id="2070" w:author="Abraham Isaac Jacob Gajardo Cortez (masterin)" w:date="2020-12-01T20:56:00Z">
            <w:rPr>
              <w:rFonts w:ascii="Times New Roman" w:hAnsi="Times New Roman" w:cs="Times New Roman"/>
              <w:lang w:val="en-GB"/>
            </w:rPr>
          </w:rPrChange>
        </w:rPr>
        <w:t xml:space="preserve">be due to a similar reason as the reduction in emergency services utilization. </w:t>
      </w:r>
      <w:r w:rsidR="00E139C0" w:rsidRPr="007673ED">
        <w:rPr>
          <w:rFonts w:ascii="Times New Roman" w:hAnsi="Times New Roman" w:cs="Times New Roman"/>
          <w:sz w:val="20"/>
          <w:szCs w:val="20"/>
          <w:lang w:val="en-GB"/>
          <w:rPrChange w:id="2071" w:author="Abraham Isaac Jacob Gajardo Cortez (masterin)" w:date="2020-12-01T20:56:00Z">
            <w:rPr>
              <w:rFonts w:ascii="Times New Roman" w:hAnsi="Times New Roman" w:cs="Times New Roman"/>
              <w:lang w:val="en-GB"/>
            </w:rPr>
          </w:rPrChange>
        </w:rPr>
        <w:t>Patients may be avoiding care they need to resolve minor health issues, but in turn</w:t>
      </w:r>
      <w:ins w:id="2072" w:author="Andrés González Santa Cruz" w:date="2020-12-05T12:42:00Z">
        <w:r w:rsidR="002A2497">
          <w:rPr>
            <w:rFonts w:ascii="Times New Roman" w:hAnsi="Times New Roman" w:cs="Times New Roman"/>
            <w:sz w:val="20"/>
            <w:szCs w:val="20"/>
            <w:lang w:val="en-GB"/>
          </w:rPr>
          <w:t>,</w:t>
        </w:r>
      </w:ins>
      <w:r w:rsidR="00E139C0" w:rsidRPr="007673ED">
        <w:rPr>
          <w:rFonts w:ascii="Times New Roman" w:hAnsi="Times New Roman" w:cs="Times New Roman"/>
          <w:sz w:val="20"/>
          <w:szCs w:val="20"/>
          <w:lang w:val="en-GB"/>
          <w:rPrChange w:id="2073" w:author="Abraham Isaac Jacob Gajardo Cortez (masterin)" w:date="2020-12-01T20:56:00Z">
            <w:rPr>
              <w:rFonts w:ascii="Times New Roman" w:hAnsi="Times New Roman" w:cs="Times New Roman"/>
              <w:lang w:val="en-GB"/>
            </w:rPr>
          </w:rPrChange>
        </w:rPr>
        <w:t xml:space="preserve"> the health issues become worse until the patient must be hospitalized with what is now a severe medical </w:t>
      </w:r>
      <w:r w:rsidR="00881685" w:rsidRPr="007673ED">
        <w:rPr>
          <w:rFonts w:ascii="Times New Roman" w:hAnsi="Times New Roman" w:cs="Times New Roman"/>
          <w:sz w:val="20"/>
          <w:szCs w:val="20"/>
          <w:lang w:val="en-GB"/>
          <w:rPrChange w:id="2074" w:author="Abraham Isaac Jacob Gajardo Cortez (masterin)" w:date="2020-12-01T20:56:00Z">
            <w:rPr>
              <w:rFonts w:ascii="Times New Roman" w:hAnsi="Times New Roman" w:cs="Times New Roman"/>
              <w:lang w:val="en-GB"/>
            </w:rPr>
          </w:rPrChange>
        </w:rPr>
        <w:t>case</w:t>
      </w:r>
      <w:ins w:id="2075" w:author="Abraham Isaac Jacob Gajardo Cortez (masterin)" w:date="2020-12-01T20:36:00Z">
        <w:r w:rsidRPr="007673ED">
          <w:rPr>
            <w:rFonts w:ascii="Times New Roman" w:hAnsi="Times New Roman" w:cs="Times New Roman"/>
            <w:sz w:val="20"/>
            <w:szCs w:val="20"/>
            <w:lang w:val="en-GB"/>
            <w:rPrChange w:id="2076" w:author="Abraham Isaac Jacob Gajardo Cortez (masterin)" w:date="2020-12-01T20:56:00Z">
              <w:rPr>
                <w:rFonts w:ascii="Times New Roman" w:hAnsi="Times New Roman" w:cs="Times New Roman"/>
                <w:lang w:val="en-GB"/>
              </w:rPr>
            </w:rPrChange>
          </w:rPr>
          <w:t xml:space="preserve"> </w:t>
        </w:r>
        <w:r w:rsidRPr="002A2497">
          <w:rPr>
            <w:rFonts w:ascii="Times New Roman" w:hAnsi="Times New Roman" w:cs="Times New Roman"/>
            <w:sz w:val="20"/>
            <w:szCs w:val="20"/>
            <w:highlight w:val="green"/>
            <w:lang w:val="en-GB"/>
            <w:rPrChange w:id="2077" w:author="Andrés González Santa Cruz" w:date="2020-12-05T12:42:00Z">
              <w:rPr>
                <w:rFonts w:ascii="Times New Roman" w:hAnsi="Times New Roman" w:cs="Times New Roman"/>
                <w:lang w:val="en-GB"/>
              </w:rPr>
            </w:rPrChange>
          </w:rPr>
          <w:t>[REF]</w:t>
        </w:r>
      </w:ins>
      <w:r w:rsidR="00881685" w:rsidRPr="002A2497">
        <w:rPr>
          <w:rFonts w:ascii="Times New Roman" w:hAnsi="Times New Roman" w:cs="Times New Roman"/>
          <w:sz w:val="20"/>
          <w:szCs w:val="20"/>
          <w:highlight w:val="green"/>
          <w:lang w:val="en-GB"/>
          <w:rPrChange w:id="2078" w:author="Andrés González Santa Cruz" w:date="2020-12-05T12:42:00Z">
            <w:rPr>
              <w:rFonts w:ascii="Times New Roman" w:hAnsi="Times New Roman" w:cs="Times New Roman"/>
              <w:lang w:val="en-GB"/>
            </w:rPr>
          </w:rPrChange>
        </w:rPr>
        <w:t>.</w:t>
      </w:r>
      <w:ins w:id="2079" w:author="Abraham Isaac Jacob Gajardo Cortez (masterin)" w:date="2020-12-01T20:36:00Z">
        <w:r w:rsidRPr="007673ED">
          <w:rPr>
            <w:rFonts w:ascii="Times New Roman" w:hAnsi="Times New Roman" w:cs="Times New Roman"/>
            <w:sz w:val="20"/>
            <w:szCs w:val="20"/>
            <w:lang w:val="en-GB"/>
            <w:rPrChange w:id="2080" w:author="Abraham Isaac Jacob Gajardo Cortez (masterin)" w:date="2020-12-01T20:56:00Z">
              <w:rPr>
                <w:rFonts w:ascii="Times New Roman" w:hAnsi="Times New Roman" w:cs="Times New Roman"/>
                <w:lang w:val="en-GB"/>
              </w:rPr>
            </w:rPrChange>
          </w:rPr>
          <w:t xml:space="preserve"> </w:t>
        </w:r>
      </w:ins>
      <w:ins w:id="2081" w:author="Abraham Isaac Jacob Gajardo Cortez (masterin)" w:date="2020-12-01T20:37:00Z">
        <w:r w:rsidRPr="007673ED">
          <w:rPr>
            <w:rFonts w:ascii="Times New Roman" w:hAnsi="Times New Roman" w:cs="Times New Roman"/>
            <w:sz w:val="20"/>
            <w:szCs w:val="20"/>
            <w:lang w:val="en-GB"/>
            <w:rPrChange w:id="2082" w:author="Abraham Isaac Jacob Gajardo Cortez (masterin)" w:date="2020-12-01T20:56:00Z">
              <w:rPr>
                <w:rFonts w:ascii="Times New Roman" w:hAnsi="Times New Roman" w:cs="Times New Roman"/>
                <w:lang w:val="en-GB"/>
              </w:rPr>
            </w:rPrChange>
          </w:rPr>
          <w:t>Anyway, w</w:t>
        </w:r>
      </w:ins>
      <w:ins w:id="2083" w:author="Andrés González Santa Cruz" w:date="2020-12-05T12:42:00Z">
        <w:r w:rsidR="002A2497">
          <w:rPr>
            <w:rFonts w:ascii="Times New Roman" w:hAnsi="Times New Roman" w:cs="Times New Roman"/>
            <w:sz w:val="20"/>
            <w:szCs w:val="20"/>
            <w:lang w:val="en-GB"/>
          </w:rPr>
          <w:t>h</w:t>
        </w:r>
      </w:ins>
      <w:ins w:id="2084" w:author="Abraham Isaac Jacob Gajardo Cortez (masterin)" w:date="2020-12-01T20:37:00Z">
        <w:r w:rsidRPr="007673ED">
          <w:rPr>
            <w:rFonts w:ascii="Times New Roman" w:hAnsi="Times New Roman" w:cs="Times New Roman"/>
            <w:sz w:val="20"/>
            <w:szCs w:val="20"/>
            <w:lang w:val="en-GB"/>
            <w:rPrChange w:id="2085" w:author="Abraham Isaac Jacob Gajardo Cortez (masterin)" w:date="2020-12-01T20:56:00Z">
              <w:rPr>
                <w:rFonts w:ascii="Times New Roman" w:hAnsi="Times New Roman" w:cs="Times New Roman"/>
                <w:lang w:val="en-GB"/>
              </w:rPr>
            </w:rPrChange>
          </w:rPr>
          <w:t xml:space="preserve">ether </w:t>
        </w:r>
      </w:ins>
      <w:ins w:id="2086" w:author="Abraham Isaac Jacob Gajardo Cortez (masterin)" w:date="2020-12-01T20:38:00Z">
        <w:r w:rsidRPr="007673ED">
          <w:rPr>
            <w:rFonts w:ascii="Times New Roman" w:hAnsi="Times New Roman" w:cs="Times New Roman"/>
            <w:sz w:val="20"/>
            <w:szCs w:val="20"/>
            <w:lang w:val="en-GB"/>
            <w:rPrChange w:id="2087" w:author="Abraham Isaac Jacob Gajardo Cortez (masterin)" w:date="2020-12-01T20:56:00Z">
              <w:rPr>
                <w:rFonts w:ascii="Times New Roman" w:hAnsi="Times New Roman" w:cs="Times New Roman"/>
                <w:lang w:val="en-GB"/>
              </w:rPr>
            </w:rPrChange>
          </w:rPr>
          <w:t xml:space="preserve">the observed increase in disease severity was by crowd-control techniques in confrontations or by a later consultation, </w:t>
        </w:r>
        <w:commentRangeStart w:id="2088"/>
        <w:commentRangeStart w:id="2089"/>
        <w:del w:id="2090" w:author="Andrés González Santa Cruz" w:date="2020-12-05T12:42:00Z">
          <w:r w:rsidRPr="007673ED" w:rsidDel="002A2497">
            <w:rPr>
              <w:rFonts w:ascii="Times New Roman" w:hAnsi="Times New Roman" w:cs="Times New Roman"/>
              <w:sz w:val="20"/>
              <w:szCs w:val="20"/>
              <w:lang w:val="en-GB"/>
              <w:rPrChange w:id="2091" w:author="Abraham Isaac Jacob Gajardo Cortez (masterin)" w:date="2020-12-01T20:56:00Z">
                <w:rPr>
                  <w:rFonts w:ascii="Times New Roman" w:hAnsi="Times New Roman" w:cs="Times New Roman"/>
                  <w:lang w:val="en-GB"/>
                </w:rPr>
              </w:rPrChange>
            </w:rPr>
            <w:delText xml:space="preserve">the </w:delText>
          </w:r>
        </w:del>
      </w:ins>
      <w:ins w:id="2092" w:author="Abraham Isaac Jacob Gajardo Cortez (masterin)" w:date="2020-12-01T20:39:00Z">
        <w:del w:id="2093" w:author="Andrés González Santa Cruz" w:date="2020-12-05T12:42:00Z">
          <w:r w:rsidRPr="007673ED" w:rsidDel="002A2497">
            <w:rPr>
              <w:rFonts w:ascii="Times New Roman" w:hAnsi="Times New Roman" w:cs="Times New Roman"/>
              <w:sz w:val="20"/>
              <w:szCs w:val="20"/>
              <w:lang w:val="en-GB"/>
              <w:rPrChange w:id="2094" w:author="Abraham Isaac Jacob Gajardo Cortez (masterin)" w:date="2020-12-01T20:56:00Z">
                <w:rPr>
                  <w:rFonts w:ascii="Times New Roman" w:hAnsi="Times New Roman" w:cs="Times New Roman"/>
                  <w:lang w:val="en-GB"/>
                </w:rPr>
              </w:rPrChange>
            </w:rPr>
            <w:delText>effect was confirmed by our sensitivity analysis</w:delText>
          </w:r>
        </w:del>
      </w:ins>
      <w:ins w:id="2095" w:author="Andrés González Santa Cruz" w:date="2020-12-05T12:42:00Z">
        <w:r w:rsidR="002A2497">
          <w:rPr>
            <w:rFonts w:ascii="Times New Roman" w:hAnsi="Times New Roman" w:cs="Times New Roman"/>
            <w:sz w:val="20"/>
            <w:szCs w:val="20"/>
            <w:lang w:val="en-GB"/>
          </w:rPr>
          <w:t xml:space="preserve">our sensitivity analysis confirmed </w:t>
        </w:r>
      </w:ins>
      <w:ins w:id="2096" w:author="Andrés González Santa Cruz" w:date="2020-12-05T12:43:00Z">
        <w:r w:rsidR="002A2497">
          <w:rPr>
            <w:rFonts w:ascii="Times New Roman" w:hAnsi="Times New Roman" w:cs="Times New Roman"/>
            <w:sz w:val="20"/>
            <w:szCs w:val="20"/>
            <w:lang w:val="en-GB"/>
          </w:rPr>
          <w:t>changes in these numbers</w:t>
        </w:r>
      </w:ins>
      <w:ins w:id="2097" w:author="Abraham Isaac Jacob Gajardo Cortez (masterin)" w:date="2020-12-01T20:39:00Z">
        <w:del w:id="2098" w:author="Andrés González Santa Cruz" w:date="2020-12-08T10:31:00Z">
          <w:r w:rsidRPr="007673ED" w:rsidDel="00CE5B96">
            <w:rPr>
              <w:rFonts w:ascii="Times New Roman" w:hAnsi="Times New Roman" w:cs="Times New Roman"/>
              <w:sz w:val="20"/>
              <w:szCs w:val="20"/>
              <w:lang w:val="en-GB"/>
              <w:rPrChange w:id="2099" w:author="Abraham Isaac Jacob Gajardo Cortez (masterin)" w:date="2020-12-01T20:56:00Z">
                <w:rPr>
                  <w:rFonts w:ascii="Times New Roman" w:hAnsi="Times New Roman" w:cs="Times New Roman"/>
                  <w:lang w:val="en-GB"/>
                </w:rPr>
              </w:rPrChange>
            </w:rPr>
            <w:delText xml:space="preserve">. </w:delText>
          </w:r>
          <w:commentRangeStart w:id="2100"/>
          <w:r w:rsidRPr="007673ED" w:rsidDel="00CE5B96">
            <w:rPr>
              <w:rFonts w:ascii="Times New Roman" w:hAnsi="Times New Roman" w:cs="Times New Roman"/>
              <w:sz w:val="20"/>
              <w:szCs w:val="20"/>
              <w:lang w:val="en-GB"/>
              <w:rPrChange w:id="2101" w:author="Abraham Isaac Jacob Gajardo Cortez (masterin)" w:date="2020-12-01T20:56:00Z">
                <w:rPr>
                  <w:rFonts w:ascii="Times New Roman" w:hAnsi="Times New Roman" w:cs="Times New Roman"/>
                  <w:lang w:val="en-GB"/>
                </w:rPr>
              </w:rPrChange>
            </w:rPr>
            <w:delText xml:space="preserve">Furthermore, days with larger unrest </w:delText>
          </w:r>
        </w:del>
        <w:del w:id="2102" w:author="Andrés González Santa Cruz" w:date="2020-12-05T12:43:00Z">
          <w:r w:rsidRPr="007673ED" w:rsidDel="002A2497">
            <w:rPr>
              <w:rFonts w:ascii="Times New Roman" w:hAnsi="Times New Roman" w:cs="Times New Roman"/>
              <w:sz w:val="20"/>
              <w:szCs w:val="20"/>
              <w:lang w:val="en-GB"/>
              <w:rPrChange w:id="2103" w:author="Abraham Isaac Jacob Gajardo Cortez (masterin)" w:date="2020-12-01T20:56:00Z">
                <w:rPr>
                  <w:rFonts w:ascii="Times New Roman" w:hAnsi="Times New Roman" w:cs="Times New Roman"/>
                  <w:lang w:val="en-GB"/>
                </w:rPr>
              </w:rPrChange>
            </w:rPr>
            <w:delText>showed a</w:delText>
          </w:r>
        </w:del>
      </w:ins>
      <w:ins w:id="2104" w:author="Abraham Isaac Jacob Gajardo Cortez (masterin)" w:date="2020-12-01T20:40:00Z">
        <w:del w:id="2105" w:author="Andrés González Santa Cruz" w:date="2020-12-05T12:43:00Z">
          <w:r w:rsidRPr="007673ED" w:rsidDel="002A2497">
            <w:rPr>
              <w:rFonts w:ascii="Times New Roman" w:hAnsi="Times New Roman" w:cs="Times New Roman"/>
              <w:sz w:val="20"/>
              <w:szCs w:val="20"/>
              <w:lang w:val="en-GB"/>
              <w:rPrChange w:id="2106" w:author="Abraham Isaac Jacob Gajardo Cortez (masterin)" w:date="2020-12-01T20:56:00Z">
                <w:rPr>
                  <w:rFonts w:ascii="Times New Roman" w:hAnsi="Times New Roman" w:cs="Times New Roman"/>
                  <w:lang w:val="en-GB"/>
                </w:rPr>
              </w:rPrChange>
            </w:rPr>
            <w:delText>lso</w:delText>
          </w:r>
        </w:del>
        <w:del w:id="2107" w:author="Andrés González Santa Cruz" w:date="2020-12-08T10:31:00Z">
          <w:r w:rsidRPr="007673ED" w:rsidDel="00CE5B96">
            <w:rPr>
              <w:rFonts w:ascii="Times New Roman" w:hAnsi="Times New Roman" w:cs="Times New Roman"/>
              <w:sz w:val="20"/>
              <w:szCs w:val="20"/>
              <w:lang w:val="en-GB"/>
              <w:rPrChange w:id="2108" w:author="Abraham Isaac Jacob Gajardo Cortez (masterin)" w:date="2020-12-01T20:56:00Z">
                <w:rPr>
                  <w:rFonts w:ascii="Times New Roman" w:hAnsi="Times New Roman" w:cs="Times New Roman"/>
                  <w:lang w:val="en-GB"/>
                </w:rPr>
              </w:rPrChange>
            </w:rPr>
            <w:delText xml:space="preserve"> a higher number of hospitalizations</w:delText>
          </w:r>
        </w:del>
        <w:r w:rsidRPr="007673ED">
          <w:rPr>
            <w:rFonts w:ascii="Times New Roman" w:hAnsi="Times New Roman" w:cs="Times New Roman"/>
            <w:sz w:val="20"/>
            <w:szCs w:val="20"/>
            <w:lang w:val="en-GB"/>
            <w:rPrChange w:id="2109" w:author="Abraham Isaac Jacob Gajardo Cortez (masterin)" w:date="2020-12-01T20:56:00Z">
              <w:rPr>
                <w:rFonts w:ascii="Times New Roman" w:hAnsi="Times New Roman" w:cs="Times New Roman"/>
                <w:lang w:val="en-GB"/>
              </w:rPr>
            </w:rPrChange>
          </w:rPr>
          <w:t>.</w:t>
        </w:r>
      </w:ins>
      <w:ins w:id="2110" w:author="Abraham Isaac Jacob Gajardo Cortez (masterin)" w:date="2020-12-01T20:39:00Z">
        <w:r w:rsidRPr="007673ED">
          <w:rPr>
            <w:rFonts w:ascii="Times New Roman" w:hAnsi="Times New Roman" w:cs="Times New Roman"/>
            <w:sz w:val="20"/>
            <w:szCs w:val="20"/>
            <w:lang w:val="en-GB"/>
            <w:rPrChange w:id="2111" w:author="Abraham Isaac Jacob Gajardo Cortez (masterin)" w:date="2020-12-01T20:56:00Z">
              <w:rPr>
                <w:rFonts w:ascii="Times New Roman" w:hAnsi="Times New Roman" w:cs="Times New Roman"/>
                <w:lang w:val="en-GB"/>
              </w:rPr>
            </w:rPrChange>
          </w:rPr>
          <w:t xml:space="preserve"> </w:t>
        </w:r>
      </w:ins>
      <w:commentRangeEnd w:id="2088"/>
      <w:ins w:id="2112" w:author="Abraham Isaac Jacob Gajardo Cortez (masterin)" w:date="2020-12-01T20:40:00Z">
        <w:r w:rsidRPr="007673ED">
          <w:rPr>
            <w:rStyle w:val="Refdecomentario"/>
            <w:rFonts w:ascii="Times New Roman" w:hAnsi="Times New Roman" w:cs="Times New Roman"/>
            <w:sz w:val="20"/>
            <w:szCs w:val="20"/>
            <w:rPrChange w:id="2113" w:author="Abraham Isaac Jacob Gajardo Cortez (masterin)" w:date="2020-12-01T20:56:00Z">
              <w:rPr>
                <w:rStyle w:val="Refdecomentario"/>
              </w:rPr>
            </w:rPrChange>
          </w:rPr>
          <w:commentReference w:id="2088"/>
        </w:r>
      </w:ins>
      <w:commentRangeEnd w:id="2089"/>
      <w:r w:rsidR="00D038CC">
        <w:rPr>
          <w:rStyle w:val="Refdecomentario"/>
        </w:rPr>
        <w:commentReference w:id="2089"/>
      </w:r>
      <w:commentRangeEnd w:id="2100"/>
      <w:r w:rsidR="00CE5B96">
        <w:rPr>
          <w:rStyle w:val="Refdecomentario"/>
        </w:rPr>
        <w:commentReference w:id="2100"/>
      </w:r>
    </w:p>
    <w:p w14:paraId="220AD61F" w14:textId="77777777" w:rsidR="002E79DD" w:rsidRPr="007673ED" w:rsidRDefault="002E79DD">
      <w:pPr>
        <w:spacing w:line="360" w:lineRule="auto"/>
        <w:jc w:val="both"/>
        <w:rPr>
          <w:rFonts w:ascii="Times New Roman" w:hAnsi="Times New Roman" w:cs="Times New Roman"/>
          <w:sz w:val="20"/>
          <w:szCs w:val="20"/>
          <w:lang w:val="en-GB"/>
          <w:rPrChange w:id="2114" w:author="Abraham Isaac Jacob Gajardo Cortez (masterin)" w:date="2020-12-01T20:56:00Z">
            <w:rPr>
              <w:rFonts w:ascii="Times New Roman" w:hAnsi="Times New Roman" w:cs="Times New Roman"/>
              <w:lang w:val="en-GB"/>
            </w:rPr>
          </w:rPrChange>
        </w:rPr>
        <w:pPrChange w:id="2115" w:author="Andrés González Santa Cruz" w:date="2020-12-08T09:58:00Z">
          <w:pPr>
            <w:spacing w:line="240" w:lineRule="auto"/>
            <w:jc w:val="both"/>
          </w:pPr>
        </w:pPrChange>
      </w:pPr>
    </w:p>
    <w:p w14:paraId="5EB5B431" w14:textId="23155545" w:rsidR="00570BF8" w:rsidRPr="007673ED" w:rsidRDefault="009F0EB6">
      <w:pPr>
        <w:spacing w:line="360" w:lineRule="auto"/>
        <w:jc w:val="both"/>
        <w:rPr>
          <w:rFonts w:ascii="Times New Roman" w:hAnsi="Times New Roman" w:cs="Times New Roman"/>
          <w:i/>
          <w:iCs/>
          <w:sz w:val="20"/>
          <w:szCs w:val="20"/>
          <w:lang w:val="en-GB"/>
          <w:rPrChange w:id="2116" w:author="Abraham Isaac Jacob Gajardo Cortez (masterin)" w:date="2020-12-01T20:56:00Z">
            <w:rPr>
              <w:rFonts w:ascii="Times New Roman" w:hAnsi="Times New Roman" w:cs="Times New Roman"/>
              <w:i/>
              <w:iCs/>
              <w:lang w:val="en-GB"/>
            </w:rPr>
          </w:rPrChange>
        </w:rPr>
        <w:pPrChange w:id="2117" w:author="Abraham Isaac Jacob Gajardo Cortez (masterin)" w:date="2020-12-01T20:56:00Z">
          <w:pPr>
            <w:spacing w:line="240" w:lineRule="auto"/>
            <w:jc w:val="both"/>
          </w:pPr>
        </w:pPrChange>
      </w:pPr>
      <w:r w:rsidRPr="007673ED">
        <w:rPr>
          <w:rFonts w:ascii="Times New Roman" w:hAnsi="Times New Roman" w:cs="Times New Roman"/>
          <w:i/>
          <w:iCs/>
          <w:sz w:val="20"/>
          <w:szCs w:val="20"/>
          <w:lang w:val="en-GB"/>
          <w:rPrChange w:id="2118" w:author="Abraham Isaac Jacob Gajardo Cortez (masterin)" w:date="2020-12-01T20:56:00Z">
            <w:rPr>
              <w:rFonts w:ascii="Times New Roman" w:hAnsi="Times New Roman" w:cs="Times New Roman"/>
              <w:i/>
              <w:iCs/>
              <w:lang w:val="en-GB"/>
            </w:rPr>
          </w:rPrChange>
        </w:rPr>
        <w:t>Implications</w:t>
      </w:r>
    </w:p>
    <w:p w14:paraId="2D56D2E3" w14:textId="2DD22781" w:rsidR="00234460" w:rsidRPr="007673ED" w:rsidRDefault="00AA4229">
      <w:pPr>
        <w:spacing w:line="360" w:lineRule="auto"/>
        <w:ind w:firstLine="720"/>
        <w:jc w:val="both"/>
        <w:rPr>
          <w:ins w:id="2119" w:author="Abraham Isaac Jacob Gajardo Cortez (masterin)" w:date="2020-12-01T20:40:00Z"/>
          <w:rFonts w:ascii="Times New Roman" w:hAnsi="Times New Roman" w:cs="Times New Roman"/>
          <w:sz w:val="20"/>
          <w:szCs w:val="20"/>
          <w:lang w:val="en-GB"/>
          <w:rPrChange w:id="2120" w:author="Abraham Isaac Jacob Gajardo Cortez (masterin)" w:date="2020-12-01T20:56:00Z">
            <w:rPr>
              <w:ins w:id="2121" w:author="Abraham Isaac Jacob Gajardo Cortez (masterin)" w:date="2020-12-01T20:40:00Z"/>
              <w:rFonts w:ascii="Times New Roman" w:hAnsi="Times New Roman" w:cs="Times New Roman"/>
              <w:lang w:val="en-GB"/>
            </w:rPr>
          </w:rPrChange>
        </w:rPr>
        <w:pPrChange w:id="2122" w:author="Abraham Isaac Jacob Gajardo Cortez (masterin)" w:date="2020-12-01T20:56:00Z">
          <w:pPr>
            <w:spacing w:line="240" w:lineRule="auto"/>
            <w:ind w:firstLine="720"/>
            <w:jc w:val="both"/>
          </w:pPr>
        </w:pPrChange>
      </w:pPr>
      <w:r w:rsidRPr="007673ED">
        <w:rPr>
          <w:rFonts w:ascii="Times New Roman" w:hAnsi="Times New Roman" w:cs="Times New Roman"/>
          <w:sz w:val="20"/>
          <w:szCs w:val="20"/>
          <w:lang w:val="en-GB"/>
          <w:rPrChange w:id="2123" w:author="Abraham Isaac Jacob Gajardo Cortez (masterin)" w:date="2020-12-01T20:56:00Z">
            <w:rPr>
              <w:rFonts w:ascii="Times New Roman" w:hAnsi="Times New Roman" w:cs="Times New Roman"/>
              <w:lang w:val="en-GB"/>
            </w:rPr>
          </w:rPrChange>
        </w:rPr>
        <w:t>Th</w:t>
      </w:r>
      <w:del w:id="2124" w:author="Andrés González Santa Cruz" w:date="2020-12-05T12:43:00Z">
        <w:r w:rsidRPr="007673ED" w:rsidDel="002A2497">
          <w:rPr>
            <w:rFonts w:ascii="Times New Roman" w:hAnsi="Times New Roman" w:cs="Times New Roman"/>
            <w:sz w:val="20"/>
            <w:szCs w:val="20"/>
            <w:lang w:val="en-GB"/>
            <w:rPrChange w:id="2125" w:author="Abraham Isaac Jacob Gajardo Cortez (masterin)" w:date="2020-12-01T20:56:00Z">
              <w:rPr>
                <w:rFonts w:ascii="Times New Roman" w:hAnsi="Times New Roman" w:cs="Times New Roman"/>
                <w:lang w:val="en-GB"/>
              </w:rPr>
            </w:rPrChange>
          </w:rPr>
          <w:delText>e results of this study</w:delText>
        </w:r>
      </w:del>
      <w:ins w:id="2126" w:author="Andrés González Santa Cruz" w:date="2020-12-05T12:43:00Z">
        <w:r w:rsidR="002A2497">
          <w:rPr>
            <w:rFonts w:ascii="Times New Roman" w:hAnsi="Times New Roman" w:cs="Times New Roman"/>
            <w:sz w:val="20"/>
            <w:szCs w:val="20"/>
            <w:lang w:val="en-GB"/>
          </w:rPr>
          <w:t>is study's results</w:t>
        </w:r>
      </w:ins>
      <w:r w:rsidRPr="007673ED">
        <w:rPr>
          <w:rFonts w:ascii="Times New Roman" w:hAnsi="Times New Roman" w:cs="Times New Roman"/>
          <w:sz w:val="20"/>
          <w:szCs w:val="20"/>
          <w:lang w:val="en-GB"/>
          <w:rPrChange w:id="2127" w:author="Abraham Isaac Jacob Gajardo Cortez (masterin)" w:date="2020-12-01T20:56:00Z">
            <w:rPr>
              <w:rFonts w:ascii="Times New Roman" w:hAnsi="Times New Roman" w:cs="Times New Roman"/>
              <w:lang w:val="en-GB"/>
            </w:rPr>
          </w:rPrChange>
        </w:rPr>
        <w:t xml:space="preserve"> should be seen as a first step in better understanding the broader health effects of largescale social protests</w:t>
      </w:r>
      <w:ins w:id="2128" w:author="Abraham Isaac Jacob Gajardo Cortez (masterin)" w:date="2020-12-01T20:40:00Z">
        <w:r w:rsidR="002E79DD" w:rsidRPr="007673ED">
          <w:rPr>
            <w:rFonts w:ascii="Times New Roman" w:hAnsi="Times New Roman" w:cs="Times New Roman"/>
            <w:sz w:val="20"/>
            <w:szCs w:val="20"/>
            <w:lang w:val="en-GB"/>
            <w:rPrChange w:id="2129" w:author="Abraham Isaac Jacob Gajardo Cortez (masterin)" w:date="2020-12-01T20:56:00Z">
              <w:rPr>
                <w:rFonts w:ascii="Times New Roman" w:hAnsi="Times New Roman" w:cs="Times New Roman"/>
                <w:lang w:val="en-GB"/>
              </w:rPr>
            </w:rPrChange>
          </w:rPr>
          <w:t>,</w:t>
        </w:r>
      </w:ins>
      <w:r w:rsidRPr="007673ED">
        <w:rPr>
          <w:rFonts w:ascii="Times New Roman" w:hAnsi="Times New Roman" w:cs="Times New Roman"/>
          <w:sz w:val="20"/>
          <w:szCs w:val="20"/>
          <w:lang w:val="en-GB"/>
          <w:rPrChange w:id="2130" w:author="Abraham Isaac Jacob Gajardo Cortez (masterin)" w:date="2020-12-01T20:56:00Z">
            <w:rPr>
              <w:rFonts w:ascii="Times New Roman" w:hAnsi="Times New Roman" w:cs="Times New Roman"/>
              <w:lang w:val="en-GB"/>
            </w:rPr>
          </w:rPrChange>
        </w:rPr>
        <w:t xml:space="preserve"> like the Chilean </w:t>
      </w:r>
      <w:r w:rsidR="002A4637" w:rsidRPr="007673ED">
        <w:rPr>
          <w:rFonts w:ascii="Times New Roman" w:hAnsi="Times New Roman" w:cs="Times New Roman"/>
          <w:sz w:val="20"/>
          <w:szCs w:val="20"/>
          <w:lang w:val="en-GB"/>
          <w:rPrChange w:id="2131" w:author="Abraham Isaac Jacob Gajardo Cortez (masterin)" w:date="2020-12-01T20:56:00Z">
            <w:rPr>
              <w:rFonts w:ascii="Times New Roman" w:hAnsi="Times New Roman" w:cs="Times New Roman"/>
              <w:lang w:val="en-GB"/>
            </w:rPr>
          </w:rPrChange>
        </w:rPr>
        <w:t>protests</w:t>
      </w:r>
      <w:ins w:id="2132" w:author="Abraham Isaac Jacob Gajardo Cortez (masterin)" w:date="2020-12-01T20:40:00Z">
        <w:r w:rsidR="002E79DD" w:rsidRPr="007673ED">
          <w:rPr>
            <w:rFonts w:ascii="Times New Roman" w:hAnsi="Times New Roman" w:cs="Times New Roman"/>
            <w:sz w:val="20"/>
            <w:szCs w:val="20"/>
            <w:lang w:val="en-GB"/>
            <w:rPrChange w:id="2133" w:author="Abraham Isaac Jacob Gajardo Cortez (masterin)" w:date="2020-12-01T20:56:00Z">
              <w:rPr>
                <w:rFonts w:ascii="Times New Roman" w:hAnsi="Times New Roman" w:cs="Times New Roman"/>
                <w:lang w:val="en-GB"/>
              </w:rPr>
            </w:rPrChange>
          </w:rPr>
          <w:t>,</w:t>
        </w:r>
      </w:ins>
      <w:r w:rsidR="002A4637" w:rsidRPr="007673ED">
        <w:rPr>
          <w:rFonts w:ascii="Times New Roman" w:hAnsi="Times New Roman" w:cs="Times New Roman"/>
          <w:sz w:val="20"/>
          <w:szCs w:val="20"/>
          <w:lang w:val="en-GB"/>
          <w:rPrChange w:id="2134" w:author="Abraham Isaac Jacob Gajardo Cortez (masterin)" w:date="2020-12-01T20:56:00Z">
            <w:rPr>
              <w:rFonts w:ascii="Times New Roman" w:hAnsi="Times New Roman" w:cs="Times New Roman"/>
              <w:lang w:val="en-GB"/>
            </w:rPr>
          </w:rPrChange>
        </w:rPr>
        <w:t xml:space="preserve"> but may have several implications moving forward.</w:t>
      </w:r>
      <w:r w:rsidR="009F0EB6" w:rsidRPr="007673ED">
        <w:rPr>
          <w:rFonts w:ascii="Times New Roman" w:hAnsi="Times New Roman" w:cs="Times New Roman"/>
          <w:sz w:val="20"/>
          <w:szCs w:val="20"/>
          <w:lang w:val="en-GB"/>
          <w:rPrChange w:id="2135" w:author="Abraham Isaac Jacob Gajardo Cortez (masterin)" w:date="2020-12-01T20:56:00Z">
            <w:rPr>
              <w:rFonts w:ascii="Times New Roman" w:hAnsi="Times New Roman" w:cs="Times New Roman"/>
              <w:lang w:val="en-GB"/>
            </w:rPr>
          </w:rPrChange>
        </w:rPr>
        <w:t xml:space="preserve"> </w:t>
      </w:r>
      <w:r w:rsidRPr="007673ED">
        <w:rPr>
          <w:rFonts w:ascii="Times New Roman" w:hAnsi="Times New Roman" w:cs="Times New Roman"/>
          <w:sz w:val="20"/>
          <w:szCs w:val="20"/>
          <w:lang w:val="en-GB"/>
          <w:rPrChange w:id="2136" w:author="Abraham Isaac Jacob Gajardo Cortez (masterin)" w:date="2020-12-01T20:56:00Z">
            <w:rPr>
              <w:rFonts w:ascii="Times New Roman" w:hAnsi="Times New Roman" w:cs="Times New Roman"/>
              <w:lang w:val="en-GB"/>
            </w:rPr>
          </w:rPrChange>
        </w:rPr>
        <w:t xml:space="preserve">First, </w:t>
      </w:r>
      <w:del w:id="2137" w:author="Abraham Isaac Jacob Gajardo Cortez (masterin)" w:date="2020-12-01T20:41:00Z">
        <w:r w:rsidR="002A4637" w:rsidRPr="007673ED" w:rsidDel="002E79DD">
          <w:rPr>
            <w:rFonts w:ascii="Times New Roman" w:hAnsi="Times New Roman" w:cs="Times New Roman"/>
            <w:sz w:val="20"/>
            <w:szCs w:val="20"/>
            <w:lang w:val="en-GB"/>
            <w:rPrChange w:id="2138" w:author="Abraham Isaac Jacob Gajardo Cortez (masterin)" w:date="2020-12-01T20:56:00Z">
              <w:rPr>
                <w:rFonts w:ascii="Times New Roman" w:hAnsi="Times New Roman" w:cs="Times New Roman"/>
                <w:lang w:val="en-GB"/>
              </w:rPr>
            </w:rPrChange>
          </w:rPr>
          <w:delText>this evidence-based research</w:delText>
        </w:r>
        <w:r w:rsidRPr="007673ED" w:rsidDel="002E79DD">
          <w:rPr>
            <w:rFonts w:ascii="Times New Roman" w:hAnsi="Times New Roman" w:cs="Times New Roman"/>
            <w:sz w:val="20"/>
            <w:szCs w:val="20"/>
            <w:lang w:val="en-GB"/>
            <w:rPrChange w:id="2139" w:author="Abraham Isaac Jacob Gajardo Cortez (masterin)" w:date="2020-12-01T20:56:00Z">
              <w:rPr>
                <w:rFonts w:ascii="Times New Roman" w:hAnsi="Times New Roman" w:cs="Times New Roman"/>
                <w:lang w:val="en-GB"/>
              </w:rPr>
            </w:rPrChange>
          </w:rPr>
          <w:delText xml:space="preserve"> could</w:delText>
        </w:r>
      </w:del>
      <w:ins w:id="2140" w:author="Abraham Isaac Jacob Gajardo Cortez (masterin)" w:date="2020-12-01T20:41:00Z">
        <w:r w:rsidR="002E79DD" w:rsidRPr="007673ED">
          <w:rPr>
            <w:rFonts w:ascii="Times New Roman" w:hAnsi="Times New Roman" w:cs="Times New Roman"/>
            <w:sz w:val="20"/>
            <w:szCs w:val="20"/>
            <w:lang w:val="en-GB"/>
            <w:rPrChange w:id="2141" w:author="Abraham Isaac Jacob Gajardo Cortez (masterin)" w:date="2020-12-01T20:56:00Z">
              <w:rPr>
                <w:rFonts w:ascii="Times New Roman" w:hAnsi="Times New Roman" w:cs="Times New Roman"/>
                <w:lang w:val="en-GB"/>
              </w:rPr>
            </w:rPrChange>
          </w:rPr>
          <w:t xml:space="preserve">our </w:t>
        </w:r>
      </w:ins>
      <w:ins w:id="2142" w:author="Abraham Isaac Jacob Gajardo Cortez (masterin)" w:date="2020-12-01T20:42:00Z">
        <w:r w:rsidR="002E79DD" w:rsidRPr="007673ED">
          <w:rPr>
            <w:rFonts w:ascii="Times New Roman" w:hAnsi="Times New Roman" w:cs="Times New Roman"/>
            <w:sz w:val="20"/>
            <w:szCs w:val="20"/>
            <w:lang w:val="en-GB"/>
            <w:rPrChange w:id="2143" w:author="Abraham Isaac Jacob Gajardo Cortez (masterin)" w:date="2020-12-01T20:56:00Z">
              <w:rPr>
                <w:rFonts w:ascii="Times New Roman" w:hAnsi="Times New Roman" w:cs="Times New Roman"/>
                <w:lang w:val="en-GB"/>
              </w:rPr>
            </w:rPrChange>
          </w:rPr>
          <w:t>robust statistical approach</w:t>
        </w:r>
      </w:ins>
      <w:r w:rsidRPr="007673ED">
        <w:rPr>
          <w:rFonts w:ascii="Times New Roman" w:hAnsi="Times New Roman" w:cs="Times New Roman"/>
          <w:sz w:val="20"/>
          <w:szCs w:val="20"/>
          <w:lang w:val="en-GB"/>
          <w:rPrChange w:id="2144" w:author="Abraham Isaac Jacob Gajardo Cortez (masterin)" w:date="2020-12-01T20:56:00Z">
            <w:rPr>
              <w:rFonts w:ascii="Times New Roman" w:hAnsi="Times New Roman" w:cs="Times New Roman"/>
              <w:lang w:val="en-GB"/>
            </w:rPr>
          </w:rPrChange>
        </w:rPr>
        <w:t xml:space="preserve"> </w:t>
      </w:r>
      <w:r w:rsidR="002A4637" w:rsidRPr="007673ED">
        <w:rPr>
          <w:rFonts w:ascii="Times New Roman" w:hAnsi="Times New Roman" w:cs="Times New Roman"/>
          <w:sz w:val="20"/>
          <w:szCs w:val="20"/>
          <w:lang w:val="en-GB"/>
          <w:rPrChange w:id="2145" w:author="Abraham Isaac Jacob Gajardo Cortez (masterin)" w:date="2020-12-01T20:56:00Z">
            <w:rPr>
              <w:rFonts w:ascii="Times New Roman" w:hAnsi="Times New Roman" w:cs="Times New Roman"/>
              <w:lang w:val="en-GB"/>
            </w:rPr>
          </w:rPrChange>
        </w:rPr>
        <w:t>provide</w:t>
      </w:r>
      <w:ins w:id="2146" w:author="Abraham Isaac Jacob Gajardo Cortez (masterin)" w:date="2020-12-01T20:52:00Z">
        <w:r w:rsidR="001472E0" w:rsidRPr="007673ED">
          <w:rPr>
            <w:rFonts w:ascii="Times New Roman" w:hAnsi="Times New Roman" w:cs="Times New Roman"/>
            <w:sz w:val="20"/>
            <w:szCs w:val="20"/>
            <w:lang w:val="en-GB"/>
            <w:rPrChange w:id="2147" w:author="Abraham Isaac Jacob Gajardo Cortez (masterin)" w:date="2020-12-01T20:56:00Z">
              <w:rPr>
                <w:rFonts w:ascii="Times New Roman" w:hAnsi="Times New Roman" w:cs="Times New Roman"/>
                <w:lang w:val="en-GB"/>
              </w:rPr>
            </w:rPrChange>
          </w:rPr>
          <w:t>s</w:t>
        </w:r>
      </w:ins>
      <w:r w:rsidRPr="007673ED">
        <w:rPr>
          <w:rFonts w:ascii="Times New Roman" w:hAnsi="Times New Roman" w:cs="Times New Roman"/>
          <w:sz w:val="20"/>
          <w:szCs w:val="20"/>
          <w:lang w:val="en-GB"/>
          <w:rPrChange w:id="2148" w:author="Abraham Isaac Jacob Gajardo Cortez (masterin)" w:date="2020-12-01T20:56:00Z">
            <w:rPr>
              <w:rFonts w:ascii="Times New Roman" w:hAnsi="Times New Roman" w:cs="Times New Roman"/>
              <w:lang w:val="en-GB"/>
            </w:rPr>
          </w:rPrChange>
        </w:rPr>
        <w:t xml:space="preserve"> health services </w:t>
      </w:r>
      <w:r w:rsidR="002A4637" w:rsidRPr="007673ED">
        <w:rPr>
          <w:rFonts w:ascii="Times New Roman" w:hAnsi="Times New Roman" w:cs="Times New Roman"/>
          <w:sz w:val="20"/>
          <w:szCs w:val="20"/>
          <w:lang w:val="en-GB"/>
          <w:rPrChange w:id="2149" w:author="Abraham Isaac Jacob Gajardo Cortez (masterin)" w:date="2020-12-01T20:56:00Z">
            <w:rPr>
              <w:rFonts w:ascii="Times New Roman" w:hAnsi="Times New Roman" w:cs="Times New Roman"/>
              <w:lang w:val="en-GB"/>
            </w:rPr>
          </w:rPrChange>
        </w:rPr>
        <w:t>with crucial information during times of civil unrest</w:t>
      </w:r>
      <w:ins w:id="2150" w:author="Abraham Isaac Jacob Gajardo Cortez (masterin)" w:date="2020-12-01T20:42:00Z">
        <w:r w:rsidR="001472E0" w:rsidRPr="007673ED">
          <w:rPr>
            <w:rFonts w:ascii="Times New Roman" w:hAnsi="Times New Roman" w:cs="Times New Roman"/>
            <w:sz w:val="20"/>
            <w:szCs w:val="20"/>
            <w:lang w:val="en-GB"/>
            <w:rPrChange w:id="2151" w:author="Abraham Isaac Jacob Gajardo Cortez (masterin)" w:date="2020-12-01T20:56:00Z">
              <w:rPr>
                <w:rFonts w:ascii="Times New Roman" w:hAnsi="Times New Roman" w:cs="Times New Roman"/>
                <w:lang w:val="en-GB"/>
              </w:rPr>
            </w:rPrChange>
          </w:rPr>
          <w:t xml:space="preserve">, </w:t>
        </w:r>
      </w:ins>
      <w:ins w:id="2152" w:author="Andrés González Santa Cruz" w:date="2020-12-08T10:29:00Z">
        <w:r w:rsidR="008C3859">
          <w:rPr>
            <w:rFonts w:ascii="Times New Roman" w:hAnsi="Times New Roman" w:cs="Times New Roman"/>
            <w:sz w:val="20"/>
            <w:szCs w:val="20"/>
            <w:lang w:val="en-GB"/>
          </w:rPr>
          <w:t xml:space="preserve">making it </w:t>
        </w:r>
      </w:ins>
      <w:ins w:id="2153" w:author="Abraham Isaac Jacob Gajardo Cortez (masterin)" w:date="2020-12-01T20:42:00Z">
        <w:r w:rsidR="001472E0" w:rsidRPr="007673ED">
          <w:rPr>
            <w:rFonts w:ascii="Times New Roman" w:hAnsi="Times New Roman" w:cs="Times New Roman"/>
            <w:sz w:val="20"/>
            <w:szCs w:val="20"/>
            <w:lang w:val="en-GB"/>
            <w:rPrChange w:id="2154" w:author="Abraham Isaac Jacob Gajardo Cortez (masterin)" w:date="2020-12-01T20:56:00Z">
              <w:rPr>
                <w:rFonts w:ascii="Times New Roman" w:hAnsi="Times New Roman" w:cs="Times New Roman"/>
                <w:lang w:val="en-GB"/>
              </w:rPr>
            </w:rPrChange>
          </w:rPr>
          <w:t xml:space="preserve">useful to </w:t>
        </w:r>
      </w:ins>
      <w:ins w:id="2155" w:author="Abraham Isaac Jacob Gajardo Cortez (masterin)" w:date="2020-12-01T20:43:00Z">
        <w:r w:rsidR="001472E0" w:rsidRPr="007673ED">
          <w:rPr>
            <w:rFonts w:ascii="Times New Roman" w:hAnsi="Times New Roman" w:cs="Times New Roman"/>
            <w:sz w:val="20"/>
            <w:szCs w:val="20"/>
            <w:lang w:val="en-GB"/>
            <w:rPrChange w:id="2156" w:author="Abraham Isaac Jacob Gajardo Cortez (masterin)" w:date="2020-12-01T20:56:00Z">
              <w:rPr>
                <w:rFonts w:ascii="Times New Roman" w:hAnsi="Times New Roman" w:cs="Times New Roman"/>
                <w:lang w:val="en-GB"/>
              </w:rPr>
            </w:rPrChange>
          </w:rPr>
          <w:t xml:space="preserve">estimate the change </w:t>
        </w:r>
        <w:del w:id="2157" w:author="Andrés González Santa Cruz" w:date="2020-12-08T10:30:00Z">
          <w:r w:rsidR="001472E0" w:rsidRPr="007673ED" w:rsidDel="00CE5B96">
            <w:rPr>
              <w:rFonts w:ascii="Times New Roman" w:hAnsi="Times New Roman" w:cs="Times New Roman"/>
              <w:sz w:val="20"/>
              <w:szCs w:val="20"/>
              <w:lang w:val="en-GB"/>
              <w:rPrChange w:id="2158" w:author="Abraham Isaac Jacob Gajardo Cortez (masterin)" w:date="2020-12-01T20:56:00Z">
                <w:rPr>
                  <w:rFonts w:ascii="Times New Roman" w:hAnsi="Times New Roman" w:cs="Times New Roman"/>
                  <w:lang w:val="en-GB"/>
                </w:rPr>
              </w:rPrChange>
            </w:rPr>
            <w:delText>o</w:delText>
          </w:r>
        </w:del>
      </w:ins>
      <w:ins w:id="2159" w:author="Andrés González Santa Cruz" w:date="2020-12-08T10:30:00Z">
        <w:r w:rsidR="00CE5B96">
          <w:rPr>
            <w:rFonts w:ascii="Times New Roman" w:hAnsi="Times New Roman" w:cs="Times New Roman"/>
            <w:sz w:val="20"/>
            <w:szCs w:val="20"/>
            <w:lang w:val="en-GB"/>
          </w:rPr>
          <w:t>i</w:t>
        </w:r>
      </w:ins>
      <w:ins w:id="2160" w:author="Abraham Isaac Jacob Gajardo Cortez (masterin)" w:date="2020-12-01T20:43:00Z">
        <w:r w:rsidR="001472E0" w:rsidRPr="007673ED">
          <w:rPr>
            <w:rFonts w:ascii="Times New Roman" w:hAnsi="Times New Roman" w:cs="Times New Roman"/>
            <w:sz w:val="20"/>
            <w:szCs w:val="20"/>
            <w:lang w:val="en-GB"/>
            <w:rPrChange w:id="2161" w:author="Abraham Isaac Jacob Gajardo Cortez (masterin)" w:date="2020-12-01T20:56:00Z">
              <w:rPr>
                <w:rFonts w:ascii="Times New Roman" w:hAnsi="Times New Roman" w:cs="Times New Roman"/>
                <w:lang w:val="en-GB"/>
              </w:rPr>
            </w:rPrChange>
          </w:rPr>
          <w:t xml:space="preserve">n </w:t>
        </w:r>
      </w:ins>
      <w:ins w:id="2162" w:author="Abraham Isaac Jacob Gajardo Cortez (masterin)" w:date="2020-12-01T20:44:00Z">
        <w:r w:rsidR="001472E0" w:rsidRPr="007673ED">
          <w:rPr>
            <w:rFonts w:ascii="Times New Roman" w:hAnsi="Times New Roman" w:cs="Times New Roman"/>
            <w:sz w:val="20"/>
            <w:szCs w:val="20"/>
            <w:lang w:val="en-GB"/>
            <w:rPrChange w:id="2163" w:author="Abraham Isaac Jacob Gajardo Cortez (masterin)" w:date="2020-12-01T20:56:00Z">
              <w:rPr>
                <w:rFonts w:ascii="Times New Roman" w:hAnsi="Times New Roman" w:cs="Times New Roman"/>
                <w:lang w:val="en-GB"/>
              </w:rPr>
            </w:rPrChange>
          </w:rPr>
          <w:t>ED consultation</w:t>
        </w:r>
        <w:del w:id="2164" w:author="Andrés González Santa Cruz" w:date="2020-12-08T10:30:00Z">
          <w:r w:rsidR="001472E0" w:rsidRPr="007673ED" w:rsidDel="00CE5B96">
            <w:rPr>
              <w:rFonts w:ascii="Times New Roman" w:hAnsi="Times New Roman" w:cs="Times New Roman"/>
              <w:sz w:val="20"/>
              <w:szCs w:val="20"/>
              <w:lang w:val="en-GB"/>
              <w:rPrChange w:id="2165" w:author="Abraham Isaac Jacob Gajardo Cortez (masterin)" w:date="2020-12-01T20:56:00Z">
                <w:rPr>
                  <w:rFonts w:ascii="Times New Roman" w:hAnsi="Times New Roman" w:cs="Times New Roman"/>
                  <w:lang w:val="en-GB"/>
                </w:rPr>
              </w:rPrChange>
            </w:rPr>
            <w:delText>s</w:delText>
          </w:r>
        </w:del>
        <w:r w:rsidR="001472E0" w:rsidRPr="007673ED">
          <w:rPr>
            <w:rFonts w:ascii="Times New Roman" w:hAnsi="Times New Roman" w:cs="Times New Roman"/>
            <w:sz w:val="20"/>
            <w:szCs w:val="20"/>
            <w:lang w:val="en-GB"/>
            <w:rPrChange w:id="2166" w:author="Abraham Isaac Jacob Gajardo Cortez (masterin)" w:date="2020-12-01T20:56:00Z">
              <w:rPr>
                <w:rFonts w:ascii="Times New Roman" w:hAnsi="Times New Roman" w:cs="Times New Roman"/>
                <w:lang w:val="en-GB"/>
              </w:rPr>
            </w:rPrChange>
          </w:rPr>
          <w:t xml:space="preserve"> patterns b</w:t>
        </w:r>
      </w:ins>
      <w:ins w:id="2167" w:author="Abraham Isaac Jacob Gajardo Cortez (masterin)" w:date="2020-12-01T20:45:00Z">
        <w:r w:rsidR="001472E0" w:rsidRPr="007673ED">
          <w:rPr>
            <w:rFonts w:ascii="Times New Roman" w:hAnsi="Times New Roman" w:cs="Times New Roman"/>
            <w:sz w:val="20"/>
            <w:szCs w:val="20"/>
            <w:lang w:val="en-GB"/>
            <w:rPrChange w:id="2168" w:author="Abraham Isaac Jacob Gajardo Cortez (masterin)" w:date="2020-12-01T20:56:00Z">
              <w:rPr>
                <w:rFonts w:ascii="Times New Roman" w:hAnsi="Times New Roman" w:cs="Times New Roman"/>
                <w:lang w:val="en-GB"/>
              </w:rPr>
            </w:rPrChange>
          </w:rPr>
          <w:t xml:space="preserve">y trauma and respiratory causes, </w:t>
        </w:r>
      </w:ins>
      <w:del w:id="2169" w:author="Abraham Isaac Jacob Gajardo Cortez (masterin)" w:date="2020-12-01T20:42:00Z">
        <w:r w:rsidR="002A4637" w:rsidRPr="007673ED" w:rsidDel="001472E0">
          <w:rPr>
            <w:rFonts w:ascii="Times New Roman" w:hAnsi="Times New Roman" w:cs="Times New Roman"/>
            <w:sz w:val="20"/>
            <w:szCs w:val="20"/>
            <w:lang w:val="en-GB"/>
            <w:rPrChange w:id="2170" w:author="Abraham Isaac Jacob Gajardo Cortez (masterin)" w:date="2020-12-01T20:56:00Z">
              <w:rPr>
                <w:rFonts w:ascii="Times New Roman" w:hAnsi="Times New Roman" w:cs="Times New Roman"/>
                <w:lang w:val="en-GB"/>
              </w:rPr>
            </w:rPrChange>
          </w:rPr>
          <w:delText xml:space="preserve"> and </w:delText>
        </w:r>
      </w:del>
      <w:r w:rsidR="002A4637" w:rsidRPr="007673ED">
        <w:rPr>
          <w:rFonts w:ascii="Times New Roman" w:hAnsi="Times New Roman" w:cs="Times New Roman"/>
          <w:sz w:val="20"/>
          <w:szCs w:val="20"/>
          <w:lang w:val="en-GB"/>
          <w:rPrChange w:id="2171" w:author="Abraham Isaac Jacob Gajardo Cortez (masterin)" w:date="2020-12-01T20:56:00Z">
            <w:rPr>
              <w:rFonts w:ascii="Times New Roman" w:hAnsi="Times New Roman" w:cs="Times New Roman"/>
              <w:lang w:val="en-GB"/>
            </w:rPr>
          </w:rPrChange>
        </w:rPr>
        <w:t>support</w:t>
      </w:r>
      <w:ins w:id="2172" w:author="Abraham Isaac Jacob Gajardo Cortez (masterin)" w:date="2020-12-01T20:45:00Z">
        <w:r w:rsidR="001472E0" w:rsidRPr="007673ED">
          <w:rPr>
            <w:rFonts w:ascii="Times New Roman" w:hAnsi="Times New Roman" w:cs="Times New Roman"/>
            <w:sz w:val="20"/>
            <w:szCs w:val="20"/>
            <w:lang w:val="en-GB"/>
            <w:rPrChange w:id="2173" w:author="Abraham Isaac Jacob Gajardo Cortez (masterin)" w:date="2020-12-01T20:56:00Z">
              <w:rPr>
                <w:rFonts w:ascii="Times New Roman" w:hAnsi="Times New Roman" w:cs="Times New Roman"/>
                <w:lang w:val="en-GB"/>
              </w:rPr>
            </w:rPrChange>
          </w:rPr>
          <w:t>ing</w:t>
        </w:r>
      </w:ins>
      <w:r w:rsidR="002A4637" w:rsidRPr="007673ED">
        <w:rPr>
          <w:rFonts w:ascii="Times New Roman" w:hAnsi="Times New Roman" w:cs="Times New Roman"/>
          <w:sz w:val="20"/>
          <w:szCs w:val="20"/>
          <w:lang w:val="en-GB"/>
          <w:rPrChange w:id="2174" w:author="Abraham Isaac Jacob Gajardo Cortez (masterin)" w:date="2020-12-01T20:56:00Z">
            <w:rPr>
              <w:rFonts w:ascii="Times New Roman" w:hAnsi="Times New Roman" w:cs="Times New Roman"/>
              <w:lang w:val="en-GB"/>
            </w:rPr>
          </w:rPrChange>
        </w:rPr>
        <w:t xml:space="preserve"> decisions </w:t>
      </w:r>
      <w:del w:id="2175" w:author="Abraham Isaac Jacob Gajardo Cortez (masterin)" w:date="2020-12-01T20:42:00Z">
        <w:r w:rsidR="002A4637" w:rsidRPr="007673ED" w:rsidDel="001472E0">
          <w:rPr>
            <w:rFonts w:ascii="Times New Roman" w:hAnsi="Times New Roman" w:cs="Times New Roman"/>
            <w:sz w:val="20"/>
            <w:szCs w:val="20"/>
            <w:lang w:val="en-GB"/>
            <w:rPrChange w:id="2176" w:author="Abraham Isaac Jacob Gajardo Cortez (masterin)" w:date="2020-12-01T20:56:00Z">
              <w:rPr>
                <w:rFonts w:ascii="Times New Roman" w:hAnsi="Times New Roman" w:cs="Times New Roman"/>
                <w:lang w:val="en-GB"/>
              </w:rPr>
            </w:rPrChange>
          </w:rPr>
          <w:delText xml:space="preserve">to </w:delText>
        </w:r>
      </w:del>
      <w:del w:id="2177" w:author="Abraham Isaac Jacob Gajardo Cortez (masterin)" w:date="2020-12-01T20:44:00Z">
        <w:r w:rsidRPr="007673ED" w:rsidDel="001472E0">
          <w:rPr>
            <w:rFonts w:ascii="Times New Roman" w:hAnsi="Times New Roman" w:cs="Times New Roman"/>
            <w:sz w:val="20"/>
            <w:szCs w:val="20"/>
            <w:lang w:val="en-GB"/>
            <w:rPrChange w:id="2178" w:author="Abraham Isaac Jacob Gajardo Cortez (masterin)" w:date="2020-12-01T20:56:00Z">
              <w:rPr>
                <w:rFonts w:ascii="Times New Roman" w:hAnsi="Times New Roman" w:cs="Times New Roman"/>
                <w:lang w:val="en-GB"/>
              </w:rPr>
            </w:rPrChange>
          </w:rPr>
          <w:delText xml:space="preserve">reallocate </w:delText>
        </w:r>
      </w:del>
      <w:ins w:id="2179" w:author="Abraham Isaac Jacob Gajardo Cortez (masterin)" w:date="2020-12-01T20:44:00Z">
        <w:r w:rsidR="001472E0" w:rsidRPr="007673ED">
          <w:rPr>
            <w:rFonts w:ascii="Times New Roman" w:hAnsi="Times New Roman" w:cs="Times New Roman"/>
            <w:sz w:val="20"/>
            <w:szCs w:val="20"/>
            <w:lang w:val="en-GB"/>
            <w:rPrChange w:id="2180" w:author="Abraham Isaac Jacob Gajardo Cortez (masterin)" w:date="2020-12-01T20:56:00Z">
              <w:rPr>
                <w:rFonts w:ascii="Times New Roman" w:hAnsi="Times New Roman" w:cs="Times New Roman"/>
                <w:lang w:val="en-GB"/>
              </w:rPr>
            </w:rPrChange>
          </w:rPr>
          <w:t xml:space="preserve">for </w:t>
        </w:r>
      </w:ins>
      <w:r w:rsidRPr="007673ED">
        <w:rPr>
          <w:rFonts w:ascii="Times New Roman" w:hAnsi="Times New Roman" w:cs="Times New Roman"/>
          <w:sz w:val="20"/>
          <w:szCs w:val="20"/>
          <w:lang w:val="en-GB"/>
          <w:rPrChange w:id="2181" w:author="Abraham Isaac Jacob Gajardo Cortez (masterin)" w:date="2020-12-01T20:56:00Z">
            <w:rPr>
              <w:rFonts w:ascii="Times New Roman" w:hAnsi="Times New Roman" w:cs="Times New Roman"/>
              <w:lang w:val="en-GB"/>
            </w:rPr>
          </w:rPrChange>
        </w:rPr>
        <w:t>resource</w:t>
      </w:r>
      <w:del w:id="2182" w:author="Abraham Isaac Jacob Gajardo Cortez (masterin)" w:date="2020-12-01T20:52:00Z">
        <w:r w:rsidRPr="007673ED" w:rsidDel="001472E0">
          <w:rPr>
            <w:rFonts w:ascii="Times New Roman" w:hAnsi="Times New Roman" w:cs="Times New Roman"/>
            <w:sz w:val="20"/>
            <w:szCs w:val="20"/>
            <w:lang w:val="en-GB"/>
            <w:rPrChange w:id="2183" w:author="Abraham Isaac Jacob Gajardo Cortez (masterin)" w:date="2020-12-01T20:56:00Z">
              <w:rPr>
                <w:rFonts w:ascii="Times New Roman" w:hAnsi="Times New Roman" w:cs="Times New Roman"/>
                <w:lang w:val="en-GB"/>
              </w:rPr>
            </w:rPrChange>
          </w:rPr>
          <w:delText>s</w:delText>
        </w:r>
      </w:del>
      <w:r w:rsidRPr="007673ED">
        <w:rPr>
          <w:rFonts w:ascii="Times New Roman" w:hAnsi="Times New Roman" w:cs="Times New Roman"/>
          <w:sz w:val="20"/>
          <w:szCs w:val="20"/>
          <w:lang w:val="en-GB"/>
          <w:rPrChange w:id="2184" w:author="Abraham Isaac Jacob Gajardo Cortez (masterin)" w:date="2020-12-01T20:56:00Z">
            <w:rPr>
              <w:rFonts w:ascii="Times New Roman" w:hAnsi="Times New Roman" w:cs="Times New Roman"/>
              <w:lang w:val="en-GB"/>
            </w:rPr>
          </w:rPrChange>
        </w:rPr>
        <w:t xml:space="preserve"> </w:t>
      </w:r>
      <w:ins w:id="2185" w:author="Abraham Isaac Jacob Gajardo Cortez (masterin)" w:date="2020-12-01T20:44:00Z">
        <w:r w:rsidR="001472E0" w:rsidRPr="007673ED">
          <w:rPr>
            <w:rFonts w:ascii="Times New Roman" w:hAnsi="Times New Roman" w:cs="Times New Roman"/>
            <w:sz w:val="20"/>
            <w:szCs w:val="20"/>
            <w:lang w:val="en-GB"/>
            <w:rPrChange w:id="2186" w:author="Abraham Isaac Jacob Gajardo Cortez (masterin)" w:date="2020-12-01T20:56:00Z">
              <w:rPr>
                <w:rFonts w:ascii="Times New Roman" w:hAnsi="Times New Roman" w:cs="Times New Roman"/>
                <w:lang w:val="en-GB"/>
              </w:rPr>
            </w:rPrChange>
          </w:rPr>
          <w:t>reallocation</w:t>
        </w:r>
      </w:ins>
      <w:del w:id="2187" w:author="Abraham Isaac Jacob Gajardo Cortez (masterin)" w:date="2020-12-01T20:44:00Z">
        <w:r w:rsidR="002A4637" w:rsidRPr="007673ED" w:rsidDel="001472E0">
          <w:rPr>
            <w:rFonts w:ascii="Times New Roman" w:hAnsi="Times New Roman" w:cs="Times New Roman"/>
            <w:sz w:val="20"/>
            <w:szCs w:val="20"/>
            <w:lang w:val="en-GB"/>
            <w:rPrChange w:id="2188" w:author="Abraham Isaac Jacob Gajardo Cortez (masterin)" w:date="2020-12-01T20:56:00Z">
              <w:rPr>
                <w:rFonts w:ascii="Times New Roman" w:hAnsi="Times New Roman" w:cs="Times New Roman"/>
                <w:lang w:val="en-GB"/>
              </w:rPr>
            </w:rPrChange>
          </w:rPr>
          <w:delText>to places where resources are most needed to provide sufficient care</w:delText>
        </w:r>
      </w:del>
      <w:r w:rsidRPr="007673ED">
        <w:rPr>
          <w:rFonts w:ascii="Times New Roman" w:hAnsi="Times New Roman" w:cs="Times New Roman"/>
          <w:sz w:val="20"/>
          <w:szCs w:val="20"/>
          <w:lang w:val="en-GB"/>
          <w:rPrChange w:id="2189" w:author="Abraham Isaac Jacob Gajardo Cortez (masterin)" w:date="2020-12-01T20:56:00Z">
            <w:rPr>
              <w:rFonts w:ascii="Times New Roman" w:hAnsi="Times New Roman" w:cs="Times New Roman"/>
              <w:lang w:val="en-GB"/>
            </w:rPr>
          </w:rPrChange>
        </w:rPr>
        <w:t>. Second,</w:t>
      </w:r>
      <w:ins w:id="2190" w:author="Abraham Isaac Jacob Gajardo Cortez (masterin)" w:date="2020-12-01T20:48:00Z">
        <w:r w:rsidR="001472E0" w:rsidRPr="007673ED">
          <w:rPr>
            <w:rFonts w:ascii="Times New Roman" w:hAnsi="Times New Roman" w:cs="Times New Roman"/>
            <w:sz w:val="20"/>
            <w:szCs w:val="20"/>
            <w:lang w:val="en-GB"/>
            <w:rPrChange w:id="2191" w:author="Abraham Isaac Jacob Gajardo Cortez (masterin)" w:date="2020-12-01T20:56:00Z">
              <w:rPr>
                <w:rFonts w:ascii="Times New Roman" w:hAnsi="Times New Roman" w:cs="Times New Roman"/>
                <w:lang w:val="en-GB"/>
              </w:rPr>
            </w:rPrChange>
          </w:rPr>
          <w:t xml:space="preserve"> and most important</w:t>
        </w:r>
      </w:ins>
      <w:ins w:id="2192" w:author="Abraham Isaac Jacob Gajardo Cortez (masterin)" w:date="2020-12-01T20:52:00Z">
        <w:r w:rsidR="001472E0" w:rsidRPr="007673ED">
          <w:rPr>
            <w:rFonts w:ascii="Times New Roman" w:hAnsi="Times New Roman" w:cs="Times New Roman"/>
            <w:sz w:val="20"/>
            <w:szCs w:val="20"/>
            <w:lang w:val="en-GB"/>
            <w:rPrChange w:id="2193" w:author="Abraham Isaac Jacob Gajardo Cortez (masterin)" w:date="2020-12-01T20:56:00Z">
              <w:rPr>
                <w:rFonts w:ascii="Times New Roman" w:hAnsi="Times New Roman" w:cs="Times New Roman"/>
                <w:lang w:val="en-GB"/>
              </w:rPr>
            </w:rPrChange>
          </w:rPr>
          <w:t>ly</w:t>
        </w:r>
      </w:ins>
      <w:ins w:id="2194" w:author="Abraham Isaac Jacob Gajardo Cortez (masterin)" w:date="2020-12-01T20:48:00Z">
        <w:r w:rsidR="001472E0" w:rsidRPr="007673ED">
          <w:rPr>
            <w:rFonts w:ascii="Times New Roman" w:hAnsi="Times New Roman" w:cs="Times New Roman"/>
            <w:sz w:val="20"/>
            <w:szCs w:val="20"/>
            <w:lang w:val="en-GB"/>
            <w:rPrChange w:id="2195" w:author="Abraham Isaac Jacob Gajardo Cortez (masterin)" w:date="2020-12-01T20:56:00Z">
              <w:rPr>
                <w:rFonts w:ascii="Times New Roman" w:hAnsi="Times New Roman" w:cs="Times New Roman"/>
                <w:lang w:val="en-GB"/>
              </w:rPr>
            </w:rPrChange>
          </w:rPr>
          <w:t>,</w:t>
        </w:r>
      </w:ins>
      <w:r w:rsidRPr="007673ED">
        <w:rPr>
          <w:rFonts w:ascii="Times New Roman" w:hAnsi="Times New Roman" w:cs="Times New Roman"/>
          <w:sz w:val="20"/>
          <w:szCs w:val="20"/>
          <w:lang w:val="en-GB"/>
          <w:rPrChange w:id="2196" w:author="Abraham Isaac Jacob Gajardo Cortez (masterin)" w:date="2020-12-01T20:56:00Z">
            <w:rPr>
              <w:rFonts w:ascii="Times New Roman" w:hAnsi="Times New Roman" w:cs="Times New Roman"/>
              <w:lang w:val="en-GB"/>
            </w:rPr>
          </w:rPrChange>
        </w:rPr>
        <w:t xml:space="preserve"> this research </w:t>
      </w:r>
      <w:del w:id="2197" w:author="Abraham Isaac Jacob Gajardo Cortez (masterin)" w:date="2020-12-01T20:49:00Z">
        <w:r w:rsidRPr="007673ED" w:rsidDel="001472E0">
          <w:rPr>
            <w:rFonts w:ascii="Times New Roman" w:hAnsi="Times New Roman" w:cs="Times New Roman"/>
            <w:sz w:val="20"/>
            <w:szCs w:val="20"/>
            <w:lang w:val="en-GB"/>
            <w:rPrChange w:id="2198" w:author="Abraham Isaac Jacob Gajardo Cortez (masterin)" w:date="2020-12-01T20:56:00Z">
              <w:rPr>
                <w:rFonts w:ascii="Times New Roman" w:hAnsi="Times New Roman" w:cs="Times New Roman"/>
                <w:lang w:val="en-GB"/>
              </w:rPr>
            </w:rPrChange>
          </w:rPr>
          <w:delText xml:space="preserve">could </w:delText>
        </w:r>
      </w:del>
      <w:ins w:id="2199" w:author="Abraham Isaac Jacob Gajardo Cortez (masterin)" w:date="2020-12-01T20:49:00Z">
        <w:del w:id="2200" w:author="Andrés González Santa Cruz" w:date="2020-12-08T10:08:00Z">
          <w:r w:rsidR="001472E0" w:rsidRPr="007673ED" w:rsidDel="00B96937">
            <w:rPr>
              <w:rFonts w:ascii="Times New Roman" w:hAnsi="Times New Roman" w:cs="Times New Roman"/>
              <w:sz w:val="20"/>
              <w:szCs w:val="20"/>
              <w:lang w:val="en-GB"/>
              <w:rPrChange w:id="2201" w:author="Abraham Isaac Jacob Gajardo Cortez (masterin)" w:date="2020-12-01T20:56:00Z">
                <w:rPr>
                  <w:rFonts w:ascii="Times New Roman" w:hAnsi="Times New Roman" w:cs="Times New Roman"/>
                  <w:lang w:val="en-GB"/>
                </w:rPr>
              </w:rPrChange>
            </w:rPr>
            <w:delText>must</w:delText>
          </w:r>
        </w:del>
      </w:ins>
      <w:ins w:id="2202" w:author="Andrés González Santa Cruz" w:date="2020-12-08T10:08:00Z">
        <w:r w:rsidR="00B96937">
          <w:rPr>
            <w:rFonts w:ascii="Times New Roman" w:hAnsi="Times New Roman" w:cs="Times New Roman"/>
            <w:sz w:val="20"/>
            <w:szCs w:val="20"/>
            <w:lang w:val="en-GB"/>
          </w:rPr>
          <w:t>should</w:t>
        </w:r>
      </w:ins>
      <w:ins w:id="2203" w:author="Abraham Isaac Jacob Gajardo Cortez (masterin)" w:date="2020-12-01T20:49:00Z">
        <w:r w:rsidR="001472E0" w:rsidRPr="007673ED">
          <w:rPr>
            <w:rFonts w:ascii="Times New Roman" w:hAnsi="Times New Roman" w:cs="Times New Roman"/>
            <w:sz w:val="20"/>
            <w:szCs w:val="20"/>
            <w:lang w:val="en-GB"/>
            <w:rPrChange w:id="2204" w:author="Abraham Isaac Jacob Gajardo Cortez (masterin)" w:date="2020-12-01T20:56:00Z">
              <w:rPr>
                <w:rFonts w:ascii="Times New Roman" w:hAnsi="Times New Roman" w:cs="Times New Roman"/>
                <w:lang w:val="en-GB"/>
              </w:rPr>
            </w:rPrChange>
          </w:rPr>
          <w:t xml:space="preserve"> </w:t>
        </w:r>
      </w:ins>
      <w:del w:id="2205" w:author="Andrés González Santa Cruz" w:date="2020-12-08T10:08:00Z">
        <w:r w:rsidRPr="007673ED" w:rsidDel="00B96937">
          <w:rPr>
            <w:rFonts w:ascii="Times New Roman" w:hAnsi="Times New Roman" w:cs="Times New Roman"/>
            <w:sz w:val="20"/>
            <w:szCs w:val="20"/>
            <w:lang w:val="en-GB"/>
            <w:rPrChange w:id="2206" w:author="Abraham Isaac Jacob Gajardo Cortez (masterin)" w:date="2020-12-01T20:56:00Z">
              <w:rPr>
                <w:rFonts w:ascii="Times New Roman" w:hAnsi="Times New Roman" w:cs="Times New Roman"/>
                <w:lang w:val="en-GB"/>
              </w:rPr>
            </w:rPrChange>
          </w:rPr>
          <w:delText>be used</w:delText>
        </w:r>
      </w:del>
      <w:ins w:id="2207" w:author="Andrés González Santa Cruz" w:date="2020-12-08T10:08:00Z">
        <w:r w:rsidR="00B96937">
          <w:rPr>
            <w:rFonts w:ascii="Times New Roman" w:hAnsi="Times New Roman" w:cs="Times New Roman"/>
            <w:sz w:val="20"/>
            <w:szCs w:val="20"/>
            <w:lang w:val="en-GB"/>
          </w:rPr>
          <w:t>contribute</w:t>
        </w:r>
      </w:ins>
      <w:r w:rsidRPr="007673ED">
        <w:rPr>
          <w:rFonts w:ascii="Times New Roman" w:hAnsi="Times New Roman" w:cs="Times New Roman"/>
          <w:sz w:val="20"/>
          <w:szCs w:val="20"/>
          <w:lang w:val="en-GB"/>
          <w:rPrChange w:id="2208" w:author="Abraham Isaac Jacob Gajardo Cortez (masterin)" w:date="2020-12-01T20:56:00Z">
            <w:rPr>
              <w:rFonts w:ascii="Times New Roman" w:hAnsi="Times New Roman" w:cs="Times New Roman"/>
              <w:lang w:val="en-GB"/>
            </w:rPr>
          </w:rPrChange>
        </w:rPr>
        <w:t xml:space="preserve"> as </w:t>
      </w:r>
      <w:r w:rsidR="003D38B5" w:rsidRPr="007673ED">
        <w:rPr>
          <w:rFonts w:ascii="Times New Roman" w:hAnsi="Times New Roman" w:cs="Times New Roman"/>
          <w:sz w:val="20"/>
          <w:szCs w:val="20"/>
          <w:lang w:val="en-GB"/>
          <w:rPrChange w:id="2209" w:author="Abraham Isaac Jacob Gajardo Cortez (masterin)" w:date="2020-12-01T20:56:00Z">
            <w:rPr>
              <w:rFonts w:ascii="Times New Roman" w:hAnsi="Times New Roman" w:cs="Times New Roman"/>
              <w:lang w:val="en-GB"/>
            </w:rPr>
          </w:rPrChange>
        </w:rPr>
        <w:t>evidence to advocate for and advise</w:t>
      </w:r>
      <w:r w:rsidRPr="007673ED">
        <w:rPr>
          <w:rFonts w:ascii="Times New Roman" w:hAnsi="Times New Roman" w:cs="Times New Roman"/>
          <w:sz w:val="20"/>
          <w:szCs w:val="20"/>
          <w:lang w:val="en-GB"/>
          <w:rPrChange w:id="2210" w:author="Abraham Isaac Jacob Gajardo Cortez (masterin)" w:date="2020-12-01T20:56:00Z">
            <w:rPr>
              <w:rFonts w:ascii="Times New Roman" w:hAnsi="Times New Roman" w:cs="Times New Roman"/>
              <w:lang w:val="en-GB"/>
            </w:rPr>
          </w:rPrChange>
        </w:rPr>
        <w:t xml:space="preserve"> policy change regarding law enforcement responses to </w:t>
      </w:r>
      <w:r w:rsidR="00F02219" w:rsidRPr="007673ED">
        <w:rPr>
          <w:rFonts w:ascii="Times New Roman" w:hAnsi="Times New Roman" w:cs="Times New Roman"/>
          <w:sz w:val="20"/>
          <w:szCs w:val="20"/>
          <w:lang w:val="en-GB"/>
          <w:rPrChange w:id="2211" w:author="Abraham Isaac Jacob Gajardo Cortez (masterin)" w:date="2020-12-01T20:56:00Z">
            <w:rPr>
              <w:rFonts w:ascii="Times New Roman" w:hAnsi="Times New Roman" w:cs="Times New Roman"/>
              <w:lang w:val="en-GB"/>
            </w:rPr>
          </w:rPrChange>
        </w:rPr>
        <w:t>civil unrest</w:t>
      </w:r>
      <w:ins w:id="2212" w:author="Abraham Isaac Jacob Gajardo Cortez (masterin)" w:date="2020-12-01T20:49:00Z">
        <w:r w:rsidR="001472E0" w:rsidRPr="007673ED">
          <w:rPr>
            <w:rFonts w:ascii="Times New Roman" w:hAnsi="Times New Roman" w:cs="Times New Roman"/>
            <w:sz w:val="20"/>
            <w:szCs w:val="20"/>
            <w:lang w:val="en-GB"/>
            <w:rPrChange w:id="2213" w:author="Abraham Isaac Jacob Gajardo Cortez (masterin)" w:date="2020-12-01T20:56:00Z">
              <w:rPr>
                <w:rFonts w:ascii="Times New Roman" w:hAnsi="Times New Roman" w:cs="Times New Roman"/>
                <w:lang w:val="en-GB"/>
              </w:rPr>
            </w:rPrChange>
          </w:rPr>
          <w:t xml:space="preserve">: </w:t>
        </w:r>
        <w:del w:id="2214" w:author="Andrés González Santa Cruz" w:date="2020-12-05T12:44:00Z">
          <w:r w:rsidR="001472E0" w:rsidRPr="007673ED" w:rsidDel="002A2497">
            <w:rPr>
              <w:rFonts w:ascii="Times New Roman" w:hAnsi="Times New Roman" w:cs="Times New Roman"/>
              <w:sz w:val="20"/>
              <w:szCs w:val="20"/>
              <w:lang w:val="en-GB"/>
              <w:rPrChange w:id="2215" w:author="Abraham Isaac Jacob Gajardo Cortez (masterin)" w:date="2020-12-01T20:56:00Z">
                <w:rPr>
                  <w:rFonts w:ascii="Times New Roman" w:hAnsi="Times New Roman" w:cs="Times New Roman"/>
                  <w:lang w:val="en-GB"/>
                </w:rPr>
              </w:rPrChange>
            </w:rPr>
            <w:delText xml:space="preserve">it is necessary </w:delText>
          </w:r>
        </w:del>
      </w:ins>
      <w:ins w:id="2216" w:author="Abraham Isaac Jacob Gajardo Cortez (masterin)" w:date="2020-12-01T20:50:00Z">
        <w:del w:id="2217" w:author="Andrés González Santa Cruz" w:date="2020-12-05T12:44:00Z">
          <w:r w:rsidR="001472E0" w:rsidRPr="007673ED" w:rsidDel="002A2497">
            <w:rPr>
              <w:rFonts w:ascii="Times New Roman" w:hAnsi="Times New Roman" w:cs="Times New Roman"/>
              <w:sz w:val="20"/>
              <w:szCs w:val="20"/>
              <w:lang w:val="en-GB"/>
              <w:rPrChange w:id="2218" w:author="Abraham Isaac Jacob Gajardo Cortez (masterin)" w:date="2020-12-01T20:56:00Z">
                <w:rPr>
                  <w:rFonts w:ascii="Times New Roman" w:hAnsi="Times New Roman" w:cs="Times New Roman"/>
                  <w:lang w:val="en-GB"/>
                </w:rPr>
              </w:rPrChange>
            </w:rPr>
            <w:delText xml:space="preserve">that authorities </w:delText>
          </w:r>
        </w:del>
      </w:ins>
      <w:ins w:id="2219" w:author="Abraham Isaac Jacob Gajardo Cortez (masterin)" w:date="2020-12-01T20:53:00Z">
        <w:del w:id="2220" w:author="Andrés González Santa Cruz" w:date="2020-12-05T12:44:00Z">
          <w:r w:rsidR="001472E0" w:rsidRPr="007673ED" w:rsidDel="002A2497">
            <w:rPr>
              <w:rFonts w:ascii="Times New Roman" w:hAnsi="Times New Roman" w:cs="Times New Roman"/>
              <w:sz w:val="20"/>
              <w:szCs w:val="20"/>
              <w:lang w:val="en-GB"/>
              <w:rPrChange w:id="2221" w:author="Abraham Isaac Jacob Gajardo Cortez (masterin)" w:date="2020-12-01T20:56:00Z">
                <w:rPr>
                  <w:rFonts w:ascii="Times New Roman" w:hAnsi="Times New Roman" w:cs="Times New Roman"/>
                  <w:lang w:val="en-GB"/>
                </w:rPr>
              </w:rPrChange>
            </w:rPr>
            <w:delText>in Chile and worldwide</w:delText>
          </w:r>
        </w:del>
      </w:ins>
      <w:ins w:id="2222" w:author="Andrés González Santa Cruz" w:date="2020-12-05T12:44:00Z">
        <w:r w:rsidR="002A2497">
          <w:rPr>
            <w:rFonts w:ascii="Times New Roman" w:hAnsi="Times New Roman" w:cs="Times New Roman"/>
            <w:sz w:val="20"/>
            <w:szCs w:val="20"/>
            <w:lang w:val="en-GB"/>
          </w:rPr>
          <w:t>authorities in Chile and worldwide must</w:t>
        </w:r>
      </w:ins>
      <w:ins w:id="2223" w:author="Abraham Isaac Jacob Gajardo Cortez (masterin)" w:date="2020-12-01T20:53:00Z">
        <w:r w:rsidR="001472E0" w:rsidRPr="007673ED">
          <w:rPr>
            <w:rFonts w:ascii="Times New Roman" w:hAnsi="Times New Roman" w:cs="Times New Roman"/>
            <w:sz w:val="20"/>
            <w:szCs w:val="20"/>
            <w:lang w:val="en-GB"/>
            <w:rPrChange w:id="2224" w:author="Abraham Isaac Jacob Gajardo Cortez (masterin)" w:date="2020-12-01T20:56:00Z">
              <w:rPr>
                <w:rFonts w:ascii="Times New Roman" w:hAnsi="Times New Roman" w:cs="Times New Roman"/>
                <w:lang w:val="en-GB"/>
              </w:rPr>
            </w:rPrChange>
          </w:rPr>
          <w:t xml:space="preserve"> </w:t>
        </w:r>
      </w:ins>
      <w:ins w:id="2225" w:author="Abraham Isaac Jacob Gajardo Cortez (masterin)" w:date="2020-12-01T20:49:00Z">
        <w:r w:rsidR="001472E0" w:rsidRPr="007673ED">
          <w:rPr>
            <w:rFonts w:ascii="Times New Roman" w:hAnsi="Times New Roman" w:cs="Times New Roman"/>
            <w:sz w:val="20"/>
            <w:szCs w:val="20"/>
            <w:lang w:val="en-GB"/>
            <w:rPrChange w:id="2226" w:author="Abraham Isaac Jacob Gajardo Cortez (masterin)" w:date="2020-12-01T20:56:00Z">
              <w:rPr>
                <w:rFonts w:ascii="Times New Roman" w:hAnsi="Times New Roman" w:cs="Times New Roman"/>
                <w:lang w:val="en-GB"/>
              </w:rPr>
            </w:rPrChange>
          </w:rPr>
          <w:t>act now</w:t>
        </w:r>
      </w:ins>
      <w:r w:rsidR="00F02219" w:rsidRPr="007673ED">
        <w:rPr>
          <w:rFonts w:ascii="Times New Roman" w:hAnsi="Times New Roman" w:cs="Times New Roman"/>
          <w:sz w:val="20"/>
          <w:szCs w:val="20"/>
          <w:lang w:val="en-GB"/>
          <w:rPrChange w:id="2227" w:author="Abraham Isaac Jacob Gajardo Cortez (masterin)" w:date="2020-12-01T20:56:00Z">
            <w:rPr>
              <w:rFonts w:ascii="Times New Roman" w:hAnsi="Times New Roman" w:cs="Times New Roman"/>
              <w:lang w:val="en-GB"/>
            </w:rPr>
          </w:rPrChange>
        </w:rPr>
        <w:t xml:space="preserve"> to </w:t>
      </w:r>
      <w:r w:rsidR="001078AD" w:rsidRPr="007673ED">
        <w:rPr>
          <w:rFonts w:ascii="Times New Roman" w:hAnsi="Times New Roman" w:cs="Times New Roman"/>
          <w:sz w:val="20"/>
          <w:szCs w:val="20"/>
          <w:lang w:val="en-GB"/>
          <w:rPrChange w:id="2228" w:author="Abraham Isaac Jacob Gajardo Cortez (masterin)" w:date="2020-12-01T20:56:00Z">
            <w:rPr>
              <w:rFonts w:ascii="Times New Roman" w:hAnsi="Times New Roman" w:cs="Times New Roman"/>
              <w:lang w:val="en-GB"/>
            </w:rPr>
          </w:rPrChange>
        </w:rPr>
        <w:t>reduce</w:t>
      </w:r>
      <w:r w:rsidR="00F02219" w:rsidRPr="007673ED">
        <w:rPr>
          <w:rFonts w:ascii="Times New Roman" w:hAnsi="Times New Roman" w:cs="Times New Roman"/>
          <w:sz w:val="20"/>
          <w:szCs w:val="20"/>
          <w:lang w:val="en-GB"/>
          <w:rPrChange w:id="2229" w:author="Abraham Isaac Jacob Gajardo Cortez (masterin)" w:date="2020-12-01T20:56:00Z">
            <w:rPr>
              <w:rFonts w:ascii="Times New Roman" w:hAnsi="Times New Roman" w:cs="Times New Roman"/>
              <w:lang w:val="en-GB"/>
            </w:rPr>
          </w:rPrChange>
        </w:rPr>
        <w:t xml:space="preserve"> the broader </w:t>
      </w:r>
      <w:r w:rsidR="00447B2A" w:rsidRPr="007673ED">
        <w:rPr>
          <w:rFonts w:ascii="Times New Roman" w:hAnsi="Times New Roman" w:cs="Times New Roman"/>
          <w:sz w:val="20"/>
          <w:szCs w:val="20"/>
          <w:lang w:val="en-GB"/>
          <w:rPrChange w:id="2230" w:author="Abraham Isaac Jacob Gajardo Cortez (masterin)" w:date="2020-12-01T20:56:00Z">
            <w:rPr>
              <w:rFonts w:ascii="Times New Roman" w:hAnsi="Times New Roman" w:cs="Times New Roman"/>
              <w:lang w:val="en-GB"/>
            </w:rPr>
          </w:rPrChange>
        </w:rPr>
        <w:t xml:space="preserve">negative </w:t>
      </w:r>
      <w:r w:rsidR="00F02219" w:rsidRPr="007673ED">
        <w:rPr>
          <w:rFonts w:ascii="Times New Roman" w:hAnsi="Times New Roman" w:cs="Times New Roman"/>
          <w:sz w:val="20"/>
          <w:szCs w:val="20"/>
          <w:lang w:val="en-GB"/>
          <w:rPrChange w:id="2231" w:author="Abraham Isaac Jacob Gajardo Cortez (masterin)" w:date="2020-12-01T20:56:00Z">
            <w:rPr>
              <w:rFonts w:ascii="Times New Roman" w:hAnsi="Times New Roman" w:cs="Times New Roman"/>
              <w:lang w:val="en-GB"/>
            </w:rPr>
          </w:rPrChange>
        </w:rPr>
        <w:t>health effects of social protests</w:t>
      </w:r>
      <w:ins w:id="2232" w:author="Abraham Isaac Jacob Gajardo Cortez (masterin)" w:date="2020-12-01T20:50:00Z">
        <w:r w:rsidR="001472E0" w:rsidRPr="007673ED">
          <w:rPr>
            <w:rFonts w:ascii="Times New Roman" w:hAnsi="Times New Roman" w:cs="Times New Roman"/>
            <w:sz w:val="20"/>
            <w:szCs w:val="20"/>
            <w:lang w:val="en-GB"/>
            <w:rPrChange w:id="2233" w:author="Abraham Isaac Jacob Gajardo Cortez (masterin)" w:date="2020-12-01T20:56:00Z">
              <w:rPr>
                <w:rFonts w:ascii="Times New Roman" w:hAnsi="Times New Roman" w:cs="Times New Roman"/>
                <w:lang w:val="en-GB"/>
              </w:rPr>
            </w:rPrChange>
          </w:rPr>
          <w:t xml:space="preserve">. </w:t>
        </w:r>
      </w:ins>
      <w:ins w:id="2234" w:author="Abraham Isaac Jacob Gajardo Cortez (masterin)" w:date="2020-12-01T20:51:00Z">
        <w:r w:rsidR="001472E0" w:rsidRPr="007673ED">
          <w:rPr>
            <w:rFonts w:ascii="Times New Roman" w:hAnsi="Times New Roman" w:cs="Times New Roman"/>
            <w:sz w:val="20"/>
            <w:szCs w:val="20"/>
            <w:lang w:val="en-GB"/>
            <w:rPrChange w:id="2235" w:author="Abraham Isaac Jacob Gajardo Cortez (masterin)" w:date="2020-12-01T20:56:00Z">
              <w:rPr>
                <w:rFonts w:ascii="Times New Roman" w:hAnsi="Times New Roman" w:cs="Times New Roman"/>
                <w:lang w:val="en-GB"/>
              </w:rPr>
            </w:rPrChange>
          </w:rPr>
          <w:t>This is the first study that provide</w:t>
        </w:r>
      </w:ins>
      <w:ins w:id="2236" w:author="Abraham Isaac Jacob Gajardo Cortez (masterin)" w:date="2020-12-01T20:53:00Z">
        <w:r w:rsidR="007673ED" w:rsidRPr="007673ED">
          <w:rPr>
            <w:rFonts w:ascii="Times New Roman" w:hAnsi="Times New Roman" w:cs="Times New Roman"/>
            <w:sz w:val="20"/>
            <w:szCs w:val="20"/>
            <w:lang w:val="en-GB"/>
            <w:rPrChange w:id="2237" w:author="Abraham Isaac Jacob Gajardo Cortez (masterin)" w:date="2020-12-01T20:56:00Z">
              <w:rPr>
                <w:rFonts w:ascii="Times New Roman" w:hAnsi="Times New Roman" w:cs="Times New Roman"/>
                <w:lang w:val="en-GB"/>
              </w:rPr>
            </w:rPrChange>
          </w:rPr>
          <w:t>s</w:t>
        </w:r>
      </w:ins>
      <w:ins w:id="2238" w:author="Abraham Isaac Jacob Gajardo Cortez (masterin)" w:date="2020-12-01T20:51:00Z">
        <w:r w:rsidR="001472E0" w:rsidRPr="007673ED">
          <w:rPr>
            <w:rFonts w:ascii="Times New Roman" w:hAnsi="Times New Roman" w:cs="Times New Roman"/>
            <w:sz w:val="20"/>
            <w:szCs w:val="20"/>
            <w:lang w:val="en-GB"/>
            <w:rPrChange w:id="2239" w:author="Abraham Isaac Jacob Gajardo Cortez (masterin)" w:date="2020-12-01T20:56:00Z">
              <w:rPr>
                <w:rFonts w:ascii="Times New Roman" w:hAnsi="Times New Roman" w:cs="Times New Roman"/>
                <w:lang w:val="en-GB"/>
              </w:rPr>
            </w:rPrChange>
          </w:rPr>
          <w:t xml:space="preserve"> epidemiological evidence that social movements </w:t>
        </w:r>
        <w:del w:id="2240" w:author="Andrés González Santa Cruz" w:date="2020-12-05T12:44:00Z">
          <w:r w:rsidR="001472E0" w:rsidRPr="007673ED" w:rsidDel="002A2497">
            <w:rPr>
              <w:rFonts w:ascii="Times New Roman" w:hAnsi="Times New Roman" w:cs="Times New Roman"/>
              <w:sz w:val="20"/>
              <w:szCs w:val="20"/>
              <w:lang w:val="en-GB"/>
              <w:rPrChange w:id="2241" w:author="Abraham Isaac Jacob Gajardo Cortez (masterin)" w:date="2020-12-01T20:56:00Z">
                <w:rPr>
                  <w:rFonts w:ascii="Times New Roman" w:hAnsi="Times New Roman" w:cs="Times New Roman"/>
                  <w:lang w:val="en-GB"/>
                </w:rPr>
              </w:rPrChange>
            </w:rPr>
            <w:delText xml:space="preserve">affect </w:delText>
          </w:r>
        </w:del>
      </w:ins>
      <w:ins w:id="2242" w:author="Abraham Isaac Jacob Gajardo Cortez (masterin)" w:date="2020-12-01T20:53:00Z">
        <w:del w:id="2243" w:author="Andrés González Santa Cruz" w:date="2020-12-05T12:44:00Z">
          <w:r w:rsidR="007673ED" w:rsidRPr="007673ED" w:rsidDel="002A2497">
            <w:rPr>
              <w:rFonts w:ascii="Times New Roman" w:hAnsi="Times New Roman" w:cs="Times New Roman"/>
              <w:sz w:val="20"/>
              <w:szCs w:val="20"/>
              <w:lang w:val="en-GB"/>
              <w:rPrChange w:id="2244" w:author="Abraham Isaac Jacob Gajardo Cortez (masterin)" w:date="2020-12-01T20:56:00Z">
                <w:rPr>
                  <w:rFonts w:ascii="Times New Roman" w:hAnsi="Times New Roman" w:cs="Times New Roman"/>
                  <w:lang w:val="en-GB"/>
                </w:rPr>
              </w:rPrChange>
            </w:rPr>
            <w:delText>negatively</w:delText>
          </w:r>
        </w:del>
      </w:ins>
      <w:ins w:id="2245" w:author="Andrés González Santa Cruz" w:date="2020-12-05T12:44:00Z">
        <w:r w:rsidR="002A2497">
          <w:rPr>
            <w:rFonts w:ascii="Times New Roman" w:hAnsi="Times New Roman" w:cs="Times New Roman"/>
            <w:sz w:val="20"/>
            <w:szCs w:val="20"/>
            <w:lang w:val="en-GB"/>
          </w:rPr>
          <w:t>negatively affect</w:t>
        </w:r>
      </w:ins>
      <w:ins w:id="2246" w:author="Abraham Isaac Jacob Gajardo Cortez (masterin)" w:date="2020-12-01T20:53:00Z">
        <w:r w:rsidR="007673ED" w:rsidRPr="007673ED">
          <w:rPr>
            <w:rFonts w:ascii="Times New Roman" w:hAnsi="Times New Roman" w:cs="Times New Roman"/>
            <w:sz w:val="20"/>
            <w:szCs w:val="20"/>
            <w:lang w:val="en-GB"/>
            <w:rPrChange w:id="2247" w:author="Abraham Isaac Jacob Gajardo Cortez (masterin)" w:date="2020-12-01T20:56:00Z">
              <w:rPr>
                <w:rFonts w:ascii="Times New Roman" w:hAnsi="Times New Roman" w:cs="Times New Roman"/>
                <w:lang w:val="en-GB"/>
              </w:rPr>
            </w:rPrChange>
          </w:rPr>
          <w:t xml:space="preserve"> </w:t>
        </w:r>
      </w:ins>
      <w:ins w:id="2248" w:author="Abraham Isaac Jacob Gajardo Cortez (masterin)" w:date="2020-12-01T20:51:00Z">
        <w:r w:rsidR="001472E0" w:rsidRPr="007673ED">
          <w:rPr>
            <w:rFonts w:ascii="Times New Roman" w:hAnsi="Times New Roman" w:cs="Times New Roman"/>
            <w:sz w:val="20"/>
            <w:szCs w:val="20"/>
            <w:lang w:val="en-GB"/>
            <w:rPrChange w:id="2249" w:author="Abraham Isaac Jacob Gajardo Cortez (masterin)" w:date="2020-12-01T20:56:00Z">
              <w:rPr>
                <w:rFonts w:ascii="Times New Roman" w:hAnsi="Times New Roman" w:cs="Times New Roman"/>
                <w:lang w:val="en-GB"/>
              </w:rPr>
            </w:rPrChange>
          </w:rPr>
          <w:t>population health, and we ho</w:t>
        </w:r>
      </w:ins>
      <w:ins w:id="2250" w:author="Abraham Isaac Jacob Gajardo Cortez (masterin)" w:date="2020-12-01T20:52:00Z">
        <w:r w:rsidR="001472E0" w:rsidRPr="007673ED">
          <w:rPr>
            <w:rFonts w:ascii="Times New Roman" w:hAnsi="Times New Roman" w:cs="Times New Roman"/>
            <w:sz w:val="20"/>
            <w:szCs w:val="20"/>
            <w:lang w:val="en-GB"/>
            <w:rPrChange w:id="2251" w:author="Abraham Isaac Jacob Gajardo Cortez (masterin)" w:date="2020-12-01T20:56:00Z">
              <w:rPr>
                <w:rFonts w:ascii="Times New Roman" w:hAnsi="Times New Roman" w:cs="Times New Roman"/>
                <w:lang w:val="en-GB"/>
              </w:rPr>
            </w:rPrChange>
          </w:rPr>
          <w:t>pe it was the last.</w:t>
        </w:r>
      </w:ins>
      <w:del w:id="2252" w:author="Abraham Isaac Jacob Gajardo Cortez (masterin)" w:date="2020-12-01T20:50:00Z">
        <w:r w:rsidRPr="007673ED" w:rsidDel="001472E0">
          <w:rPr>
            <w:rFonts w:ascii="Times New Roman" w:hAnsi="Times New Roman" w:cs="Times New Roman"/>
            <w:sz w:val="20"/>
            <w:szCs w:val="20"/>
            <w:lang w:val="en-GB"/>
            <w:rPrChange w:id="2253" w:author="Abraham Isaac Jacob Gajardo Cortez (masterin)" w:date="2020-12-01T20:56:00Z">
              <w:rPr>
                <w:rFonts w:ascii="Times New Roman" w:hAnsi="Times New Roman" w:cs="Times New Roman"/>
                <w:lang w:val="en-GB"/>
              </w:rPr>
            </w:rPrChange>
          </w:rPr>
          <w:delText>.</w:delText>
        </w:r>
      </w:del>
    </w:p>
    <w:p w14:paraId="7DC88400" w14:textId="77777777" w:rsidR="002E79DD" w:rsidRPr="007673ED" w:rsidRDefault="002E79DD">
      <w:pPr>
        <w:spacing w:line="360" w:lineRule="auto"/>
        <w:jc w:val="both"/>
        <w:rPr>
          <w:rFonts w:ascii="Times New Roman" w:hAnsi="Times New Roman" w:cs="Times New Roman"/>
          <w:sz w:val="20"/>
          <w:szCs w:val="20"/>
          <w:lang w:val="en-GB"/>
          <w:rPrChange w:id="2254" w:author="Abraham Isaac Jacob Gajardo Cortez (masterin)" w:date="2020-12-01T20:56:00Z">
            <w:rPr>
              <w:rFonts w:ascii="Times New Roman" w:hAnsi="Times New Roman" w:cs="Times New Roman"/>
              <w:lang w:val="en-GB"/>
            </w:rPr>
          </w:rPrChange>
        </w:rPr>
        <w:pPrChange w:id="2255" w:author="Andrés González Santa Cruz" w:date="2020-12-08T09:58:00Z">
          <w:pPr>
            <w:spacing w:line="240" w:lineRule="auto"/>
            <w:jc w:val="both"/>
          </w:pPr>
        </w:pPrChange>
      </w:pPr>
    </w:p>
    <w:p w14:paraId="30FBDBAC" w14:textId="77777777" w:rsidR="00893457" w:rsidRPr="007673ED" w:rsidRDefault="00893457">
      <w:pPr>
        <w:spacing w:line="360" w:lineRule="auto"/>
        <w:jc w:val="both"/>
        <w:rPr>
          <w:rFonts w:ascii="Times New Roman" w:hAnsi="Times New Roman" w:cs="Times New Roman"/>
          <w:i/>
          <w:iCs/>
          <w:sz w:val="20"/>
          <w:szCs w:val="20"/>
          <w:lang w:val="en-GB"/>
          <w:rPrChange w:id="2256" w:author="Abraham Isaac Jacob Gajardo Cortez (masterin)" w:date="2020-12-01T20:56:00Z">
            <w:rPr>
              <w:rFonts w:ascii="Times New Roman" w:hAnsi="Times New Roman" w:cs="Times New Roman"/>
              <w:i/>
              <w:iCs/>
              <w:lang w:val="en-GB"/>
            </w:rPr>
          </w:rPrChange>
        </w:rPr>
        <w:pPrChange w:id="2257" w:author="Abraham Isaac Jacob Gajardo Cortez (masterin)" w:date="2020-12-01T20:56:00Z">
          <w:pPr>
            <w:spacing w:line="240" w:lineRule="auto"/>
            <w:jc w:val="both"/>
          </w:pPr>
        </w:pPrChange>
      </w:pPr>
      <w:r w:rsidRPr="007673ED">
        <w:rPr>
          <w:rFonts w:ascii="Times New Roman" w:hAnsi="Times New Roman" w:cs="Times New Roman"/>
          <w:i/>
          <w:iCs/>
          <w:sz w:val="20"/>
          <w:szCs w:val="20"/>
          <w:lang w:val="en-GB"/>
          <w:rPrChange w:id="2258" w:author="Abraham Isaac Jacob Gajardo Cortez (masterin)" w:date="2020-12-01T20:56:00Z">
            <w:rPr>
              <w:rFonts w:ascii="Times New Roman" w:hAnsi="Times New Roman" w:cs="Times New Roman"/>
              <w:i/>
              <w:iCs/>
              <w:lang w:val="en-GB"/>
            </w:rPr>
          </w:rPrChange>
        </w:rPr>
        <w:t>Limitations</w:t>
      </w:r>
    </w:p>
    <w:p w14:paraId="656DE83E" w14:textId="42A8F44F" w:rsidR="006509EA" w:rsidRPr="007673ED" w:rsidRDefault="00893457">
      <w:pPr>
        <w:spacing w:line="360" w:lineRule="auto"/>
        <w:ind w:firstLine="720"/>
        <w:jc w:val="both"/>
        <w:rPr>
          <w:rFonts w:ascii="Times New Roman" w:hAnsi="Times New Roman" w:cs="Times New Roman"/>
          <w:sz w:val="20"/>
          <w:szCs w:val="20"/>
          <w:rPrChange w:id="2259" w:author="Abraham Isaac Jacob Gajardo Cortez (masterin)" w:date="2020-12-01T20:56:00Z">
            <w:rPr>
              <w:rFonts w:ascii="Times New Roman" w:hAnsi="Times New Roman" w:cs="Times New Roman"/>
            </w:rPr>
          </w:rPrChange>
        </w:rPr>
        <w:pPrChange w:id="2260" w:author="Abraham Isaac Jacob Gajardo Cortez (masterin)" w:date="2020-12-01T20:58:00Z">
          <w:pPr>
            <w:spacing w:line="240" w:lineRule="auto"/>
            <w:jc w:val="both"/>
          </w:pPr>
        </w:pPrChange>
      </w:pPr>
      <w:r w:rsidRPr="007673ED">
        <w:rPr>
          <w:rFonts w:ascii="Times New Roman" w:hAnsi="Times New Roman" w:cs="Times New Roman"/>
          <w:sz w:val="20"/>
          <w:szCs w:val="20"/>
          <w:rPrChange w:id="2261" w:author="Abraham Isaac Jacob Gajardo Cortez (masterin)" w:date="2020-12-01T20:56:00Z">
            <w:rPr>
              <w:rFonts w:ascii="Times New Roman" w:hAnsi="Times New Roman" w:cs="Times New Roman"/>
            </w:rPr>
          </w:rPrChange>
        </w:rPr>
        <w:t>There were several limitations during the course of this study. The first</w:t>
      </w:r>
      <w:ins w:id="2262" w:author="Abraham Isaac Jacob Gajardo Cortez (masterin)" w:date="2020-12-01T20:54:00Z">
        <w:del w:id="2263" w:author="Andrés González Santa Cruz" w:date="2020-12-03T16:01:00Z">
          <w:r w:rsidR="007673ED" w:rsidRPr="007673ED" w:rsidDel="00D41248">
            <w:rPr>
              <w:rFonts w:ascii="Times New Roman" w:hAnsi="Times New Roman" w:cs="Times New Roman"/>
              <w:sz w:val="20"/>
              <w:szCs w:val="20"/>
              <w:rPrChange w:id="2264" w:author="Abraham Isaac Jacob Gajardo Cortez (masterin)" w:date="2020-12-01T20:56:00Z">
                <w:rPr>
                  <w:rFonts w:ascii="Times New Roman" w:hAnsi="Times New Roman" w:cs="Times New Roman"/>
                </w:rPr>
              </w:rPrChange>
            </w:rPr>
            <w:delText>,</w:delText>
          </w:r>
        </w:del>
      </w:ins>
      <w:r w:rsidRPr="007673ED">
        <w:rPr>
          <w:rFonts w:ascii="Times New Roman" w:hAnsi="Times New Roman" w:cs="Times New Roman"/>
          <w:sz w:val="20"/>
          <w:szCs w:val="20"/>
          <w:rPrChange w:id="2265" w:author="Abraham Isaac Jacob Gajardo Cortez (masterin)" w:date="2020-12-01T20:56:00Z">
            <w:rPr>
              <w:rFonts w:ascii="Times New Roman" w:hAnsi="Times New Roman" w:cs="Times New Roman"/>
            </w:rPr>
          </w:rPrChange>
        </w:rPr>
        <w:t xml:space="preserve"> and perhaps most </w:t>
      </w:r>
      <w:del w:id="2266" w:author="Andrés González Santa Cruz" w:date="2020-12-05T12:45:00Z">
        <w:r w:rsidRPr="007673ED" w:rsidDel="002A2497">
          <w:rPr>
            <w:rFonts w:ascii="Times New Roman" w:hAnsi="Times New Roman" w:cs="Times New Roman"/>
            <w:sz w:val="20"/>
            <w:szCs w:val="20"/>
            <w:rPrChange w:id="2267" w:author="Abraham Isaac Jacob Gajardo Cortez (masterin)" w:date="2020-12-01T20:56:00Z">
              <w:rPr>
                <w:rFonts w:ascii="Times New Roman" w:hAnsi="Times New Roman" w:cs="Times New Roman"/>
              </w:rPr>
            </w:rPrChange>
          </w:rPr>
          <w:delText xml:space="preserve">important </w:delText>
        </w:r>
      </w:del>
      <w:ins w:id="2268" w:author="Andrés González Santa Cruz" w:date="2020-12-05T12:45:00Z">
        <w:r w:rsidR="002A2497">
          <w:rPr>
            <w:rFonts w:ascii="Times New Roman" w:hAnsi="Times New Roman" w:cs="Times New Roman"/>
            <w:sz w:val="20"/>
            <w:szCs w:val="20"/>
          </w:rPr>
          <w:t>crucial</w:t>
        </w:r>
        <w:r w:rsidR="002A2497" w:rsidRPr="007673ED">
          <w:rPr>
            <w:rFonts w:ascii="Times New Roman" w:hAnsi="Times New Roman" w:cs="Times New Roman"/>
            <w:sz w:val="20"/>
            <w:szCs w:val="20"/>
            <w:rPrChange w:id="2269" w:author="Abraham Isaac Jacob Gajardo Cortez (masterin)" w:date="2020-12-01T20:56:00Z">
              <w:rPr>
                <w:rFonts w:ascii="Times New Roman" w:hAnsi="Times New Roman" w:cs="Times New Roman"/>
              </w:rPr>
            </w:rPrChange>
          </w:rPr>
          <w:t xml:space="preserve"> </w:t>
        </w:r>
      </w:ins>
      <w:r w:rsidRPr="007673ED">
        <w:rPr>
          <w:rFonts w:ascii="Times New Roman" w:hAnsi="Times New Roman" w:cs="Times New Roman"/>
          <w:sz w:val="20"/>
          <w:szCs w:val="20"/>
          <w:rPrChange w:id="2270" w:author="Abraham Isaac Jacob Gajardo Cortez (masterin)" w:date="2020-12-01T20:56:00Z">
            <w:rPr>
              <w:rFonts w:ascii="Times New Roman" w:hAnsi="Times New Roman" w:cs="Times New Roman"/>
            </w:rPr>
          </w:rPrChange>
        </w:rPr>
        <w:t>limitation</w:t>
      </w:r>
      <w:ins w:id="2271" w:author="Abraham Isaac Jacob Gajardo Cortez (masterin)" w:date="2020-12-01T20:54:00Z">
        <w:del w:id="2272" w:author="Andrés González Santa Cruz" w:date="2020-12-03T16:01:00Z">
          <w:r w:rsidR="007673ED" w:rsidRPr="007673ED" w:rsidDel="00D41248">
            <w:rPr>
              <w:rFonts w:ascii="Times New Roman" w:hAnsi="Times New Roman" w:cs="Times New Roman"/>
              <w:sz w:val="20"/>
              <w:szCs w:val="20"/>
              <w:rPrChange w:id="2273" w:author="Abraham Isaac Jacob Gajardo Cortez (masterin)" w:date="2020-12-01T20:56:00Z">
                <w:rPr>
                  <w:rFonts w:ascii="Times New Roman" w:hAnsi="Times New Roman" w:cs="Times New Roman"/>
                </w:rPr>
              </w:rPrChange>
            </w:rPr>
            <w:delText>,</w:delText>
          </w:r>
        </w:del>
      </w:ins>
      <w:r w:rsidRPr="007673ED">
        <w:rPr>
          <w:rFonts w:ascii="Times New Roman" w:hAnsi="Times New Roman" w:cs="Times New Roman"/>
          <w:sz w:val="20"/>
          <w:szCs w:val="20"/>
          <w:rPrChange w:id="2274" w:author="Abraham Isaac Jacob Gajardo Cortez (masterin)" w:date="2020-12-01T20:56:00Z">
            <w:rPr>
              <w:rFonts w:ascii="Times New Roman" w:hAnsi="Times New Roman" w:cs="Times New Roman"/>
            </w:rPr>
          </w:rPrChange>
        </w:rPr>
        <w:t xml:space="preserve"> was the difficulty in obtaining hospital data</w:t>
      </w:r>
      <w:r w:rsidR="006509EA" w:rsidRPr="007673ED">
        <w:rPr>
          <w:rFonts w:ascii="Times New Roman" w:hAnsi="Times New Roman" w:cs="Times New Roman"/>
          <w:sz w:val="20"/>
          <w:szCs w:val="20"/>
          <w:rPrChange w:id="2275" w:author="Abraham Isaac Jacob Gajardo Cortez (masterin)" w:date="2020-12-01T20:56:00Z">
            <w:rPr>
              <w:rFonts w:ascii="Times New Roman" w:hAnsi="Times New Roman" w:cs="Times New Roman"/>
            </w:rPr>
          </w:rPrChange>
        </w:rPr>
        <w:t xml:space="preserve"> from private institutions near the focal point of the protests</w:t>
      </w:r>
      <w:r w:rsidRPr="007673ED">
        <w:rPr>
          <w:rFonts w:ascii="Times New Roman" w:hAnsi="Times New Roman" w:cs="Times New Roman"/>
          <w:sz w:val="20"/>
          <w:szCs w:val="20"/>
          <w:rPrChange w:id="2276" w:author="Abraham Isaac Jacob Gajardo Cortez (masterin)" w:date="2020-12-01T20:56:00Z">
            <w:rPr>
              <w:rFonts w:ascii="Times New Roman" w:hAnsi="Times New Roman" w:cs="Times New Roman"/>
            </w:rPr>
          </w:rPrChange>
        </w:rPr>
        <w:t>.</w:t>
      </w:r>
      <w:r w:rsidR="006509EA" w:rsidRPr="007673ED">
        <w:rPr>
          <w:rFonts w:ascii="Times New Roman" w:hAnsi="Times New Roman" w:cs="Times New Roman"/>
          <w:sz w:val="20"/>
          <w:szCs w:val="20"/>
          <w:rPrChange w:id="2277" w:author="Abraham Isaac Jacob Gajardo Cortez (masterin)" w:date="2020-12-01T20:56:00Z">
            <w:rPr>
              <w:rFonts w:ascii="Times New Roman" w:hAnsi="Times New Roman" w:cs="Times New Roman"/>
            </w:rPr>
          </w:rPrChange>
        </w:rPr>
        <w:t xml:space="preserve"> Although </w:t>
      </w:r>
      <w:del w:id="2278" w:author="Andrés González Santa Cruz" w:date="2020-12-05T17:04:00Z">
        <w:r w:rsidR="006509EA" w:rsidRPr="007673ED" w:rsidDel="00D51BF3">
          <w:rPr>
            <w:rFonts w:ascii="Times New Roman" w:hAnsi="Times New Roman" w:cs="Times New Roman"/>
            <w:sz w:val="20"/>
            <w:szCs w:val="20"/>
            <w:rPrChange w:id="2279" w:author="Abraham Isaac Jacob Gajardo Cortez (masterin)" w:date="2020-12-01T20:56:00Z">
              <w:rPr>
                <w:rFonts w:ascii="Times New Roman" w:hAnsi="Times New Roman" w:cs="Times New Roman"/>
              </w:rPr>
            </w:rPrChange>
          </w:rPr>
          <w:delText xml:space="preserve">about </w:delText>
        </w:r>
      </w:del>
      <w:ins w:id="2280" w:author="Andrés González Santa Cruz" w:date="2020-12-05T17:04:00Z">
        <w:r w:rsidR="00D51BF3">
          <w:rPr>
            <w:rFonts w:ascii="Times New Roman" w:hAnsi="Times New Roman" w:cs="Times New Roman"/>
            <w:sz w:val="20"/>
            <w:szCs w:val="20"/>
          </w:rPr>
          <w:t xml:space="preserve">more than </w:t>
        </w:r>
      </w:ins>
      <w:r w:rsidR="006509EA" w:rsidRPr="007673ED">
        <w:rPr>
          <w:rFonts w:ascii="Times New Roman" w:hAnsi="Times New Roman" w:cs="Times New Roman"/>
          <w:sz w:val="20"/>
          <w:szCs w:val="20"/>
          <w:rPrChange w:id="2281" w:author="Abraham Isaac Jacob Gajardo Cortez (masterin)" w:date="2020-12-01T20:56:00Z">
            <w:rPr>
              <w:rFonts w:ascii="Times New Roman" w:hAnsi="Times New Roman" w:cs="Times New Roman"/>
            </w:rPr>
          </w:rPrChange>
        </w:rPr>
        <w:t xml:space="preserve">80% </w:t>
      </w:r>
      <w:ins w:id="2282" w:author="Abraham Isaac Jacob Gajardo Cortez (masterin)" w:date="2020-12-01T20:54:00Z">
        <w:r w:rsidR="007673ED" w:rsidRPr="007673ED">
          <w:rPr>
            <w:rFonts w:ascii="Times New Roman" w:hAnsi="Times New Roman" w:cs="Times New Roman"/>
            <w:sz w:val="20"/>
            <w:szCs w:val="20"/>
            <w:rPrChange w:id="2283" w:author="Abraham Isaac Jacob Gajardo Cortez (masterin)" w:date="2020-12-01T20:56:00Z">
              <w:rPr>
                <w:rFonts w:ascii="Times New Roman" w:hAnsi="Times New Roman" w:cs="Times New Roman"/>
              </w:rPr>
            </w:rPrChange>
          </w:rPr>
          <w:t xml:space="preserve">of </w:t>
        </w:r>
      </w:ins>
      <w:ins w:id="2284" w:author="Andrés González Santa Cruz" w:date="2020-12-05T16:51:00Z">
        <w:r w:rsidR="00D51BF3">
          <w:rPr>
            <w:rFonts w:ascii="Times New Roman" w:hAnsi="Times New Roman" w:cs="Times New Roman"/>
            <w:sz w:val="20"/>
            <w:szCs w:val="20"/>
          </w:rPr>
          <w:t xml:space="preserve">the </w:t>
        </w:r>
      </w:ins>
      <w:ins w:id="2285" w:author="Abraham Isaac Jacob Gajardo Cortez (masterin)" w:date="2020-12-01T20:54:00Z">
        <w:r w:rsidR="007673ED" w:rsidRPr="007673ED">
          <w:rPr>
            <w:rFonts w:ascii="Times New Roman" w:hAnsi="Times New Roman" w:cs="Times New Roman"/>
            <w:sz w:val="20"/>
            <w:szCs w:val="20"/>
            <w:rPrChange w:id="2286" w:author="Abraham Isaac Jacob Gajardo Cortez (masterin)" w:date="2020-12-01T20:56:00Z">
              <w:rPr>
                <w:rFonts w:ascii="Times New Roman" w:hAnsi="Times New Roman" w:cs="Times New Roman"/>
              </w:rPr>
            </w:rPrChange>
          </w:rPr>
          <w:t xml:space="preserve">Chilean population </w:t>
        </w:r>
      </w:ins>
      <w:r w:rsidR="006509EA" w:rsidRPr="007673ED">
        <w:rPr>
          <w:rFonts w:ascii="Times New Roman" w:hAnsi="Times New Roman" w:cs="Times New Roman"/>
          <w:sz w:val="20"/>
          <w:szCs w:val="20"/>
          <w:rPrChange w:id="2287" w:author="Abraham Isaac Jacob Gajardo Cortez (masterin)" w:date="2020-12-01T20:56:00Z">
            <w:rPr>
              <w:rFonts w:ascii="Times New Roman" w:hAnsi="Times New Roman" w:cs="Times New Roman"/>
            </w:rPr>
          </w:rPrChange>
        </w:rPr>
        <w:t>have public health insurance</w:t>
      </w:r>
      <w:del w:id="2288" w:author="Andrés González Santa Cruz" w:date="2020-12-05T17:03:00Z">
        <w:r w:rsidR="006509EA" w:rsidRPr="007673ED" w:rsidDel="00D51BF3">
          <w:rPr>
            <w:rFonts w:ascii="Times New Roman" w:hAnsi="Times New Roman" w:cs="Times New Roman"/>
            <w:sz w:val="20"/>
            <w:szCs w:val="20"/>
            <w:rPrChange w:id="2289" w:author="Abraham Isaac Jacob Gajardo Cortez (masterin)" w:date="2020-12-01T20:56:00Z">
              <w:rPr>
                <w:rFonts w:ascii="Times New Roman" w:hAnsi="Times New Roman" w:cs="Times New Roman"/>
              </w:rPr>
            </w:rPrChange>
          </w:rPr>
          <w:delText xml:space="preserve"> </w:delText>
        </w:r>
      </w:del>
      <w:ins w:id="2290" w:author="Abraham Isaac Jacob Gajardo Cortez (masterin)" w:date="2020-12-01T20:54:00Z">
        <w:del w:id="2291" w:author="Andrés González Santa Cruz" w:date="2020-12-05T17:04:00Z">
          <w:r w:rsidR="007673ED" w:rsidRPr="002A2497" w:rsidDel="00D51BF3">
            <w:rPr>
              <w:rFonts w:ascii="Times New Roman" w:hAnsi="Times New Roman" w:cs="Times New Roman"/>
              <w:sz w:val="20"/>
              <w:szCs w:val="20"/>
              <w:highlight w:val="green"/>
              <w:rPrChange w:id="2292" w:author="Andrés González Santa Cruz" w:date="2020-12-05T12:44:00Z">
                <w:rPr>
                  <w:rFonts w:ascii="Times New Roman" w:hAnsi="Times New Roman" w:cs="Times New Roman"/>
                </w:rPr>
              </w:rPrChange>
            </w:rPr>
            <w:delText>[REF]</w:delText>
          </w:r>
        </w:del>
        <w:r w:rsidR="007673ED" w:rsidRPr="007673ED">
          <w:rPr>
            <w:rFonts w:ascii="Times New Roman" w:hAnsi="Times New Roman" w:cs="Times New Roman"/>
            <w:sz w:val="20"/>
            <w:szCs w:val="20"/>
            <w:rPrChange w:id="2293" w:author="Abraham Isaac Jacob Gajardo Cortez (masterin)" w:date="2020-12-01T20:56:00Z">
              <w:rPr>
                <w:rFonts w:ascii="Times New Roman" w:hAnsi="Times New Roman" w:cs="Times New Roman"/>
              </w:rPr>
            </w:rPrChange>
          </w:rPr>
          <w:t xml:space="preserve"> </w:t>
        </w:r>
      </w:ins>
      <w:r w:rsidR="00D51BF3">
        <w:rPr>
          <w:rFonts w:ascii="Times New Roman" w:hAnsi="Times New Roman" w:cs="Times New Roman"/>
          <w:sz w:val="20"/>
          <w:szCs w:val="20"/>
          <w:highlight w:val="yellow"/>
        </w:rPr>
        <w:fldChar w:fldCharType="begin"/>
      </w:r>
      <w:r w:rsidR="003F1EEB">
        <w:rPr>
          <w:rFonts w:ascii="Times New Roman" w:hAnsi="Times New Roman" w:cs="Times New Roman"/>
          <w:sz w:val="20"/>
          <w:szCs w:val="20"/>
          <w:highlight w:val="yellow"/>
        </w:rPr>
        <w:instrText xml:space="preserve"> ADDIN EN.CITE &lt;EndNote&gt;&lt;Cite&gt;&lt;Author&gt;Crispi&lt;/Author&gt;&lt;Year&gt;2020&lt;/Year&gt;&lt;RecNum&gt;16&lt;/RecNum&gt;&lt;DisplayText&gt;[46]&lt;/DisplayText&gt;&lt;record&gt;&lt;rec-number&gt;16&lt;/rec-number&gt;&lt;foreign-keys&gt;&lt;key app="EN" db-id="29zseaxacpxtd5esttl5ptxbp9ffvfp00vav" timestamp="1607198580"&gt;16&lt;/key&gt;&lt;/foreign-keys&gt;&lt;ref-type name="Journal Article"&gt;17&lt;/ref-type&gt;&lt;contributors&gt;&lt;authors&gt;&lt;author&gt;Crispi, Francisca&lt;/author&gt;&lt;author&gt;Cherla, Avi&lt;/author&gt;&lt;author&gt;Vivaldi, Ennio&lt;/author&gt;&lt;author&gt;Mossialos, Elias&lt;/author&gt;&lt;/authors&gt;&lt;/contributors&gt;&lt;titles&gt;&lt;title&gt;Rebuilding the broken health contract in Chile&lt;/title&gt;&lt;secondary-title&gt;The Lancet&lt;/secondary-title&gt;&lt;/titles&gt;&lt;periodical&gt;&lt;full-title&gt;The Lancet&lt;/full-title&gt;&lt;/periodical&gt;&lt;pages&gt;1342&lt;/pages&gt;&lt;volume&gt;395&lt;/volume&gt;&lt;dates&gt;&lt;year&gt;2020&lt;/year&gt;&lt;pub-dates&gt;&lt;date&gt;04/01&lt;/date&gt;&lt;/pub-dates&gt;&lt;/dates&gt;&lt;urls&gt;&lt;/urls&gt;&lt;electronic-resource-num&gt;10.1016/S0140-6736(20)30228-2&lt;/electronic-resource-num&gt;&lt;/record&gt;&lt;/Cite&gt;&lt;/EndNote&gt;</w:instrText>
      </w:r>
      <w:r w:rsidR="00D51BF3">
        <w:rPr>
          <w:rFonts w:ascii="Times New Roman" w:hAnsi="Times New Roman" w:cs="Times New Roman"/>
          <w:sz w:val="20"/>
          <w:szCs w:val="20"/>
          <w:highlight w:val="yellow"/>
        </w:rPr>
        <w:fldChar w:fldCharType="separate"/>
      </w:r>
      <w:r w:rsidR="003F1EEB">
        <w:rPr>
          <w:rFonts w:ascii="Times New Roman" w:hAnsi="Times New Roman" w:cs="Times New Roman"/>
          <w:noProof/>
          <w:sz w:val="20"/>
          <w:szCs w:val="20"/>
          <w:highlight w:val="yellow"/>
        </w:rPr>
        <w:t>[46]</w:t>
      </w:r>
      <w:r w:rsidR="00D51BF3">
        <w:rPr>
          <w:rFonts w:ascii="Times New Roman" w:hAnsi="Times New Roman" w:cs="Times New Roman"/>
          <w:sz w:val="20"/>
          <w:szCs w:val="20"/>
          <w:highlight w:val="yellow"/>
        </w:rPr>
        <w:fldChar w:fldCharType="end"/>
      </w:r>
      <w:ins w:id="2294" w:author="Andrés González Santa Cruz" w:date="2020-12-05T17:03:00Z">
        <w:r w:rsidR="00D51BF3" w:rsidRPr="00D51BF3">
          <w:rPr>
            <w:rFonts w:ascii="Times New Roman" w:hAnsi="Times New Roman" w:cs="Times New Roman"/>
            <w:sz w:val="20"/>
            <w:szCs w:val="20"/>
          </w:rPr>
          <w:t xml:space="preserve"> </w:t>
        </w:r>
      </w:ins>
      <w:r w:rsidR="006509EA" w:rsidRPr="007673ED">
        <w:rPr>
          <w:rFonts w:ascii="Times New Roman" w:hAnsi="Times New Roman" w:cs="Times New Roman"/>
          <w:sz w:val="20"/>
          <w:szCs w:val="20"/>
          <w:rPrChange w:id="2295" w:author="Abraham Isaac Jacob Gajardo Cortez (masterin)" w:date="2020-12-01T20:56:00Z">
            <w:rPr>
              <w:rFonts w:ascii="Times New Roman" w:hAnsi="Times New Roman" w:cs="Times New Roman"/>
            </w:rPr>
          </w:rPrChange>
        </w:rPr>
        <w:t xml:space="preserve">and likely use the public health system, there </w:t>
      </w:r>
      <w:del w:id="2296" w:author="Andrés González Santa Cruz" w:date="2020-12-03T16:01:00Z">
        <w:r w:rsidR="006509EA" w:rsidRPr="007673ED" w:rsidDel="00D41248">
          <w:rPr>
            <w:rFonts w:ascii="Times New Roman" w:hAnsi="Times New Roman" w:cs="Times New Roman"/>
            <w:sz w:val="20"/>
            <w:szCs w:val="20"/>
            <w:rPrChange w:id="2297" w:author="Abraham Isaac Jacob Gajardo Cortez (masterin)" w:date="2020-12-01T20:56:00Z">
              <w:rPr>
                <w:rFonts w:ascii="Times New Roman" w:hAnsi="Times New Roman" w:cs="Times New Roman"/>
              </w:rPr>
            </w:rPrChange>
          </w:rPr>
          <w:delText xml:space="preserve">is </w:delText>
        </w:r>
      </w:del>
      <w:ins w:id="2298" w:author="Andrés González Santa Cruz" w:date="2020-12-03T16:01:00Z">
        <w:r w:rsidR="00D41248">
          <w:rPr>
            <w:rFonts w:ascii="Times New Roman" w:hAnsi="Times New Roman" w:cs="Times New Roman"/>
            <w:sz w:val="20"/>
            <w:szCs w:val="20"/>
          </w:rPr>
          <w:t>would be</w:t>
        </w:r>
        <w:r w:rsidR="00D41248" w:rsidRPr="007673ED">
          <w:rPr>
            <w:rFonts w:ascii="Times New Roman" w:hAnsi="Times New Roman" w:cs="Times New Roman"/>
            <w:sz w:val="20"/>
            <w:szCs w:val="20"/>
            <w:rPrChange w:id="2299" w:author="Abraham Isaac Jacob Gajardo Cortez (masterin)" w:date="2020-12-01T20:56:00Z">
              <w:rPr>
                <w:rFonts w:ascii="Times New Roman" w:hAnsi="Times New Roman" w:cs="Times New Roman"/>
              </w:rPr>
            </w:rPrChange>
          </w:rPr>
          <w:t xml:space="preserve"> </w:t>
        </w:r>
      </w:ins>
      <w:r w:rsidR="006509EA" w:rsidRPr="007673ED">
        <w:rPr>
          <w:rFonts w:ascii="Times New Roman" w:hAnsi="Times New Roman" w:cs="Times New Roman"/>
          <w:sz w:val="20"/>
          <w:szCs w:val="20"/>
          <w:rPrChange w:id="2300" w:author="Abraham Isaac Jacob Gajardo Cortez (masterin)" w:date="2020-12-01T20:56:00Z">
            <w:rPr>
              <w:rFonts w:ascii="Times New Roman" w:hAnsi="Times New Roman" w:cs="Times New Roman"/>
            </w:rPr>
          </w:rPrChange>
        </w:rPr>
        <w:t xml:space="preserve">a fraction of the potential cases that </w:t>
      </w:r>
      <w:del w:id="2301" w:author="Andrés González Santa Cruz" w:date="2020-12-03T16:01:00Z">
        <w:r w:rsidR="006509EA" w:rsidRPr="007673ED" w:rsidDel="00D41248">
          <w:rPr>
            <w:rFonts w:ascii="Times New Roman" w:hAnsi="Times New Roman" w:cs="Times New Roman"/>
            <w:sz w:val="20"/>
            <w:szCs w:val="20"/>
            <w:rPrChange w:id="2302" w:author="Abraham Isaac Jacob Gajardo Cortez (masterin)" w:date="2020-12-01T20:56:00Z">
              <w:rPr>
                <w:rFonts w:ascii="Times New Roman" w:hAnsi="Times New Roman" w:cs="Times New Roman"/>
              </w:rPr>
            </w:rPrChange>
          </w:rPr>
          <w:delText xml:space="preserve">will </w:delText>
        </w:r>
      </w:del>
      <w:ins w:id="2303" w:author="Andrés González Santa Cruz" w:date="2020-12-06T22:54:00Z">
        <w:r w:rsidR="00BD509B">
          <w:rPr>
            <w:rFonts w:ascii="Times New Roman" w:hAnsi="Times New Roman" w:cs="Times New Roman"/>
            <w:sz w:val="20"/>
            <w:szCs w:val="20"/>
          </w:rPr>
          <w:t xml:space="preserve">could </w:t>
        </w:r>
      </w:ins>
      <w:r w:rsidR="006509EA" w:rsidRPr="007673ED">
        <w:rPr>
          <w:rFonts w:ascii="Times New Roman" w:hAnsi="Times New Roman" w:cs="Times New Roman"/>
          <w:sz w:val="20"/>
          <w:szCs w:val="20"/>
          <w:rPrChange w:id="2304" w:author="Abraham Isaac Jacob Gajardo Cortez (masterin)" w:date="2020-12-01T20:56:00Z">
            <w:rPr>
              <w:rFonts w:ascii="Times New Roman" w:hAnsi="Times New Roman" w:cs="Times New Roman"/>
            </w:rPr>
          </w:rPrChange>
        </w:rPr>
        <w:t xml:space="preserve">not be captured in our study. In addition, the degree of detail of emergency data in Chile is far from being ideal. We were only able to use the primary cause of admission; thus, contributory causes were not explored in the study. Finally, </w:t>
      </w:r>
      <w:del w:id="2305" w:author="Andrés González Santa Cruz" w:date="2020-12-03T16:11:00Z">
        <w:r w:rsidR="006509EA" w:rsidRPr="007673ED" w:rsidDel="00D41248">
          <w:rPr>
            <w:rFonts w:ascii="Times New Roman" w:hAnsi="Times New Roman" w:cs="Times New Roman"/>
            <w:sz w:val="20"/>
            <w:szCs w:val="20"/>
            <w:rPrChange w:id="2306" w:author="Abraham Isaac Jacob Gajardo Cortez (masterin)" w:date="2020-12-01T20:56:00Z">
              <w:rPr>
                <w:rFonts w:ascii="Times New Roman" w:hAnsi="Times New Roman" w:cs="Times New Roman"/>
              </w:rPr>
            </w:rPrChange>
          </w:rPr>
          <w:delText xml:space="preserve">the </w:delText>
        </w:r>
      </w:del>
      <w:r w:rsidR="006509EA" w:rsidRPr="007673ED">
        <w:rPr>
          <w:rFonts w:ascii="Times New Roman" w:hAnsi="Times New Roman" w:cs="Times New Roman"/>
          <w:sz w:val="20"/>
          <w:szCs w:val="20"/>
          <w:rPrChange w:id="2307" w:author="Abraham Isaac Jacob Gajardo Cortez (masterin)" w:date="2020-12-01T20:56:00Z">
            <w:rPr>
              <w:rFonts w:ascii="Times New Roman" w:hAnsi="Times New Roman" w:cs="Times New Roman"/>
            </w:rPr>
          </w:rPrChange>
        </w:rPr>
        <w:t>cause</w:t>
      </w:r>
      <w:ins w:id="2308" w:author="Andrés González Santa Cruz" w:date="2020-12-03T16:11:00Z">
        <w:r w:rsidR="00D41248">
          <w:rPr>
            <w:rFonts w:ascii="Times New Roman" w:hAnsi="Times New Roman" w:cs="Times New Roman"/>
            <w:sz w:val="20"/>
            <w:szCs w:val="20"/>
          </w:rPr>
          <w:t>s</w:t>
        </w:r>
      </w:ins>
      <w:r w:rsidR="006509EA" w:rsidRPr="007673ED">
        <w:rPr>
          <w:rFonts w:ascii="Times New Roman" w:hAnsi="Times New Roman" w:cs="Times New Roman"/>
          <w:sz w:val="20"/>
          <w:szCs w:val="20"/>
          <w:rPrChange w:id="2309" w:author="Abraham Isaac Jacob Gajardo Cortez (masterin)" w:date="2020-12-01T20:56:00Z">
            <w:rPr>
              <w:rFonts w:ascii="Times New Roman" w:hAnsi="Times New Roman" w:cs="Times New Roman"/>
            </w:rPr>
          </w:rPrChange>
        </w:rPr>
        <w:t xml:space="preserve"> of admission</w:t>
      </w:r>
      <w:del w:id="2310" w:author="Andrés González Santa Cruz" w:date="2020-12-03T16:11:00Z">
        <w:r w:rsidR="006509EA" w:rsidRPr="007673ED" w:rsidDel="00D41248">
          <w:rPr>
            <w:rFonts w:ascii="Times New Roman" w:hAnsi="Times New Roman" w:cs="Times New Roman"/>
            <w:sz w:val="20"/>
            <w:szCs w:val="20"/>
            <w:rPrChange w:id="2311" w:author="Abraham Isaac Jacob Gajardo Cortez (masterin)" w:date="2020-12-01T20:56:00Z">
              <w:rPr>
                <w:rFonts w:ascii="Times New Roman" w:hAnsi="Times New Roman" w:cs="Times New Roman"/>
              </w:rPr>
            </w:rPrChange>
          </w:rPr>
          <w:delText>s</w:delText>
        </w:r>
      </w:del>
      <w:r w:rsidR="006509EA" w:rsidRPr="007673ED">
        <w:rPr>
          <w:rFonts w:ascii="Times New Roman" w:hAnsi="Times New Roman" w:cs="Times New Roman"/>
          <w:sz w:val="20"/>
          <w:szCs w:val="20"/>
          <w:rPrChange w:id="2312" w:author="Abraham Isaac Jacob Gajardo Cortez (masterin)" w:date="2020-12-01T20:56:00Z">
            <w:rPr>
              <w:rFonts w:ascii="Times New Roman" w:hAnsi="Times New Roman" w:cs="Times New Roman"/>
            </w:rPr>
          </w:rPrChange>
        </w:rPr>
        <w:t xml:space="preserve"> were grouped in broad categories such </w:t>
      </w:r>
      <w:ins w:id="2313" w:author="Andrés González Santa Cruz" w:date="2020-12-03T16:02:00Z">
        <w:r w:rsidR="00D41248">
          <w:rPr>
            <w:rFonts w:ascii="Times New Roman" w:hAnsi="Times New Roman" w:cs="Times New Roman"/>
            <w:sz w:val="20"/>
            <w:szCs w:val="20"/>
          </w:rPr>
          <w:t xml:space="preserve">as </w:t>
        </w:r>
      </w:ins>
      <w:r w:rsidR="006509EA" w:rsidRPr="007673ED">
        <w:rPr>
          <w:rFonts w:ascii="Times New Roman" w:hAnsi="Times New Roman" w:cs="Times New Roman"/>
          <w:sz w:val="20"/>
          <w:szCs w:val="20"/>
          <w:rPrChange w:id="2314" w:author="Abraham Isaac Jacob Gajardo Cortez (masterin)" w:date="2020-12-01T20:56:00Z">
            <w:rPr>
              <w:rFonts w:ascii="Times New Roman" w:hAnsi="Times New Roman" w:cs="Times New Roman"/>
            </w:rPr>
          </w:rPrChange>
        </w:rPr>
        <w:t xml:space="preserve">trauma or respiratory, but not in the specific code at admission. </w:t>
      </w:r>
      <w:ins w:id="2315" w:author="Abraham Isaac Jacob Gajardo Cortez (masterin)" w:date="2020-12-01T20:55:00Z">
        <w:r w:rsidR="007673ED" w:rsidRPr="007673ED">
          <w:rPr>
            <w:rFonts w:ascii="Times New Roman" w:hAnsi="Times New Roman" w:cs="Times New Roman"/>
            <w:sz w:val="20"/>
            <w:szCs w:val="20"/>
            <w:rPrChange w:id="2316" w:author="Abraham Isaac Jacob Gajardo Cortez (masterin)" w:date="2020-12-01T20:56:00Z">
              <w:rPr>
                <w:rFonts w:ascii="Times New Roman" w:hAnsi="Times New Roman" w:cs="Times New Roman"/>
              </w:rPr>
            </w:rPrChange>
          </w:rPr>
          <w:t>Nevertheless, our sensitivity analysis strength our results and conclusions.</w:t>
        </w:r>
      </w:ins>
    </w:p>
    <w:p w14:paraId="1D44641D" w14:textId="63C15D76" w:rsidR="006509EA" w:rsidRPr="00B62E52" w:rsidRDefault="006509EA" w:rsidP="00C9270C">
      <w:pPr>
        <w:spacing w:line="240" w:lineRule="auto"/>
        <w:jc w:val="both"/>
        <w:rPr>
          <w:rFonts w:ascii="Times New Roman" w:hAnsi="Times New Roman" w:cs="Times New Roman"/>
          <w:sz w:val="20"/>
          <w:szCs w:val="22"/>
          <w:rPrChange w:id="2317" w:author="Andrés González Santa Cruz" w:date="2020-12-06T16:42:00Z">
            <w:rPr>
              <w:rFonts w:ascii="Times New Roman" w:hAnsi="Times New Roman" w:cs="Times New Roman"/>
            </w:rPr>
          </w:rPrChange>
        </w:rPr>
      </w:pPr>
    </w:p>
    <w:p w14:paraId="3A9BD5A6" w14:textId="77A9EF0E" w:rsidR="00E15B8C" w:rsidRPr="00B22AE2" w:rsidRDefault="006509EA" w:rsidP="00E15B8C">
      <w:pPr>
        <w:pStyle w:val="Ttulo1"/>
        <w:spacing w:line="240" w:lineRule="auto"/>
        <w:rPr>
          <w:ins w:id="2318" w:author="Andrés González Santa Cruz" w:date="2020-12-05T20:35:00Z"/>
          <w:rFonts w:ascii="Times New Roman" w:hAnsi="Times New Roman" w:cs="Times New Roman"/>
          <w:b/>
          <w:bCs/>
          <w:color w:val="auto"/>
          <w:sz w:val="24"/>
          <w:szCs w:val="24"/>
        </w:rPr>
      </w:pPr>
      <w:del w:id="2319" w:author="Andrés González Santa Cruz" w:date="2020-12-05T20:35:00Z">
        <w:r w:rsidRPr="001147A3" w:rsidDel="00E15B8C">
          <w:rPr>
            <w:rFonts w:ascii="Times New Roman" w:hAnsi="Times New Roman" w:cs="Times New Roman"/>
            <w:b/>
            <w:bCs/>
            <w:sz w:val="24"/>
            <w:szCs w:val="28"/>
          </w:rPr>
          <w:delText>Conclusions</w:delText>
        </w:r>
      </w:del>
      <w:ins w:id="2320" w:author="Andrés González Santa Cruz" w:date="2020-12-05T20:35:00Z">
        <w:r w:rsidR="00E15B8C">
          <w:rPr>
            <w:rFonts w:ascii="Times New Roman" w:hAnsi="Times New Roman" w:cs="Times New Roman"/>
            <w:b/>
            <w:bCs/>
            <w:color w:val="auto"/>
            <w:sz w:val="24"/>
            <w:szCs w:val="24"/>
          </w:rPr>
          <w:t>Conclusions</w:t>
        </w:r>
      </w:ins>
    </w:p>
    <w:p w14:paraId="44577038" w14:textId="69CB9C01" w:rsidR="00E15B8C" w:rsidRPr="009E043C" w:rsidDel="00DB15BA" w:rsidRDefault="00E15B8C" w:rsidP="00C9270C">
      <w:pPr>
        <w:spacing w:line="240" w:lineRule="auto"/>
        <w:jc w:val="both"/>
        <w:rPr>
          <w:del w:id="2321" w:author="Andrés González Santa Cruz" w:date="2020-12-08T09:59:00Z"/>
          <w:rFonts w:ascii="Times New Roman" w:hAnsi="Times New Roman" w:cs="Times New Roman"/>
          <w:sz w:val="20"/>
          <w:szCs w:val="22"/>
          <w:rPrChange w:id="2322" w:author="Andrés González Santa Cruz" w:date="2020-12-06T16:42:00Z">
            <w:rPr>
              <w:del w:id="2323" w:author="Andrés González Santa Cruz" w:date="2020-12-08T09:59:00Z"/>
              <w:rFonts w:ascii="Times New Roman" w:hAnsi="Times New Roman" w:cs="Times New Roman"/>
              <w:b/>
              <w:bCs/>
              <w:sz w:val="24"/>
              <w:szCs w:val="28"/>
            </w:rPr>
          </w:rPrChange>
        </w:rPr>
      </w:pPr>
    </w:p>
    <w:p w14:paraId="27BCF5EC" w14:textId="5A86EE22" w:rsidR="00716620" w:rsidRDefault="00F32E72" w:rsidP="00F32E72">
      <w:pPr>
        <w:spacing w:line="360" w:lineRule="auto"/>
        <w:ind w:firstLine="720"/>
        <w:rPr>
          <w:ins w:id="2324" w:author="Abraham Isaac Jacob Gajardo Cortez (masterin)" w:date="2020-12-01T21:43:00Z"/>
          <w:rFonts w:ascii="Times New Roman" w:hAnsi="Times New Roman" w:cs="Times New Roman"/>
          <w:sz w:val="20"/>
          <w:szCs w:val="20"/>
        </w:rPr>
      </w:pPr>
      <w:ins w:id="2325" w:author="Abraham Isaac Jacob Gajardo Cortez (masterin)" w:date="2020-12-01T21:40:00Z">
        <w:r w:rsidRPr="00F32E72">
          <w:rPr>
            <w:rFonts w:ascii="Times New Roman" w:hAnsi="Times New Roman" w:cs="Times New Roman"/>
            <w:sz w:val="20"/>
            <w:szCs w:val="20"/>
            <w:rPrChange w:id="2326" w:author="Abraham Isaac Jacob Gajardo Cortez (masterin)" w:date="2020-12-01T21:40:00Z">
              <w:rPr/>
            </w:rPrChange>
          </w:rPr>
          <w:t xml:space="preserve">This is the first study that probes the effects of a social movement on population health. October 2019 Chilean protests and crowd-control techniques did not affect emergency health system services utilization by trauma and respiratory causes; however, greater severity of patients admitted at ED was observed after social movement onset. It is necessary to implement policy changes regarding law enforcement action on civil unrest in order to avoid the </w:t>
        </w:r>
        <w:del w:id="2327" w:author="Andrés González Santa Cruz" w:date="2020-12-05T12:45:00Z">
          <w:r w:rsidRPr="00F32E72" w:rsidDel="002A2497">
            <w:rPr>
              <w:rFonts w:ascii="Times New Roman" w:hAnsi="Times New Roman" w:cs="Times New Roman"/>
              <w:sz w:val="20"/>
              <w:szCs w:val="20"/>
              <w:rPrChange w:id="2328" w:author="Abraham Isaac Jacob Gajardo Cortez (masterin)" w:date="2020-12-01T21:40:00Z">
                <w:rPr/>
              </w:rPrChange>
            </w:rPr>
            <w:delText>negativ</w:delText>
          </w:r>
        </w:del>
      </w:ins>
      <w:ins w:id="2329" w:author="Andrés González Santa Cruz" w:date="2020-12-05T12:45:00Z">
        <w:r w:rsidR="002A2497">
          <w:rPr>
            <w:rFonts w:ascii="Times New Roman" w:hAnsi="Times New Roman" w:cs="Times New Roman"/>
            <w:sz w:val="20"/>
            <w:szCs w:val="20"/>
          </w:rPr>
          <w:t>advers</w:t>
        </w:r>
      </w:ins>
      <w:ins w:id="2330" w:author="Abraham Isaac Jacob Gajardo Cortez (masterin)" w:date="2020-12-01T21:40:00Z">
        <w:r w:rsidRPr="00F32E72">
          <w:rPr>
            <w:rFonts w:ascii="Times New Roman" w:hAnsi="Times New Roman" w:cs="Times New Roman"/>
            <w:sz w:val="20"/>
            <w:szCs w:val="20"/>
            <w:rPrChange w:id="2331" w:author="Abraham Isaac Jacob Gajardo Cortez (masterin)" w:date="2020-12-01T21:40:00Z">
              <w:rPr/>
            </w:rPrChange>
          </w:rPr>
          <w:t>e effects of social protests on population health.</w:t>
        </w:r>
      </w:ins>
    </w:p>
    <w:p w14:paraId="7FD42155" w14:textId="77777777" w:rsidR="00E15B8C" w:rsidRDefault="00E15B8C">
      <w:pPr>
        <w:rPr>
          <w:ins w:id="2332" w:author="Andrés González Santa Cruz" w:date="2020-12-05T20:36:00Z"/>
          <w:rFonts w:ascii="Times New Roman" w:eastAsiaTheme="majorEastAsia" w:hAnsi="Times New Roman" w:cs="Times New Roman"/>
          <w:b/>
          <w:bCs/>
          <w:sz w:val="24"/>
        </w:rPr>
      </w:pPr>
      <w:ins w:id="2333" w:author="Andrés González Santa Cruz" w:date="2020-12-05T20:36:00Z">
        <w:r>
          <w:rPr>
            <w:rFonts w:ascii="Times New Roman" w:hAnsi="Times New Roman" w:cs="Times New Roman"/>
            <w:b/>
            <w:bCs/>
            <w:sz w:val="24"/>
          </w:rPr>
          <w:br w:type="page"/>
        </w:r>
      </w:ins>
    </w:p>
    <w:p w14:paraId="6EFE3CC9" w14:textId="35D6785C" w:rsidR="00E15B8C" w:rsidRPr="00B22AE2" w:rsidRDefault="00E15B8C" w:rsidP="00E15B8C">
      <w:pPr>
        <w:pStyle w:val="Ttulo1"/>
        <w:spacing w:line="240" w:lineRule="auto"/>
        <w:rPr>
          <w:ins w:id="2334" w:author="Andrés González Santa Cruz" w:date="2020-12-05T20:36:00Z"/>
          <w:rFonts w:ascii="Times New Roman" w:hAnsi="Times New Roman" w:cs="Times New Roman"/>
          <w:b/>
          <w:bCs/>
          <w:color w:val="auto"/>
          <w:sz w:val="24"/>
          <w:szCs w:val="24"/>
        </w:rPr>
      </w:pPr>
      <w:ins w:id="2335" w:author="Andrés González Santa Cruz" w:date="2020-12-05T20:36:00Z">
        <w:r>
          <w:rPr>
            <w:rFonts w:ascii="Times New Roman" w:hAnsi="Times New Roman" w:cs="Times New Roman"/>
            <w:b/>
            <w:bCs/>
            <w:color w:val="auto"/>
            <w:sz w:val="24"/>
            <w:szCs w:val="24"/>
          </w:rPr>
          <w:lastRenderedPageBreak/>
          <w:t>Figures and Tables</w:t>
        </w:r>
      </w:ins>
    </w:p>
    <w:p w14:paraId="40AD2478" w14:textId="50203F75" w:rsidR="00E15B8C" w:rsidDel="00E15B8C" w:rsidRDefault="00E15B8C">
      <w:pPr>
        <w:spacing w:line="360" w:lineRule="auto"/>
        <w:rPr>
          <w:ins w:id="2336" w:author="Abraham Isaac Jacob Gajardo Cortez (masterin)" w:date="2020-12-01T21:43:00Z"/>
          <w:del w:id="2337" w:author="Andrés González Santa Cruz" w:date="2020-12-05T20:36:00Z"/>
          <w:rFonts w:ascii="Times New Roman" w:hAnsi="Times New Roman" w:cs="Times New Roman"/>
          <w:sz w:val="20"/>
          <w:szCs w:val="20"/>
        </w:rPr>
        <w:pPrChange w:id="2338" w:author="Andrés González Santa Cruz" w:date="2020-12-05T20:36:00Z">
          <w:pPr>
            <w:spacing w:line="360" w:lineRule="auto"/>
            <w:ind w:firstLine="720"/>
          </w:pPr>
        </w:pPrChange>
      </w:pPr>
    </w:p>
    <w:p w14:paraId="604F5F56" w14:textId="441260DC" w:rsidR="00701126" w:rsidDel="00E15B8C" w:rsidRDefault="00701126" w:rsidP="00701126">
      <w:pPr>
        <w:spacing w:line="360" w:lineRule="auto"/>
        <w:ind w:hanging="142"/>
        <w:rPr>
          <w:ins w:id="2339" w:author="Abraham Isaac Jacob Gajardo Cortez (masterin)" w:date="2020-12-01T21:47:00Z"/>
          <w:del w:id="2340" w:author="Andrés González Santa Cruz" w:date="2020-12-05T20:36:00Z"/>
          <w:rFonts w:ascii="Times New Roman" w:hAnsi="Times New Roman" w:cs="Times New Roman"/>
          <w:b/>
          <w:bCs/>
          <w:sz w:val="24"/>
        </w:rPr>
      </w:pPr>
      <w:ins w:id="2341" w:author="Abraham Isaac Jacob Gajardo Cortez (masterin)" w:date="2020-12-01T21:43:00Z">
        <w:del w:id="2342" w:author="Andrés González Santa Cruz" w:date="2020-12-05T20:36:00Z">
          <w:r w:rsidRPr="00701126" w:rsidDel="00E15B8C">
            <w:rPr>
              <w:rFonts w:ascii="Times New Roman" w:hAnsi="Times New Roman" w:cs="Times New Roman"/>
              <w:b/>
              <w:bCs/>
              <w:sz w:val="24"/>
              <w:rPrChange w:id="2343" w:author="Abraham Isaac Jacob Gajardo Cortez (masterin)" w:date="2020-12-01T21:44:00Z">
                <w:rPr>
                  <w:rFonts w:ascii="Times New Roman" w:hAnsi="Times New Roman" w:cs="Times New Roman"/>
                  <w:sz w:val="20"/>
                  <w:szCs w:val="20"/>
                </w:rPr>
              </w:rPrChange>
            </w:rPr>
            <w:delText xml:space="preserve">Figures and </w:delText>
          </w:r>
        </w:del>
      </w:ins>
      <w:ins w:id="2344" w:author="Abraham Isaac Jacob Gajardo Cortez (masterin)" w:date="2020-12-01T21:44:00Z">
        <w:del w:id="2345" w:author="Andrés González Santa Cruz" w:date="2020-12-05T20:36:00Z">
          <w:r w:rsidRPr="00701126" w:rsidDel="00E15B8C">
            <w:rPr>
              <w:rFonts w:ascii="Times New Roman" w:hAnsi="Times New Roman" w:cs="Times New Roman"/>
              <w:b/>
              <w:bCs/>
              <w:sz w:val="24"/>
              <w:rPrChange w:id="2346" w:author="Abraham Isaac Jacob Gajardo Cortez (masterin)" w:date="2020-12-01T21:44:00Z">
                <w:rPr>
                  <w:rFonts w:ascii="Times New Roman" w:hAnsi="Times New Roman" w:cs="Times New Roman"/>
                  <w:sz w:val="20"/>
                  <w:szCs w:val="20"/>
                </w:rPr>
              </w:rPrChange>
            </w:rPr>
            <w:delText>Tables</w:delText>
          </w:r>
        </w:del>
      </w:ins>
    </w:p>
    <w:p w14:paraId="2B74E34B" w14:textId="659FF3FF" w:rsidR="00701126" w:rsidRPr="00701126" w:rsidRDefault="00701126" w:rsidP="00701126">
      <w:pPr>
        <w:spacing w:line="360" w:lineRule="auto"/>
        <w:ind w:hanging="142"/>
        <w:rPr>
          <w:ins w:id="2347" w:author="Abraham Isaac Jacob Gajardo Cortez (masterin)" w:date="2020-12-01T21:46:00Z"/>
          <w:rFonts w:ascii="Times New Roman" w:hAnsi="Times New Roman" w:cs="Times New Roman"/>
          <w:sz w:val="20"/>
          <w:szCs w:val="20"/>
          <w:rPrChange w:id="2348" w:author="Abraham Isaac Jacob Gajardo Cortez (masterin)" w:date="2020-12-01T21:47:00Z">
            <w:rPr>
              <w:ins w:id="2349" w:author="Abraham Isaac Jacob Gajardo Cortez (masterin)" w:date="2020-12-01T21:46:00Z"/>
              <w:rFonts w:ascii="Times New Roman" w:hAnsi="Times New Roman" w:cs="Times New Roman"/>
              <w:b/>
              <w:bCs/>
              <w:sz w:val="24"/>
            </w:rPr>
          </w:rPrChange>
        </w:rPr>
      </w:pPr>
      <w:ins w:id="2350" w:author="Abraham Isaac Jacob Gajardo Cortez (masterin)" w:date="2020-12-01T21:47:00Z">
        <w:r w:rsidRPr="00701126">
          <w:rPr>
            <w:rFonts w:ascii="Times New Roman" w:hAnsi="Times New Roman" w:cs="Times New Roman"/>
            <w:b/>
            <w:bCs/>
            <w:sz w:val="20"/>
            <w:szCs w:val="20"/>
            <w:rPrChange w:id="2351" w:author="Abraham Isaac Jacob Gajardo Cortez (masterin)" w:date="2020-12-01T21:48:00Z">
              <w:rPr>
                <w:rFonts w:ascii="Times New Roman" w:hAnsi="Times New Roman" w:cs="Times New Roman"/>
                <w:sz w:val="20"/>
                <w:szCs w:val="20"/>
              </w:rPr>
            </w:rPrChange>
          </w:rPr>
          <w:t>Figure 1.</w:t>
        </w:r>
        <w:r>
          <w:rPr>
            <w:rFonts w:ascii="Times New Roman" w:hAnsi="Times New Roman" w:cs="Times New Roman"/>
            <w:sz w:val="20"/>
            <w:szCs w:val="20"/>
          </w:rPr>
          <w:t xml:space="preserve"> Trends of emergency department consultation</w:t>
        </w:r>
      </w:ins>
      <w:ins w:id="2352" w:author="Abraham Isaac Jacob Gajardo Cortez (masterin)" w:date="2020-12-01T22:32:00Z">
        <w:r w:rsidR="00AE5DE4">
          <w:rPr>
            <w:rFonts w:ascii="Times New Roman" w:hAnsi="Times New Roman" w:cs="Times New Roman"/>
            <w:sz w:val="20"/>
            <w:szCs w:val="20"/>
          </w:rPr>
          <w:t>s</w:t>
        </w:r>
      </w:ins>
      <w:ins w:id="2353" w:author="Abraham Isaac Jacob Gajardo Cortez (masterin)" w:date="2020-12-01T21:47:00Z">
        <w:r>
          <w:rPr>
            <w:rFonts w:ascii="Times New Roman" w:hAnsi="Times New Roman" w:cs="Times New Roman"/>
            <w:sz w:val="20"/>
            <w:szCs w:val="20"/>
          </w:rPr>
          <w:t xml:space="preserve"> and hospitalizations (</w:t>
        </w:r>
      </w:ins>
      <w:ins w:id="2354" w:author="Abraham Isaac Jacob Gajardo Cortez (masterin)" w:date="2020-12-01T21:48:00Z">
        <w:r>
          <w:rPr>
            <w:rFonts w:ascii="Times New Roman" w:hAnsi="Times New Roman" w:cs="Times New Roman"/>
            <w:sz w:val="20"/>
            <w:szCs w:val="20"/>
          </w:rPr>
          <w:t>2015-2019)</w:t>
        </w:r>
      </w:ins>
    </w:p>
    <w:p w14:paraId="170D32AA" w14:textId="3F52FE40" w:rsidR="00701126" w:rsidRDefault="00701126">
      <w:pPr>
        <w:spacing w:line="360" w:lineRule="auto"/>
        <w:ind w:hanging="142"/>
        <w:jc w:val="center"/>
        <w:rPr>
          <w:ins w:id="2355" w:author="Abraham Isaac Jacob Gajardo Cortez (masterin)" w:date="2020-12-01T21:46:00Z"/>
          <w:rFonts w:ascii="Times New Roman" w:hAnsi="Times New Roman" w:cs="Times New Roman"/>
          <w:b/>
          <w:bCs/>
          <w:sz w:val="24"/>
        </w:rPr>
        <w:pPrChange w:id="2356" w:author="Andrés González Santa Cruz" w:date="2020-12-06T16:44:00Z">
          <w:pPr>
            <w:spacing w:line="360" w:lineRule="auto"/>
            <w:ind w:hanging="142"/>
          </w:pPr>
        </w:pPrChange>
      </w:pPr>
      <w:ins w:id="2357" w:author="Abraham Isaac Jacob Gajardo Cortez (masterin)" w:date="2020-12-01T21:46:00Z">
        <w:r>
          <w:rPr>
            <w:noProof/>
          </w:rPr>
          <w:lastRenderedPageBreak/>
          <w:drawing>
            <wp:inline distT="0" distB="0" distL="0" distR="0" wp14:anchorId="6DF0C22D" wp14:editId="3AF01C0A">
              <wp:extent cx="4134346" cy="7184585"/>
              <wp:effectExtent l="0" t="0" r="6350" b="3810"/>
              <wp:docPr id="3" name="Imagen 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Calendario&#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95" b="-1"/>
                      <a:stretch/>
                    </pic:blipFill>
                    <pic:spPr bwMode="auto">
                      <a:xfrm>
                        <a:off x="0" y="0"/>
                        <a:ext cx="4154828" cy="72201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C02C47" w14:textId="545AF16B" w:rsidR="00701126" w:rsidRDefault="00701126" w:rsidP="00701126">
      <w:pPr>
        <w:spacing w:line="360" w:lineRule="auto"/>
        <w:ind w:hanging="142"/>
        <w:rPr>
          <w:ins w:id="2358" w:author="Abraham Isaac Jacob Gajardo Cortez (masterin)" w:date="2020-12-01T21:48:00Z"/>
          <w:rFonts w:ascii="Times New Roman" w:hAnsi="Times New Roman" w:cs="Times New Roman"/>
          <w:b/>
          <w:bCs/>
          <w:sz w:val="24"/>
        </w:rPr>
      </w:pPr>
    </w:p>
    <w:p w14:paraId="22BF029F" w14:textId="4A2DAE74" w:rsidR="00701126" w:rsidRPr="00AE68AE" w:rsidRDefault="00701126" w:rsidP="00701126">
      <w:pPr>
        <w:spacing w:line="360" w:lineRule="auto"/>
        <w:ind w:hanging="142"/>
        <w:rPr>
          <w:ins w:id="2359" w:author="Abraham Isaac Jacob Gajardo Cortez (masterin)" w:date="2020-12-01T21:48:00Z"/>
          <w:rFonts w:ascii="Times New Roman" w:hAnsi="Times New Roman" w:cs="Times New Roman"/>
          <w:sz w:val="20"/>
          <w:szCs w:val="20"/>
        </w:rPr>
      </w:pPr>
      <w:ins w:id="2360" w:author="Abraham Isaac Jacob Gajardo Cortez (masterin)" w:date="2020-12-01T21:48:00Z">
        <w:r>
          <w:rPr>
            <w:rFonts w:ascii="Times New Roman" w:hAnsi="Times New Roman" w:cs="Times New Roman"/>
            <w:sz w:val="20"/>
            <w:szCs w:val="20"/>
          </w:rPr>
          <w:t xml:space="preserve">Figure 2. </w:t>
        </w:r>
      </w:ins>
      <w:ins w:id="2361" w:author="Abraham Isaac Jacob Gajardo Cortez (masterin)" w:date="2020-12-01T21:51:00Z">
        <w:r>
          <w:rPr>
            <w:rFonts w:ascii="Times New Roman" w:hAnsi="Times New Roman" w:cs="Times New Roman"/>
            <w:sz w:val="20"/>
            <w:szCs w:val="20"/>
          </w:rPr>
          <w:t>Differences between model prediction</w:t>
        </w:r>
      </w:ins>
      <w:ins w:id="2362" w:author="Abraham Isaac Jacob Gajardo Cortez (masterin)" w:date="2020-12-01T22:32:00Z">
        <w:r w:rsidR="00AE5DE4">
          <w:rPr>
            <w:rFonts w:ascii="Times New Roman" w:hAnsi="Times New Roman" w:cs="Times New Roman"/>
            <w:sz w:val="20"/>
            <w:szCs w:val="20"/>
          </w:rPr>
          <w:t>s</w:t>
        </w:r>
      </w:ins>
      <w:ins w:id="2363" w:author="Abraham Isaac Jacob Gajardo Cortez (masterin)" w:date="2020-12-01T21:52:00Z">
        <w:r>
          <w:rPr>
            <w:rFonts w:ascii="Times New Roman" w:hAnsi="Times New Roman" w:cs="Times New Roman"/>
            <w:sz w:val="20"/>
            <w:szCs w:val="20"/>
          </w:rPr>
          <w:t xml:space="preserve"> and observed outcomes in the </w:t>
        </w:r>
        <w:proofErr w:type="gramStart"/>
        <w:r>
          <w:rPr>
            <w:rFonts w:ascii="Times New Roman" w:hAnsi="Times New Roman" w:cs="Times New Roman"/>
            <w:sz w:val="20"/>
            <w:szCs w:val="20"/>
          </w:rPr>
          <w:t>pre</w:t>
        </w:r>
        <w:proofErr w:type="gramEnd"/>
        <w:r>
          <w:rPr>
            <w:rFonts w:ascii="Times New Roman" w:hAnsi="Times New Roman" w:cs="Times New Roman"/>
            <w:sz w:val="20"/>
            <w:szCs w:val="20"/>
          </w:rPr>
          <w:t xml:space="preserve"> and post-expo</w:t>
        </w:r>
        <w:del w:id="2364" w:author="Andrés González Santa Cruz" w:date="2020-12-03T16:00:00Z">
          <w:r w:rsidDel="00D41248">
            <w:rPr>
              <w:rFonts w:ascii="Times New Roman" w:hAnsi="Times New Roman" w:cs="Times New Roman"/>
              <w:sz w:val="20"/>
              <w:szCs w:val="20"/>
            </w:rPr>
            <w:delText>u</w:delText>
          </w:r>
        </w:del>
        <w:r>
          <w:rPr>
            <w:rFonts w:ascii="Times New Roman" w:hAnsi="Times New Roman" w:cs="Times New Roman"/>
            <w:sz w:val="20"/>
            <w:szCs w:val="20"/>
          </w:rPr>
          <w:t>sure periods</w:t>
        </w:r>
      </w:ins>
    </w:p>
    <w:p w14:paraId="3FEC77CD" w14:textId="4BBAA657" w:rsidR="00701126" w:rsidRDefault="00701126">
      <w:pPr>
        <w:spacing w:line="360" w:lineRule="auto"/>
        <w:ind w:hanging="142"/>
        <w:jc w:val="center"/>
        <w:rPr>
          <w:ins w:id="2365" w:author="Abraham Isaac Jacob Gajardo Cortez (masterin)" w:date="2020-12-01T21:58:00Z"/>
          <w:rFonts w:ascii="Times New Roman" w:hAnsi="Times New Roman" w:cs="Times New Roman"/>
          <w:b/>
          <w:bCs/>
          <w:sz w:val="24"/>
        </w:rPr>
        <w:pPrChange w:id="2366" w:author="Andrés González Santa Cruz" w:date="2020-12-06T16:44:00Z">
          <w:pPr>
            <w:spacing w:line="360" w:lineRule="auto"/>
            <w:ind w:hanging="142"/>
          </w:pPr>
        </w:pPrChange>
      </w:pPr>
      <w:ins w:id="2367" w:author="Abraham Isaac Jacob Gajardo Cortez (masterin)" w:date="2020-12-01T21:51:00Z">
        <w:r>
          <w:rPr>
            <w:noProof/>
            <w:color w:val="212121"/>
            <w:sz w:val="16"/>
            <w:szCs w:val="16"/>
            <w:shd w:val="clear" w:color="auto" w:fill="FFFFFF"/>
          </w:rPr>
          <w:lastRenderedPageBreak/>
          <w:drawing>
            <wp:inline distT="0" distB="0" distL="0" distR="0" wp14:anchorId="7B9A7878" wp14:editId="131CECFB">
              <wp:extent cx="4398648" cy="7697337"/>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4125" cy="7706921"/>
                      </a:xfrm>
                      <a:prstGeom prst="rect">
                        <a:avLst/>
                      </a:prstGeom>
                      <a:noFill/>
                      <a:ln>
                        <a:noFill/>
                      </a:ln>
                    </pic:spPr>
                  </pic:pic>
                </a:graphicData>
              </a:graphic>
            </wp:inline>
          </w:drawing>
        </w:r>
      </w:ins>
    </w:p>
    <w:p w14:paraId="528C46B9" w14:textId="7466C2CB" w:rsidR="00A9395F" w:rsidRDefault="00A9395F" w:rsidP="00A9395F">
      <w:pPr>
        <w:spacing w:line="360" w:lineRule="auto"/>
        <w:rPr>
          <w:ins w:id="2368" w:author="Abraham Isaac Jacob Gajardo Cortez (masterin)" w:date="2020-12-01T22:00:00Z"/>
          <w:rFonts w:ascii="Times New Roman" w:hAnsi="Times New Roman" w:cs="Times New Roman"/>
          <w:sz w:val="20"/>
          <w:szCs w:val="20"/>
        </w:rPr>
      </w:pPr>
      <w:ins w:id="2369" w:author="Abraham Isaac Jacob Gajardo Cortez (masterin)" w:date="2020-12-01T21:59:00Z">
        <w:r>
          <w:rPr>
            <w:rFonts w:ascii="Times New Roman" w:hAnsi="Times New Roman" w:cs="Times New Roman"/>
            <w:sz w:val="20"/>
            <w:szCs w:val="20"/>
          </w:rPr>
          <w:t xml:space="preserve">Figure 3. </w:t>
        </w:r>
        <w:proofErr w:type="spellStart"/>
        <w:r>
          <w:rPr>
            <w:rFonts w:ascii="Times New Roman" w:hAnsi="Times New Roman" w:cs="Times New Roman"/>
            <w:sz w:val="20"/>
            <w:szCs w:val="20"/>
          </w:rPr>
          <w:t>Cummulative</w:t>
        </w:r>
        <w:proofErr w:type="spellEnd"/>
        <w:r>
          <w:rPr>
            <w:rFonts w:ascii="Times New Roman" w:hAnsi="Times New Roman" w:cs="Times New Roman"/>
            <w:sz w:val="20"/>
            <w:szCs w:val="20"/>
          </w:rPr>
          <w:t xml:space="preserve"> difference between expected and observed outcomes</w:t>
        </w:r>
      </w:ins>
    </w:p>
    <w:p w14:paraId="254BCD00" w14:textId="6791C9CC" w:rsidR="00A9395F" w:rsidRPr="00A9395F" w:rsidRDefault="00A9395F">
      <w:pPr>
        <w:spacing w:line="360" w:lineRule="auto"/>
        <w:jc w:val="center"/>
        <w:rPr>
          <w:rFonts w:ascii="Times New Roman" w:hAnsi="Times New Roman" w:cs="Times New Roman"/>
          <w:sz w:val="20"/>
          <w:szCs w:val="20"/>
          <w:rPrChange w:id="2370" w:author="Abraham Isaac Jacob Gajardo Cortez (masterin)" w:date="2020-12-01T21:59:00Z">
            <w:rPr/>
          </w:rPrChange>
        </w:rPr>
        <w:pPrChange w:id="2371" w:author="Andrés González Santa Cruz" w:date="2020-12-06T16:44:00Z">
          <w:pPr>
            <w:spacing w:line="240" w:lineRule="auto"/>
            <w:jc w:val="both"/>
          </w:pPr>
        </w:pPrChange>
      </w:pPr>
      <w:r>
        <w:rPr>
          <w:noProof/>
          <w:color w:val="212121"/>
          <w:sz w:val="16"/>
          <w:szCs w:val="16"/>
          <w:shd w:val="clear" w:color="auto" w:fill="FFFFFF"/>
        </w:rPr>
        <w:lastRenderedPageBreak/>
        <w:drawing>
          <wp:inline distT="0" distB="0" distL="0" distR="0" wp14:anchorId="5EF78B52" wp14:editId="4C3273F3">
            <wp:extent cx="4332356" cy="7581331"/>
            <wp:effectExtent l="0" t="0" r="0" b="63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6885" cy="7589257"/>
                    </a:xfrm>
                    <a:prstGeom prst="rect">
                      <a:avLst/>
                    </a:prstGeom>
                    <a:noFill/>
                    <a:ln>
                      <a:noFill/>
                    </a:ln>
                  </pic:spPr>
                </pic:pic>
              </a:graphicData>
            </a:graphic>
          </wp:inline>
        </w:drawing>
      </w:r>
    </w:p>
    <w:p w14:paraId="0D1C0B86" w14:textId="77777777" w:rsidR="00A9395F" w:rsidRDefault="00A9395F" w:rsidP="00701126">
      <w:pPr>
        <w:spacing w:line="240" w:lineRule="auto"/>
        <w:rPr>
          <w:ins w:id="2372" w:author="Abraham Isaac Jacob Gajardo Cortez (masterin)" w:date="2020-12-01T22:00:00Z"/>
          <w:rFonts w:ascii="Times New Roman" w:hAnsi="Times New Roman" w:cs="Times New Roman"/>
          <w:b/>
          <w:sz w:val="21"/>
          <w:szCs w:val="22"/>
        </w:rPr>
      </w:pPr>
    </w:p>
    <w:p w14:paraId="5739CEE1" w14:textId="77777777" w:rsidR="00125846" w:rsidRDefault="00125846" w:rsidP="00701126">
      <w:pPr>
        <w:spacing w:line="240" w:lineRule="auto"/>
        <w:rPr>
          <w:ins w:id="2373" w:author="Andrés González Santa Cruz" w:date="2020-12-06T10:26:00Z"/>
          <w:rFonts w:ascii="Times New Roman" w:hAnsi="Times New Roman" w:cs="Times New Roman"/>
          <w:bCs/>
          <w:sz w:val="20"/>
          <w:szCs w:val="21"/>
        </w:rPr>
      </w:pPr>
    </w:p>
    <w:p w14:paraId="400C6A70" w14:textId="2433AB9B" w:rsidR="00125846" w:rsidRDefault="009176BD" w:rsidP="00701126">
      <w:pPr>
        <w:spacing w:line="240" w:lineRule="auto"/>
        <w:rPr>
          <w:ins w:id="2374" w:author="Andrés González Santa Cruz" w:date="2020-12-07T20:16:00Z"/>
          <w:rFonts w:ascii="Times New Roman" w:hAnsi="Times New Roman" w:cs="Times New Roman"/>
          <w:bCs/>
          <w:sz w:val="20"/>
          <w:szCs w:val="21"/>
        </w:rPr>
      </w:pPr>
      <w:ins w:id="2375" w:author="Andrés González Santa Cruz" w:date="2020-12-07T20:17:00Z">
        <w:r w:rsidRPr="009176BD">
          <w:rPr>
            <w:rFonts w:ascii="Times New Roman" w:hAnsi="Times New Roman" w:cs="Times New Roman"/>
            <w:bCs/>
            <w:sz w:val="20"/>
            <w:szCs w:val="21"/>
          </w:rPr>
          <w:lastRenderedPageBreak/>
          <w:t>Table 1. Summary descriptive table of Hospitalizations and Consultations, Pre-Civil Unrest vs. Post-Civil Unrest</w:t>
        </w:r>
      </w:ins>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2376" w:author="Andrés González Santa Cruz" w:date="2020-12-07T20:17:00Z">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144"/>
        <w:gridCol w:w="1108"/>
        <w:gridCol w:w="1108"/>
        <w:tblGridChange w:id="2377">
          <w:tblGrid>
            <w:gridCol w:w="7144"/>
            <w:gridCol w:w="1108"/>
            <w:gridCol w:w="1108"/>
          </w:tblGrid>
        </w:tblGridChange>
      </w:tblGrid>
      <w:tr w:rsidR="009176BD" w:rsidRPr="009176BD" w14:paraId="25E5076D" w14:textId="77777777" w:rsidTr="009176BD">
        <w:trPr>
          <w:trHeight w:val="330"/>
          <w:ins w:id="2378" w:author="Andrés González Santa Cruz" w:date="2020-12-07T20:16:00Z"/>
          <w:trPrChange w:id="2379" w:author="Andrés González Santa Cruz" w:date="2020-12-07T20:17:00Z">
            <w:trPr>
              <w:trHeight w:val="330"/>
            </w:trPr>
          </w:trPrChange>
        </w:trPr>
        <w:tc>
          <w:tcPr>
            <w:tcW w:w="7900" w:type="dxa"/>
            <w:tcBorders>
              <w:bottom w:val="nil"/>
            </w:tcBorders>
            <w:noWrap/>
            <w:hideMark/>
            <w:tcPrChange w:id="2380" w:author="Andrés González Santa Cruz" w:date="2020-12-07T20:17:00Z">
              <w:tcPr>
                <w:tcW w:w="7900" w:type="dxa"/>
                <w:noWrap/>
                <w:hideMark/>
              </w:tcPr>
            </w:tcPrChange>
          </w:tcPr>
          <w:p w14:paraId="0B80FA1E" w14:textId="77777777" w:rsidR="009176BD" w:rsidRPr="009176BD" w:rsidRDefault="009176BD" w:rsidP="009176BD">
            <w:pPr>
              <w:rPr>
                <w:ins w:id="2381" w:author="Andrés González Santa Cruz" w:date="2020-12-07T20:16:00Z"/>
                <w:rFonts w:ascii="Times New Roman" w:hAnsi="Times New Roman" w:cs="Times New Roman"/>
                <w:bCs/>
                <w:sz w:val="20"/>
                <w:szCs w:val="21"/>
              </w:rPr>
            </w:pPr>
          </w:p>
        </w:tc>
        <w:tc>
          <w:tcPr>
            <w:tcW w:w="1200" w:type="dxa"/>
            <w:tcBorders>
              <w:bottom w:val="nil"/>
            </w:tcBorders>
            <w:vAlign w:val="center"/>
            <w:hideMark/>
            <w:tcPrChange w:id="2382" w:author="Andrés González Santa Cruz" w:date="2020-12-07T20:17:00Z">
              <w:tcPr>
                <w:tcW w:w="1200" w:type="dxa"/>
                <w:hideMark/>
              </w:tcPr>
            </w:tcPrChange>
          </w:tcPr>
          <w:p w14:paraId="6E07F5E9" w14:textId="281F864E" w:rsidR="009176BD" w:rsidRPr="009176BD" w:rsidRDefault="009176BD">
            <w:pPr>
              <w:jc w:val="center"/>
              <w:rPr>
                <w:ins w:id="2383" w:author="Andrés González Santa Cruz" w:date="2020-12-07T20:16:00Z"/>
                <w:rFonts w:ascii="Times New Roman" w:hAnsi="Times New Roman" w:cs="Times New Roman"/>
                <w:b/>
                <w:bCs/>
                <w:sz w:val="20"/>
                <w:szCs w:val="21"/>
              </w:rPr>
              <w:pPrChange w:id="2384" w:author="Andrés González Santa Cruz" w:date="2020-12-07T20:17:00Z">
                <w:pPr/>
              </w:pPrChange>
            </w:pPr>
            <w:ins w:id="2385" w:author="Andrés González Santa Cruz" w:date="2020-12-07T20:17:00Z">
              <w:r>
                <w:rPr>
                  <w:rFonts w:ascii="Times New Roman" w:hAnsi="Times New Roman" w:cs="Times New Roman"/>
                  <w:b/>
                  <w:bCs/>
                  <w:sz w:val="20"/>
                  <w:szCs w:val="21"/>
                </w:rPr>
                <w:t>Previous to Civil Unrest</w:t>
              </w:r>
            </w:ins>
          </w:p>
        </w:tc>
        <w:tc>
          <w:tcPr>
            <w:tcW w:w="1200" w:type="dxa"/>
            <w:tcBorders>
              <w:bottom w:val="nil"/>
            </w:tcBorders>
            <w:vAlign w:val="center"/>
            <w:hideMark/>
            <w:tcPrChange w:id="2386" w:author="Andrés González Santa Cruz" w:date="2020-12-07T20:17:00Z">
              <w:tcPr>
                <w:tcW w:w="1200" w:type="dxa"/>
                <w:hideMark/>
              </w:tcPr>
            </w:tcPrChange>
          </w:tcPr>
          <w:p w14:paraId="4271E182" w14:textId="1ED8B02C" w:rsidR="009176BD" w:rsidRPr="009176BD" w:rsidRDefault="009176BD">
            <w:pPr>
              <w:jc w:val="center"/>
              <w:rPr>
                <w:ins w:id="2387" w:author="Andrés González Santa Cruz" w:date="2020-12-07T20:16:00Z"/>
                <w:rFonts w:ascii="Times New Roman" w:hAnsi="Times New Roman" w:cs="Times New Roman"/>
                <w:b/>
                <w:bCs/>
                <w:sz w:val="20"/>
                <w:szCs w:val="21"/>
              </w:rPr>
              <w:pPrChange w:id="2388" w:author="Andrés González Santa Cruz" w:date="2020-12-07T20:17:00Z">
                <w:pPr/>
              </w:pPrChange>
            </w:pPr>
            <w:ins w:id="2389" w:author="Andrés González Santa Cruz" w:date="2020-12-07T20:17:00Z">
              <w:r>
                <w:rPr>
                  <w:rFonts w:ascii="Times New Roman" w:hAnsi="Times New Roman" w:cs="Times New Roman"/>
                  <w:b/>
                  <w:bCs/>
                  <w:sz w:val="20"/>
                  <w:szCs w:val="21"/>
                </w:rPr>
                <w:t>Civil Unrest</w:t>
              </w:r>
            </w:ins>
          </w:p>
        </w:tc>
      </w:tr>
      <w:tr w:rsidR="009176BD" w:rsidRPr="009176BD" w14:paraId="70056F2D" w14:textId="77777777" w:rsidTr="009176BD">
        <w:trPr>
          <w:trHeight w:val="330"/>
          <w:ins w:id="2390" w:author="Andrés González Santa Cruz" w:date="2020-12-07T20:16:00Z"/>
          <w:trPrChange w:id="2391" w:author="Andrés González Santa Cruz" w:date="2020-12-07T20:16:00Z">
            <w:trPr>
              <w:trHeight w:val="330"/>
            </w:trPr>
          </w:trPrChange>
        </w:trPr>
        <w:tc>
          <w:tcPr>
            <w:tcW w:w="7900" w:type="dxa"/>
            <w:tcBorders>
              <w:top w:val="nil"/>
              <w:bottom w:val="single" w:sz="4" w:space="0" w:color="auto"/>
            </w:tcBorders>
            <w:hideMark/>
            <w:tcPrChange w:id="2392" w:author="Andrés González Santa Cruz" w:date="2020-12-07T20:16:00Z">
              <w:tcPr>
                <w:tcW w:w="7900" w:type="dxa"/>
                <w:hideMark/>
              </w:tcPr>
            </w:tcPrChange>
          </w:tcPr>
          <w:p w14:paraId="5E5ABA36" w14:textId="77777777" w:rsidR="009176BD" w:rsidRPr="009176BD" w:rsidRDefault="009176BD" w:rsidP="009176BD">
            <w:pPr>
              <w:rPr>
                <w:ins w:id="2393" w:author="Andrés González Santa Cruz" w:date="2020-12-07T20:16:00Z"/>
                <w:rFonts w:ascii="Times New Roman" w:hAnsi="Times New Roman" w:cs="Times New Roman"/>
                <w:bCs/>
                <w:i/>
                <w:iCs/>
                <w:sz w:val="20"/>
                <w:szCs w:val="21"/>
              </w:rPr>
            </w:pPr>
            <w:ins w:id="2394" w:author="Andrés González Santa Cruz" w:date="2020-12-07T20:16:00Z">
              <w:r w:rsidRPr="009176BD">
                <w:rPr>
                  <w:rFonts w:ascii="Times New Roman" w:hAnsi="Times New Roman" w:cs="Times New Roman"/>
                  <w:bCs/>
                  <w:i/>
                  <w:iCs/>
                  <w:sz w:val="20"/>
                  <w:szCs w:val="21"/>
                </w:rPr>
                <w:t> </w:t>
              </w:r>
            </w:ins>
          </w:p>
        </w:tc>
        <w:tc>
          <w:tcPr>
            <w:tcW w:w="1200" w:type="dxa"/>
            <w:tcBorders>
              <w:top w:val="nil"/>
              <w:bottom w:val="single" w:sz="4" w:space="0" w:color="auto"/>
            </w:tcBorders>
            <w:hideMark/>
            <w:tcPrChange w:id="2395" w:author="Andrés González Santa Cruz" w:date="2020-12-07T20:16:00Z">
              <w:tcPr>
                <w:tcW w:w="1200" w:type="dxa"/>
                <w:hideMark/>
              </w:tcPr>
            </w:tcPrChange>
          </w:tcPr>
          <w:p w14:paraId="59A68CBF" w14:textId="77777777" w:rsidR="009176BD" w:rsidRPr="009176BD" w:rsidRDefault="009176BD">
            <w:pPr>
              <w:jc w:val="center"/>
              <w:rPr>
                <w:ins w:id="2396" w:author="Andrés González Santa Cruz" w:date="2020-12-07T20:16:00Z"/>
                <w:rFonts w:ascii="Times New Roman" w:hAnsi="Times New Roman" w:cs="Times New Roman"/>
                <w:bCs/>
                <w:i/>
                <w:iCs/>
                <w:sz w:val="20"/>
                <w:szCs w:val="21"/>
              </w:rPr>
              <w:pPrChange w:id="2397" w:author="Andrés González Santa Cruz" w:date="2020-12-07T20:17:00Z">
                <w:pPr/>
              </w:pPrChange>
            </w:pPr>
            <w:ins w:id="2398" w:author="Andrés González Santa Cruz" w:date="2020-12-07T20:16:00Z">
              <w:r w:rsidRPr="009176BD">
                <w:rPr>
                  <w:rFonts w:ascii="Times New Roman" w:hAnsi="Times New Roman" w:cs="Times New Roman"/>
                  <w:bCs/>
                  <w:i/>
                  <w:iCs/>
                  <w:sz w:val="20"/>
                  <w:szCs w:val="21"/>
                </w:rPr>
                <w:t>N=252</w:t>
              </w:r>
            </w:ins>
          </w:p>
        </w:tc>
        <w:tc>
          <w:tcPr>
            <w:tcW w:w="1200" w:type="dxa"/>
            <w:tcBorders>
              <w:top w:val="nil"/>
              <w:bottom w:val="single" w:sz="4" w:space="0" w:color="auto"/>
            </w:tcBorders>
            <w:hideMark/>
            <w:tcPrChange w:id="2399" w:author="Andrés González Santa Cruz" w:date="2020-12-07T20:16:00Z">
              <w:tcPr>
                <w:tcW w:w="1200" w:type="dxa"/>
                <w:hideMark/>
              </w:tcPr>
            </w:tcPrChange>
          </w:tcPr>
          <w:p w14:paraId="65726123" w14:textId="77777777" w:rsidR="009176BD" w:rsidRPr="009176BD" w:rsidRDefault="009176BD">
            <w:pPr>
              <w:jc w:val="center"/>
              <w:rPr>
                <w:ins w:id="2400" w:author="Andrés González Santa Cruz" w:date="2020-12-07T20:16:00Z"/>
                <w:rFonts w:ascii="Times New Roman" w:hAnsi="Times New Roman" w:cs="Times New Roman"/>
                <w:bCs/>
                <w:i/>
                <w:iCs/>
                <w:sz w:val="20"/>
                <w:szCs w:val="21"/>
              </w:rPr>
              <w:pPrChange w:id="2401" w:author="Andrés González Santa Cruz" w:date="2020-12-07T20:17:00Z">
                <w:pPr/>
              </w:pPrChange>
            </w:pPr>
            <w:ins w:id="2402" w:author="Andrés González Santa Cruz" w:date="2020-12-07T20:16:00Z">
              <w:r w:rsidRPr="009176BD">
                <w:rPr>
                  <w:rFonts w:ascii="Times New Roman" w:hAnsi="Times New Roman" w:cs="Times New Roman"/>
                  <w:bCs/>
                  <w:i/>
                  <w:iCs/>
                  <w:sz w:val="20"/>
                  <w:szCs w:val="21"/>
                </w:rPr>
                <w:t>N=10</w:t>
              </w:r>
            </w:ins>
          </w:p>
        </w:tc>
      </w:tr>
      <w:tr w:rsidR="009176BD" w:rsidRPr="009176BD" w14:paraId="5DBB01D3" w14:textId="77777777" w:rsidTr="009176BD">
        <w:trPr>
          <w:trHeight w:val="465"/>
          <w:ins w:id="2403" w:author="Andrés González Santa Cruz" w:date="2020-12-07T20:16:00Z"/>
          <w:trPrChange w:id="2404" w:author="Andrés González Santa Cruz" w:date="2020-12-07T20:16:00Z">
            <w:trPr>
              <w:trHeight w:val="465"/>
            </w:trPr>
          </w:trPrChange>
        </w:trPr>
        <w:tc>
          <w:tcPr>
            <w:tcW w:w="7900" w:type="dxa"/>
            <w:tcBorders>
              <w:top w:val="single" w:sz="4" w:space="0" w:color="auto"/>
            </w:tcBorders>
            <w:hideMark/>
            <w:tcPrChange w:id="2405" w:author="Andrés González Santa Cruz" w:date="2020-12-07T20:16:00Z">
              <w:tcPr>
                <w:tcW w:w="7900" w:type="dxa"/>
                <w:hideMark/>
              </w:tcPr>
            </w:tcPrChange>
          </w:tcPr>
          <w:p w14:paraId="1B870E08" w14:textId="77777777" w:rsidR="009176BD" w:rsidRPr="009176BD" w:rsidRDefault="009176BD" w:rsidP="009176BD">
            <w:pPr>
              <w:rPr>
                <w:ins w:id="2406" w:author="Andrés González Santa Cruz" w:date="2020-12-07T20:16:00Z"/>
                <w:rFonts w:ascii="Times New Roman" w:hAnsi="Times New Roman" w:cs="Times New Roman"/>
                <w:bCs/>
                <w:sz w:val="20"/>
                <w:szCs w:val="21"/>
              </w:rPr>
            </w:pPr>
            <w:ins w:id="2407" w:author="Andrés González Santa Cruz" w:date="2020-12-07T20:16:00Z">
              <w:r w:rsidRPr="009176BD">
                <w:rPr>
                  <w:rFonts w:ascii="Times New Roman" w:hAnsi="Times New Roman" w:cs="Times New Roman"/>
                  <w:bCs/>
                  <w:sz w:val="20"/>
                  <w:szCs w:val="21"/>
                </w:rPr>
                <w:t>Total Consultations</w:t>
              </w:r>
            </w:ins>
          </w:p>
        </w:tc>
        <w:tc>
          <w:tcPr>
            <w:tcW w:w="1200" w:type="dxa"/>
            <w:tcBorders>
              <w:top w:val="single" w:sz="4" w:space="0" w:color="auto"/>
            </w:tcBorders>
            <w:hideMark/>
            <w:tcPrChange w:id="2408" w:author="Andrés González Santa Cruz" w:date="2020-12-07T20:16:00Z">
              <w:tcPr>
                <w:tcW w:w="1200" w:type="dxa"/>
                <w:hideMark/>
              </w:tcPr>
            </w:tcPrChange>
          </w:tcPr>
          <w:p w14:paraId="273205FA" w14:textId="77777777" w:rsidR="009176BD" w:rsidRPr="009176BD" w:rsidRDefault="009176BD">
            <w:pPr>
              <w:jc w:val="center"/>
              <w:rPr>
                <w:ins w:id="2409" w:author="Andrés González Santa Cruz" w:date="2020-12-07T20:16:00Z"/>
                <w:rFonts w:ascii="Times New Roman" w:hAnsi="Times New Roman" w:cs="Times New Roman"/>
                <w:bCs/>
                <w:sz w:val="20"/>
                <w:szCs w:val="21"/>
              </w:rPr>
              <w:pPrChange w:id="2410" w:author="Andrés González Santa Cruz" w:date="2020-12-07T20:17:00Z">
                <w:pPr/>
              </w:pPrChange>
            </w:pPr>
            <w:ins w:id="2411" w:author="Andrés González Santa Cruz" w:date="2020-12-07T20:16:00Z">
              <w:r w:rsidRPr="009176BD">
                <w:rPr>
                  <w:rFonts w:ascii="Times New Roman" w:hAnsi="Times New Roman" w:cs="Times New Roman"/>
                  <w:bCs/>
                  <w:sz w:val="20"/>
                  <w:szCs w:val="21"/>
                </w:rPr>
                <w:t>3137 [2924;3361]</w:t>
              </w:r>
            </w:ins>
          </w:p>
        </w:tc>
        <w:tc>
          <w:tcPr>
            <w:tcW w:w="1200" w:type="dxa"/>
            <w:tcBorders>
              <w:top w:val="single" w:sz="4" w:space="0" w:color="auto"/>
            </w:tcBorders>
            <w:hideMark/>
            <w:tcPrChange w:id="2412" w:author="Andrés González Santa Cruz" w:date="2020-12-07T20:16:00Z">
              <w:tcPr>
                <w:tcW w:w="1200" w:type="dxa"/>
                <w:hideMark/>
              </w:tcPr>
            </w:tcPrChange>
          </w:tcPr>
          <w:p w14:paraId="451BFCB8" w14:textId="77777777" w:rsidR="009176BD" w:rsidRPr="009176BD" w:rsidRDefault="009176BD">
            <w:pPr>
              <w:jc w:val="center"/>
              <w:rPr>
                <w:ins w:id="2413" w:author="Andrés González Santa Cruz" w:date="2020-12-07T20:16:00Z"/>
                <w:rFonts w:ascii="Times New Roman" w:hAnsi="Times New Roman" w:cs="Times New Roman"/>
                <w:bCs/>
                <w:sz w:val="20"/>
                <w:szCs w:val="21"/>
              </w:rPr>
              <w:pPrChange w:id="2414" w:author="Andrés González Santa Cruz" w:date="2020-12-07T20:17:00Z">
                <w:pPr/>
              </w:pPrChange>
            </w:pPr>
            <w:ins w:id="2415" w:author="Andrés González Santa Cruz" w:date="2020-12-07T20:16:00Z">
              <w:r w:rsidRPr="009176BD">
                <w:rPr>
                  <w:rFonts w:ascii="Times New Roman" w:hAnsi="Times New Roman" w:cs="Times New Roman"/>
                  <w:bCs/>
                  <w:sz w:val="20"/>
                  <w:szCs w:val="21"/>
                </w:rPr>
                <w:t>2854 [2754;2898]</w:t>
              </w:r>
            </w:ins>
          </w:p>
        </w:tc>
      </w:tr>
      <w:tr w:rsidR="009176BD" w:rsidRPr="009176BD" w14:paraId="5E0E61BC" w14:textId="77777777" w:rsidTr="009176BD">
        <w:trPr>
          <w:trHeight w:val="315"/>
          <w:ins w:id="2416" w:author="Andrés González Santa Cruz" w:date="2020-12-07T20:16:00Z"/>
          <w:trPrChange w:id="2417" w:author="Andrés González Santa Cruz" w:date="2020-12-07T20:16:00Z">
            <w:trPr>
              <w:trHeight w:val="315"/>
            </w:trPr>
          </w:trPrChange>
        </w:trPr>
        <w:tc>
          <w:tcPr>
            <w:tcW w:w="7900" w:type="dxa"/>
            <w:hideMark/>
            <w:tcPrChange w:id="2418" w:author="Andrés González Santa Cruz" w:date="2020-12-07T20:16:00Z">
              <w:tcPr>
                <w:tcW w:w="7900" w:type="dxa"/>
                <w:hideMark/>
              </w:tcPr>
            </w:tcPrChange>
          </w:tcPr>
          <w:p w14:paraId="6A41D377" w14:textId="77777777" w:rsidR="009176BD" w:rsidRPr="009176BD" w:rsidRDefault="009176BD" w:rsidP="009176BD">
            <w:pPr>
              <w:rPr>
                <w:ins w:id="2419" w:author="Andrés González Santa Cruz" w:date="2020-12-07T20:16:00Z"/>
                <w:rFonts w:ascii="Times New Roman" w:hAnsi="Times New Roman" w:cs="Times New Roman"/>
                <w:bCs/>
                <w:sz w:val="20"/>
                <w:szCs w:val="21"/>
              </w:rPr>
            </w:pPr>
            <w:ins w:id="2420" w:author="Andrés González Santa Cruz" w:date="2020-12-07T20:16:00Z">
              <w:r w:rsidRPr="009176BD">
                <w:rPr>
                  <w:rFonts w:ascii="Times New Roman" w:hAnsi="Times New Roman" w:cs="Times New Roman"/>
                  <w:bCs/>
                  <w:sz w:val="20"/>
                  <w:szCs w:val="21"/>
                </w:rPr>
                <w:t>Trauma Consultations</w:t>
              </w:r>
            </w:ins>
          </w:p>
        </w:tc>
        <w:tc>
          <w:tcPr>
            <w:tcW w:w="1200" w:type="dxa"/>
            <w:hideMark/>
            <w:tcPrChange w:id="2421" w:author="Andrés González Santa Cruz" w:date="2020-12-07T20:16:00Z">
              <w:tcPr>
                <w:tcW w:w="1200" w:type="dxa"/>
                <w:hideMark/>
              </w:tcPr>
            </w:tcPrChange>
          </w:tcPr>
          <w:p w14:paraId="7A5A77EF" w14:textId="77777777" w:rsidR="009176BD" w:rsidRPr="009176BD" w:rsidRDefault="009176BD">
            <w:pPr>
              <w:jc w:val="center"/>
              <w:rPr>
                <w:ins w:id="2422" w:author="Andrés González Santa Cruz" w:date="2020-12-07T20:16:00Z"/>
                <w:rFonts w:ascii="Times New Roman" w:hAnsi="Times New Roman" w:cs="Times New Roman"/>
                <w:bCs/>
                <w:sz w:val="20"/>
                <w:szCs w:val="21"/>
              </w:rPr>
              <w:pPrChange w:id="2423" w:author="Andrés González Santa Cruz" w:date="2020-12-07T20:17:00Z">
                <w:pPr/>
              </w:pPrChange>
            </w:pPr>
            <w:ins w:id="2424" w:author="Andrés González Santa Cruz" w:date="2020-12-07T20:16:00Z">
              <w:r w:rsidRPr="009176BD">
                <w:rPr>
                  <w:rFonts w:ascii="Times New Roman" w:hAnsi="Times New Roman" w:cs="Times New Roman"/>
                  <w:bCs/>
                  <w:sz w:val="20"/>
                  <w:szCs w:val="21"/>
                </w:rPr>
                <w:t>802 [728;888]</w:t>
              </w:r>
            </w:ins>
          </w:p>
        </w:tc>
        <w:tc>
          <w:tcPr>
            <w:tcW w:w="1200" w:type="dxa"/>
            <w:hideMark/>
            <w:tcPrChange w:id="2425" w:author="Andrés González Santa Cruz" w:date="2020-12-07T20:16:00Z">
              <w:tcPr>
                <w:tcW w:w="1200" w:type="dxa"/>
                <w:hideMark/>
              </w:tcPr>
            </w:tcPrChange>
          </w:tcPr>
          <w:p w14:paraId="7BB807C1" w14:textId="77777777" w:rsidR="009176BD" w:rsidRPr="009176BD" w:rsidRDefault="009176BD">
            <w:pPr>
              <w:jc w:val="center"/>
              <w:rPr>
                <w:ins w:id="2426" w:author="Andrés González Santa Cruz" w:date="2020-12-07T20:16:00Z"/>
                <w:rFonts w:ascii="Times New Roman" w:hAnsi="Times New Roman" w:cs="Times New Roman"/>
                <w:bCs/>
                <w:sz w:val="20"/>
                <w:szCs w:val="21"/>
              </w:rPr>
              <w:pPrChange w:id="2427" w:author="Andrés González Santa Cruz" w:date="2020-12-07T20:17:00Z">
                <w:pPr/>
              </w:pPrChange>
            </w:pPr>
            <w:ins w:id="2428" w:author="Andrés González Santa Cruz" w:date="2020-12-07T20:16:00Z">
              <w:r w:rsidRPr="009176BD">
                <w:rPr>
                  <w:rFonts w:ascii="Times New Roman" w:hAnsi="Times New Roman" w:cs="Times New Roman"/>
                  <w:bCs/>
                  <w:sz w:val="20"/>
                  <w:szCs w:val="21"/>
                </w:rPr>
                <w:t>786 [752;801]</w:t>
              </w:r>
            </w:ins>
          </w:p>
        </w:tc>
      </w:tr>
      <w:tr w:rsidR="009176BD" w:rsidRPr="009176BD" w14:paraId="751F54C1" w14:textId="77777777" w:rsidTr="009176BD">
        <w:trPr>
          <w:trHeight w:val="315"/>
          <w:ins w:id="2429" w:author="Andrés González Santa Cruz" w:date="2020-12-07T20:16:00Z"/>
          <w:trPrChange w:id="2430" w:author="Andrés González Santa Cruz" w:date="2020-12-07T20:16:00Z">
            <w:trPr>
              <w:trHeight w:val="315"/>
            </w:trPr>
          </w:trPrChange>
        </w:trPr>
        <w:tc>
          <w:tcPr>
            <w:tcW w:w="7900" w:type="dxa"/>
            <w:hideMark/>
            <w:tcPrChange w:id="2431" w:author="Andrés González Santa Cruz" w:date="2020-12-07T20:16:00Z">
              <w:tcPr>
                <w:tcW w:w="7900" w:type="dxa"/>
                <w:hideMark/>
              </w:tcPr>
            </w:tcPrChange>
          </w:tcPr>
          <w:p w14:paraId="68C8556B" w14:textId="77777777" w:rsidR="009176BD" w:rsidRPr="009176BD" w:rsidRDefault="009176BD" w:rsidP="009176BD">
            <w:pPr>
              <w:rPr>
                <w:ins w:id="2432" w:author="Andrés González Santa Cruz" w:date="2020-12-07T20:16:00Z"/>
                <w:rFonts w:ascii="Times New Roman" w:hAnsi="Times New Roman" w:cs="Times New Roman"/>
                <w:bCs/>
                <w:sz w:val="20"/>
                <w:szCs w:val="21"/>
              </w:rPr>
            </w:pPr>
            <w:ins w:id="2433" w:author="Andrés González Santa Cruz" w:date="2020-12-07T20:16:00Z">
              <w:r w:rsidRPr="009176BD">
                <w:rPr>
                  <w:rFonts w:ascii="Times New Roman" w:hAnsi="Times New Roman" w:cs="Times New Roman"/>
                  <w:bCs/>
                  <w:sz w:val="20"/>
                  <w:szCs w:val="21"/>
                </w:rPr>
                <w:t>Respiratory Consultations</w:t>
              </w:r>
            </w:ins>
          </w:p>
        </w:tc>
        <w:tc>
          <w:tcPr>
            <w:tcW w:w="1200" w:type="dxa"/>
            <w:hideMark/>
            <w:tcPrChange w:id="2434" w:author="Andrés González Santa Cruz" w:date="2020-12-07T20:16:00Z">
              <w:tcPr>
                <w:tcW w:w="1200" w:type="dxa"/>
                <w:hideMark/>
              </w:tcPr>
            </w:tcPrChange>
          </w:tcPr>
          <w:p w14:paraId="6881C7D4" w14:textId="77777777" w:rsidR="009176BD" w:rsidRPr="009176BD" w:rsidRDefault="009176BD">
            <w:pPr>
              <w:jc w:val="center"/>
              <w:rPr>
                <w:ins w:id="2435" w:author="Andrés González Santa Cruz" w:date="2020-12-07T20:16:00Z"/>
                <w:rFonts w:ascii="Times New Roman" w:hAnsi="Times New Roman" w:cs="Times New Roman"/>
                <w:bCs/>
                <w:sz w:val="20"/>
                <w:szCs w:val="21"/>
              </w:rPr>
              <w:pPrChange w:id="2436" w:author="Andrés González Santa Cruz" w:date="2020-12-07T20:17:00Z">
                <w:pPr/>
              </w:pPrChange>
            </w:pPr>
            <w:ins w:id="2437" w:author="Andrés González Santa Cruz" w:date="2020-12-07T20:16:00Z">
              <w:r w:rsidRPr="009176BD">
                <w:rPr>
                  <w:rFonts w:ascii="Times New Roman" w:hAnsi="Times New Roman" w:cs="Times New Roman"/>
                  <w:bCs/>
                  <w:sz w:val="20"/>
                  <w:szCs w:val="21"/>
                </w:rPr>
                <w:t>143 [120;183]</w:t>
              </w:r>
            </w:ins>
          </w:p>
        </w:tc>
        <w:tc>
          <w:tcPr>
            <w:tcW w:w="1200" w:type="dxa"/>
            <w:hideMark/>
            <w:tcPrChange w:id="2438" w:author="Andrés González Santa Cruz" w:date="2020-12-07T20:16:00Z">
              <w:tcPr>
                <w:tcW w:w="1200" w:type="dxa"/>
                <w:hideMark/>
              </w:tcPr>
            </w:tcPrChange>
          </w:tcPr>
          <w:p w14:paraId="55DC07AD" w14:textId="77777777" w:rsidR="009176BD" w:rsidRPr="009176BD" w:rsidRDefault="009176BD">
            <w:pPr>
              <w:jc w:val="center"/>
              <w:rPr>
                <w:ins w:id="2439" w:author="Andrés González Santa Cruz" w:date="2020-12-07T20:16:00Z"/>
                <w:rFonts w:ascii="Times New Roman" w:hAnsi="Times New Roman" w:cs="Times New Roman"/>
                <w:bCs/>
                <w:sz w:val="20"/>
                <w:szCs w:val="21"/>
              </w:rPr>
              <w:pPrChange w:id="2440" w:author="Andrés González Santa Cruz" w:date="2020-12-07T20:17:00Z">
                <w:pPr/>
              </w:pPrChange>
            </w:pPr>
            <w:ins w:id="2441" w:author="Andrés González Santa Cruz" w:date="2020-12-07T20:16:00Z">
              <w:r w:rsidRPr="009176BD">
                <w:rPr>
                  <w:rFonts w:ascii="Times New Roman" w:hAnsi="Times New Roman" w:cs="Times New Roman"/>
                  <w:bCs/>
                  <w:sz w:val="20"/>
                  <w:szCs w:val="21"/>
                </w:rPr>
                <w:t>96.0 [77.5;103]</w:t>
              </w:r>
            </w:ins>
          </w:p>
        </w:tc>
      </w:tr>
      <w:tr w:rsidR="009176BD" w:rsidRPr="009176BD" w14:paraId="64CCB78E" w14:textId="77777777" w:rsidTr="009176BD">
        <w:trPr>
          <w:trHeight w:val="465"/>
          <w:ins w:id="2442" w:author="Andrés González Santa Cruz" w:date="2020-12-07T20:16:00Z"/>
          <w:trPrChange w:id="2443" w:author="Andrés González Santa Cruz" w:date="2020-12-07T20:16:00Z">
            <w:trPr>
              <w:trHeight w:val="465"/>
            </w:trPr>
          </w:trPrChange>
        </w:trPr>
        <w:tc>
          <w:tcPr>
            <w:tcW w:w="7900" w:type="dxa"/>
            <w:hideMark/>
            <w:tcPrChange w:id="2444" w:author="Andrés González Santa Cruz" w:date="2020-12-07T20:16:00Z">
              <w:tcPr>
                <w:tcW w:w="7900" w:type="dxa"/>
                <w:hideMark/>
              </w:tcPr>
            </w:tcPrChange>
          </w:tcPr>
          <w:p w14:paraId="4E03794E" w14:textId="77777777" w:rsidR="009176BD" w:rsidRPr="009176BD" w:rsidRDefault="009176BD" w:rsidP="009176BD">
            <w:pPr>
              <w:rPr>
                <w:ins w:id="2445" w:author="Andrés González Santa Cruz" w:date="2020-12-07T20:16:00Z"/>
                <w:rFonts w:ascii="Times New Roman" w:hAnsi="Times New Roman" w:cs="Times New Roman"/>
                <w:bCs/>
                <w:sz w:val="20"/>
                <w:szCs w:val="21"/>
              </w:rPr>
            </w:pPr>
            <w:ins w:id="2446" w:author="Andrés González Santa Cruz" w:date="2020-12-07T20:16:00Z">
              <w:r w:rsidRPr="009176BD">
                <w:rPr>
                  <w:rFonts w:ascii="Times New Roman" w:hAnsi="Times New Roman" w:cs="Times New Roman"/>
                  <w:bCs/>
                  <w:sz w:val="20"/>
                  <w:szCs w:val="21"/>
                </w:rPr>
                <w:t>Circulatory Consultations</w:t>
              </w:r>
            </w:ins>
          </w:p>
        </w:tc>
        <w:tc>
          <w:tcPr>
            <w:tcW w:w="1200" w:type="dxa"/>
            <w:hideMark/>
            <w:tcPrChange w:id="2447" w:author="Andrés González Santa Cruz" w:date="2020-12-07T20:16:00Z">
              <w:tcPr>
                <w:tcW w:w="1200" w:type="dxa"/>
                <w:hideMark/>
              </w:tcPr>
            </w:tcPrChange>
          </w:tcPr>
          <w:p w14:paraId="765195A7" w14:textId="77777777" w:rsidR="009176BD" w:rsidRPr="009176BD" w:rsidRDefault="009176BD">
            <w:pPr>
              <w:jc w:val="center"/>
              <w:rPr>
                <w:ins w:id="2448" w:author="Andrés González Santa Cruz" w:date="2020-12-07T20:16:00Z"/>
                <w:rFonts w:ascii="Times New Roman" w:hAnsi="Times New Roman" w:cs="Times New Roman"/>
                <w:bCs/>
                <w:sz w:val="20"/>
                <w:szCs w:val="21"/>
              </w:rPr>
              <w:pPrChange w:id="2449" w:author="Andrés González Santa Cruz" w:date="2020-12-07T20:17:00Z">
                <w:pPr/>
              </w:pPrChange>
            </w:pPr>
            <w:ins w:id="2450" w:author="Andrés González Santa Cruz" w:date="2020-12-07T20:16:00Z">
              <w:r w:rsidRPr="009176BD">
                <w:rPr>
                  <w:rFonts w:ascii="Times New Roman" w:hAnsi="Times New Roman" w:cs="Times New Roman"/>
                  <w:bCs/>
                  <w:sz w:val="20"/>
                  <w:szCs w:val="21"/>
                </w:rPr>
                <w:t>102 [87.0;125]</w:t>
              </w:r>
            </w:ins>
          </w:p>
        </w:tc>
        <w:tc>
          <w:tcPr>
            <w:tcW w:w="1200" w:type="dxa"/>
            <w:hideMark/>
            <w:tcPrChange w:id="2451" w:author="Andrés González Santa Cruz" w:date="2020-12-07T20:16:00Z">
              <w:tcPr>
                <w:tcW w:w="1200" w:type="dxa"/>
                <w:hideMark/>
              </w:tcPr>
            </w:tcPrChange>
          </w:tcPr>
          <w:p w14:paraId="32E70C39" w14:textId="77777777" w:rsidR="009176BD" w:rsidRPr="009176BD" w:rsidRDefault="009176BD">
            <w:pPr>
              <w:jc w:val="center"/>
              <w:rPr>
                <w:ins w:id="2452" w:author="Andrés González Santa Cruz" w:date="2020-12-07T20:16:00Z"/>
                <w:rFonts w:ascii="Times New Roman" w:hAnsi="Times New Roman" w:cs="Times New Roman"/>
                <w:bCs/>
                <w:sz w:val="20"/>
                <w:szCs w:val="21"/>
              </w:rPr>
              <w:pPrChange w:id="2453" w:author="Andrés González Santa Cruz" w:date="2020-12-07T20:17:00Z">
                <w:pPr/>
              </w:pPrChange>
            </w:pPr>
            <w:ins w:id="2454" w:author="Andrés González Santa Cruz" w:date="2020-12-07T20:16:00Z">
              <w:r w:rsidRPr="009176BD">
                <w:rPr>
                  <w:rFonts w:ascii="Times New Roman" w:hAnsi="Times New Roman" w:cs="Times New Roman"/>
                  <w:bCs/>
                  <w:sz w:val="20"/>
                  <w:szCs w:val="21"/>
                </w:rPr>
                <w:t>90.5 [87.5;95.8]</w:t>
              </w:r>
            </w:ins>
          </w:p>
        </w:tc>
      </w:tr>
      <w:tr w:rsidR="009176BD" w:rsidRPr="009176BD" w14:paraId="2910E0B8" w14:textId="77777777" w:rsidTr="009176BD">
        <w:trPr>
          <w:trHeight w:val="315"/>
          <w:ins w:id="2455" w:author="Andrés González Santa Cruz" w:date="2020-12-07T20:16:00Z"/>
          <w:trPrChange w:id="2456" w:author="Andrés González Santa Cruz" w:date="2020-12-07T20:16:00Z">
            <w:trPr>
              <w:trHeight w:val="315"/>
            </w:trPr>
          </w:trPrChange>
        </w:trPr>
        <w:tc>
          <w:tcPr>
            <w:tcW w:w="7900" w:type="dxa"/>
            <w:hideMark/>
            <w:tcPrChange w:id="2457" w:author="Andrés González Santa Cruz" w:date="2020-12-07T20:16:00Z">
              <w:tcPr>
                <w:tcW w:w="7900" w:type="dxa"/>
                <w:hideMark/>
              </w:tcPr>
            </w:tcPrChange>
          </w:tcPr>
          <w:p w14:paraId="1CAA9C0E" w14:textId="77777777" w:rsidR="009176BD" w:rsidRPr="009176BD" w:rsidRDefault="009176BD" w:rsidP="009176BD">
            <w:pPr>
              <w:rPr>
                <w:ins w:id="2458" w:author="Andrés González Santa Cruz" w:date="2020-12-07T20:16:00Z"/>
                <w:rFonts w:ascii="Times New Roman" w:hAnsi="Times New Roman" w:cs="Times New Roman"/>
                <w:bCs/>
                <w:sz w:val="20"/>
                <w:szCs w:val="21"/>
              </w:rPr>
            </w:pPr>
            <w:ins w:id="2459" w:author="Andrés González Santa Cruz" w:date="2020-12-07T20:16:00Z">
              <w:r w:rsidRPr="009176BD">
                <w:rPr>
                  <w:rFonts w:ascii="Times New Roman" w:hAnsi="Times New Roman" w:cs="Times New Roman"/>
                  <w:bCs/>
                  <w:sz w:val="20"/>
                  <w:szCs w:val="21"/>
                </w:rPr>
                <w:t>Total Hospitalizations</w:t>
              </w:r>
            </w:ins>
          </w:p>
        </w:tc>
        <w:tc>
          <w:tcPr>
            <w:tcW w:w="1200" w:type="dxa"/>
            <w:hideMark/>
            <w:tcPrChange w:id="2460" w:author="Andrés González Santa Cruz" w:date="2020-12-07T20:16:00Z">
              <w:tcPr>
                <w:tcW w:w="1200" w:type="dxa"/>
                <w:hideMark/>
              </w:tcPr>
            </w:tcPrChange>
          </w:tcPr>
          <w:p w14:paraId="583173EA" w14:textId="77777777" w:rsidR="009176BD" w:rsidRPr="009176BD" w:rsidRDefault="009176BD">
            <w:pPr>
              <w:jc w:val="center"/>
              <w:rPr>
                <w:ins w:id="2461" w:author="Andrés González Santa Cruz" w:date="2020-12-07T20:16:00Z"/>
                <w:rFonts w:ascii="Times New Roman" w:hAnsi="Times New Roman" w:cs="Times New Roman"/>
                <w:bCs/>
                <w:sz w:val="20"/>
                <w:szCs w:val="21"/>
              </w:rPr>
              <w:pPrChange w:id="2462" w:author="Andrés González Santa Cruz" w:date="2020-12-07T20:17:00Z">
                <w:pPr/>
              </w:pPrChange>
            </w:pPr>
            <w:ins w:id="2463" w:author="Andrés González Santa Cruz" w:date="2020-12-07T20:16:00Z">
              <w:r w:rsidRPr="009176BD">
                <w:rPr>
                  <w:rFonts w:ascii="Times New Roman" w:hAnsi="Times New Roman" w:cs="Times New Roman"/>
                  <w:bCs/>
                  <w:sz w:val="20"/>
                  <w:szCs w:val="21"/>
                </w:rPr>
                <w:t>288 [268;311]</w:t>
              </w:r>
            </w:ins>
          </w:p>
        </w:tc>
        <w:tc>
          <w:tcPr>
            <w:tcW w:w="1200" w:type="dxa"/>
            <w:hideMark/>
            <w:tcPrChange w:id="2464" w:author="Andrés González Santa Cruz" w:date="2020-12-07T20:16:00Z">
              <w:tcPr>
                <w:tcW w:w="1200" w:type="dxa"/>
                <w:hideMark/>
              </w:tcPr>
            </w:tcPrChange>
          </w:tcPr>
          <w:p w14:paraId="7C38C600" w14:textId="77777777" w:rsidR="009176BD" w:rsidRPr="009176BD" w:rsidRDefault="009176BD">
            <w:pPr>
              <w:jc w:val="center"/>
              <w:rPr>
                <w:ins w:id="2465" w:author="Andrés González Santa Cruz" w:date="2020-12-07T20:16:00Z"/>
                <w:rFonts w:ascii="Times New Roman" w:hAnsi="Times New Roman" w:cs="Times New Roman"/>
                <w:bCs/>
                <w:sz w:val="20"/>
                <w:szCs w:val="21"/>
              </w:rPr>
              <w:pPrChange w:id="2466" w:author="Andrés González Santa Cruz" w:date="2020-12-07T20:17:00Z">
                <w:pPr/>
              </w:pPrChange>
            </w:pPr>
            <w:ins w:id="2467" w:author="Andrés González Santa Cruz" w:date="2020-12-07T20:16:00Z">
              <w:r w:rsidRPr="009176BD">
                <w:rPr>
                  <w:rFonts w:ascii="Times New Roman" w:hAnsi="Times New Roman" w:cs="Times New Roman"/>
                  <w:bCs/>
                  <w:sz w:val="20"/>
                  <w:szCs w:val="21"/>
                </w:rPr>
                <w:t>298 [281;332]</w:t>
              </w:r>
            </w:ins>
          </w:p>
        </w:tc>
      </w:tr>
      <w:tr w:rsidR="009176BD" w:rsidRPr="009176BD" w14:paraId="11B294F0" w14:textId="77777777" w:rsidTr="009176BD">
        <w:trPr>
          <w:trHeight w:val="465"/>
          <w:ins w:id="2468" w:author="Andrés González Santa Cruz" w:date="2020-12-07T20:16:00Z"/>
          <w:trPrChange w:id="2469" w:author="Andrés González Santa Cruz" w:date="2020-12-07T20:16:00Z">
            <w:trPr>
              <w:trHeight w:val="465"/>
            </w:trPr>
          </w:trPrChange>
        </w:trPr>
        <w:tc>
          <w:tcPr>
            <w:tcW w:w="7900" w:type="dxa"/>
            <w:hideMark/>
            <w:tcPrChange w:id="2470" w:author="Andrés González Santa Cruz" w:date="2020-12-07T20:16:00Z">
              <w:tcPr>
                <w:tcW w:w="7900" w:type="dxa"/>
                <w:hideMark/>
              </w:tcPr>
            </w:tcPrChange>
          </w:tcPr>
          <w:p w14:paraId="0789A9EB" w14:textId="77777777" w:rsidR="009176BD" w:rsidRPr="009176BD" w:rsidRDefault="009176BD" w:rsidP="009176BD">
            <w:pPr>
              <w:rPr>
                <w:ins w:id="2471" w:author="Andrés González Santa Cruz" w:date="2020-12-07T20:16:00Z"/>
                <w:rFonts w:ascii="Times New Roman" w:hAnsi="Times New Roman" w:cs="Times New Roman"/>
                <w:bCs/>
                <w:sz w:val="20"/>
                <w:szCs w:val="21"/>
              </w:rPr>
            </w:pPr>
            <w:ins w:id="2472" w:author="Andrés González Santa Cruz" w:date="2020-12-07T20:16:00Z">
              <w:r w:rsidRPr="009176BD">
                <w:rPr>
                  <w:rFonts w:ascii="Times New Roman" w:hAnsi="Times New Roman" w:cs="Times New Roman"/>
                  <w:bCs/>
                  <w:sz w:val="20"/>
                  <w:szCs w:val="21"/>
                </w:rPr>
                <w:t>Trauma Hospitalizations</w:t>
              </w:r>
            </w:ins>
          </w:p>
        </w:tc>
        <w:tc>
          <w:tcPr>
            <w:tcW w:w="1200" w:type="dxa"/>
            <w:hideMark/>
            <w:tcPrChange w:id="2473" w:author="Andrés González Santa Cruz" w:date="2020-12-07T20:16:00Z">
              <w:tcPr>
                <w:tcW w:w="1200" w:type="dxa"/>
                <w:hideMark/>
              </w:tcPr>
            </w:tcPrChange>
          </w:tcPr>
          <w:p w14:paraId="47486341" w14:textId="77777777" w:rsidR="009176BD" w:rsidRPr="009176BD" w:rsidRDefault="009176BD">
            <w:pPr>
              <w:jc w:val="center"/>
              <w:rPr>
                <w:ins w:id="2474" w:author="Andrés González Santa Cruz" w:date="2020-12-07T20:16:00Z"/>
                <w:rFonts w:ascii="Times New Roman" w:hAnsi="Times New Roman" w:cs="Times New Roman"/>
                <w:bCs/>
                <w:sz w:val="20"/>
                <w:szCs w:val="21"/>
              </w:rPr>
              <w:pPrChange w:id="2475" w:author="Andrés González Santa Cruz" w:date="2020-12-07T20:17:00Z">
                <w:pPr/>
              </w:pPrChange>
            </w:pPr>
            <w:ins w:id="2476" w:author="Andrés González Santa Cruz" w:date="2020-12-07T20:16:00Z">
              <w:r w:rsidRPr="009176BD">
                <w:rPr>
                  <w:rFonts w:ascii="Times New Roman" w:hAnsi="Times New Roman" w:cs="Times New Roman"/>
                  <w:bCs/>
                  <w:sz w:val="20"/>
                  <w:szCs w:val="21"/>
                </w:rPr>
                <w:t>60.0 [52.0;67.0]</w:t>
              </w:r>
            </w:ins>
          </w:p>
        </w:tc>
        <w:tc>
          <w:tcPr>
            <w:tcW w:w="1200" w:type="dxa"/>
            <w:hideMark/>
            <w:tcPrChange w:id="2477" w:author="Andrés González Santa Cruz" w:date="2020-12-07T20:16:00Z">
              <w:tcPr>
                <w:tcW w:w="1200" w:type="dxa"/>
                <w:hideMark/>
              </w:tcPr>
            </w:tcPrChange>
          </w:tcPr>
          <w:p w14:paraId="3F148802" w14:textId="77777777" w:rsidR="009176BD" w:rsidRPr="009176BD" w:rsidRDefault="009176BD">
            <w:pPr>
              <w:jc w:val="center"/>
              <w:rPr>
                <w:ins w:id="2478" w:author="Andrés González Santa Cruz" w:date="2020-12-07T20:16:00Z"/>
                <w:rFonts w:ascii="Times New Roman" w:hAnsi="Times New Roman" w:cs="Times New Roman"/>
                <w:bCs/>
                <w:sz w:val="20"/>
                <w:szCs w:val="21"/>
              </w:rPr>
              <w:pPrChange w:id="2479" w:author="Andrés González Santa Cruz" w:date="2020-12-07T20:17:00Z">
                <w:pPr/>
              </w:pPrChange>
            </w:pPr>
            <w:ins w:id="2480" w:author="Andrés González Santa Cruz" w:date="2020-12-07T20:16:00Z">
              <w:r w:rsidRPr="009176BD">
                <w:rPr>
                  <w:rFonts w:ascii="Times New Roman" w:hAnsi="Times New Roman" w:cs="Times New Roman"/>
                  <w:bCs/>
                  <w:sz w:val="20"/>
                  <w:szCs w:val="21"/>
                </w:rPr>
                <w:t>81.5 [77.5;89.8]</w:t>
              </w:r>
            </w:ins>
          </w:p>
        </w:tc>
      </w:tr>
      <w:tr w:rsidR="009176BD" w:rsidRPr="009176BD" w14:paraId="507E8C71" w14:textId="77777777" w:rsidTr="009176BD">
        <w:trPr>
          <w:trHeight w:val="465"/>
          <w:ins w:id="2481" w:author="Andrés González Santa Cruz" w:date="2020-12-07T20:16:00Z"/>
          <w:trPrChange w:id="2482" w:author="Andrés González Santa Cruz" w:date="2020-12-07T20:16:00Z">
            <w:trPr>
              <w:trHeight w:val="465"/>
            </w:trPr>
          </w:trPrChange>
        </w:trPr>
        <w:tc>
          <w:tcPr>
            <w:tcW w:w="7900" w:type="dxa"/>
            <w:hideMark/>
            <w:tcPrChange w:id="2483" w:author="Andrés González Santa Cruz" w:date="2020-12-07T20:16:00Z">
              <w:tcPr>
                <w:tcW w:w="7900" w:type="dxa"/>
                <w:hideMark/>
              </w:tcPr>
            </w:tcPrChange>
          </w:tcPr>
          <w:p w14:paraId="0B08775C" w14:textId="77777777" w:rsidR="009176BD" w:rsidRPr="009176BD" w:rsidRDefault="009176BD" w:rsidP="009176BD">
            <w:pPr>
              <w:rPr>
                <w:ins w:id="2484" w:author="Andrés González Santa Cruz" w:date="2020-12-07T20:16:00Z"/>
                <w:rFonts w:ascii="Times New Roman" w:hAnsi="Times New Roman" w:cs="Times New Roman"/>
                <w:bCs/>
                <w:sz w:val="20"/>
                <w:szCs w:val="21"/>
              </w:rPr>
            </w:pPr>
            <w:ins w:id="2485" w:author="Andrés González Santa Cruz" w:date="2020-12-07T20:16:00Z">
              <w:r w:rsidRPr="009176BD">
                <w:rPr>
                  <w:rFonts w:ascii="Times New Roman" w:hAnsi="Times New Roman" w:cs="Times New Roman"/>
                  <w:bCs/>
                  <w:sz w:val="20"/>
                  <w:szCs w:val="21"/>
                </w:rPr>
                <w:t>Respiratory Hospitalizations</w:t>
              </w:r>
            </w:ins>
          </w:p>
        </w:tc>
        <w:tc>
          <w:tcPr>
            <w:tcW w:w="1200" w:type="dxa"/>
            <w:hideMark/>
            <w:tcPrChange w:id="2486" w:author="Andrés González Santa Cruz" w:date="2020-12-07T20:16:00Z">
              <w:tcPr>
                <w:tcW w:w="1200" w:type="dxa"/>
                <w:hideMark/>
              </w:tcPr>
            </w:tcPrChange>
          </w:tcPr>
          <w:p w14:paraId="5ED7B26D" w14:textId="77777777" w:rsidR="009176BD" w:rsidRPr="009176BD" w:rsidRDefault="009176BD">
            <w:pPr>
              <w:jc w:val="center"/>
              <w:rPr>
                <w:ins w:id="2487" w:author="Andrés González Santa Cruz" w:date="2020-12-07T20:16:00Z"/>
                <w:rFonts w:ascii="Times New Roman" w:hAnsi="Times New Roman" w:cs="Times New Roman"/>
                <w:bCs/>
                <w:sz w:val="20"/>
                <w:szCs w:val="21"/>
              </w:rPr>
              <w:pPrChange w:id="2488" w:author="Andrés González Santa Cruz" w:date="2020-12-07T20:17:00Z">
                <w:pPr/>
              </w:pPrChange>
            </w:pPr>
            <w:ins w:id="2489" w:author="Andrés González Santa Cruz" w:date="2020-12-07T20:16:00Z">
              <w:r w:rsidRPr="009176BD">
                <w:rPr>
                  <w:rFonts w:ascii="Times New Roman" w:hAnsi="Times New Roman" w:cs="Times New Roman"/>
                  <w:bCs/>
                  <w:sz w:val="20"/>
                  <w:szCs w:val="21"/>
                </w:rPr>
                <w:t>19.5 [15.0;23.2]</w:t>
              </w:r>
            </w:ins>
          </w:p>
        </w:tc>
        <w:tc>
          <w:tcPr>
            <w:tcW w:w="1200" w:type="dxa"/>
            <w:hideMark/>
            <w:tcPrChange w:id="2490" w:author="Andrés González Santa Cruz" w:date="2020-12-07T20:16:00Z">
              <w:tcPr>
                <w:tcW w:w="1200" w:type="dxa"/>
                <w:hideMark/>
              </w:tcPr>
            </w:tcPrChange>
          </w:tcPr>
          <w:p w14:paraId="13E4EDAC" w14:textId="77777777" w:rsidR="009176BD" w:rsidRPr="009176BD" w:rsidRDefault="009176BD">
            <w:pPr>
              <w:jc w:val="center"/>
              <w:rPr>
                <w:ins w:id="2491" w:author="Andrés González Santa Cruz" w:date="2020-12-07T20:16:00Z"/>
                <w:rFonts w:ascii="Times New Roman" w:hAnsi="Times New Roman" w:cs="Times New Roman"/>
                <w:bCs/>
                <w:sz w:val="20"/>
                <w:szCs w:val="21"/>
              </w:rPr>
              <w:pPrChange w:id="2492" w:author="Andrés González Santa Cruz" w:date="2020-12-07T20:17:00Z">
                <w:pPr/>
              </w:pPrChange>
            </w:pPr>
            <w:ins w:id="2493" w:author="Andrés González Santa Cruz" w:date="2020-12-07T20:16:00Z">
              <w:r w:rsidRPr="009176BD">
                <w:rPr>
                  <w:rFonts w:ascii="Times New Roman" w:hAnsi="Times New Roman" w:cs="Times New Roman"/>
                  <w:bCs/>
                  <w:sz w:val="20"/>
                  <w:szCs w:val="21"/>
                </w:rPr>
                <w:t>22.0 [15.5;24.0]</w:t>
              </w:r>
            </w:ins>
          </w:p>
        </w:tc>
      </w:tr>
      <w:tr w:rsidR="009176BD" w:rsidRPr="009176BD" w14:paraId="6DE21281" w14:textId="77777777" w:rsidTr="009176BD">
        <w:trPr>
          <w:trHeight w:val="465"/>
          <w:ins w:id="2494" w:author="Andrés González Santa Cruz" w:date="2020-12-07T20:16:00Z"/>
          <w:trPrChange w:id="2495" w:author="Andrés González Santa Cruz" w:date="2020-12-07T20:16:00Z">
            <w:trPr>
              <w:trHeight w:val="465"/>
            </w:trPr>
          </w:trPrChange>
        </w:trPr>
        <w:tc>
          <w:tcPr>
            <w:tcW w:w="7900" w:type="dxa"/>
            <w:hideMark/>
            <w:tcPrChange w:id="2496" w:author="Andrés González Santa Cruz" w:date="2020-12-07T20:16:00Z">
              <w:tcPr>
                <w:tcW w:w="7900" w:type="dxa"/>
                <w:hideMark/>
              </w:tcPr>
            </w:tcPrChange>
          </w:tcPr>
          <w:p w14:paraId="21DEA44B" w14:textId="77777777" w:rsidR="009176BD" w:rsidRPr="009176BD" w:rsidRDefault="009176BD" w:rsidP="009176BD">
            <w:pPr>
              <w:rPr>
                <w:ins w:id="2497" w:author="Andrés González Santa Cruz" w:date="2020-12-07T20:16:00Z"/>
                <w:rFonts w:ascii="Times New Roman" w:hAnsi="Times New Roman" w:cs="Times New Roman"/>
                <w:bCs/>
                <w:sz w:val="20"/>
                <w:szCs w:val="21"/>
              </w:rPr>
            </w:pPr>
            <w:ins w:id="2498" w:author="Andrés González Santa Cruz" w:date="2020-12-07T20:16:00Z">
              <w:r w:rsidRPr="009176BD">
                <w:rPr>
                  <w:rFonts w:ascii="Times New Roman" w:hAnsi="Times New Roman" w:cs="Times New Roman"/>
                  <w:bCs/>
                  <w:sz w:val="20"/>
                  <w:szCs w:val="21"/>
                </w:rPr>
                <w:t>Circulatory Hospitalizations</w:t>
              </w:r>
            </w:ins>
          </w:p>
        </w:tc>
        <w:tc>
          <w:tcPr>
            <w:tcW w:w="1200" w:type="dxa"/>
            <w:hideMark/>
            <w:tcPrChange w:id="2499" w:author="Andrés González Santa Cruz" w:date="2020-12-07T20:16:00Z">
              <w:tcPr>
                <w:tcW w:w="1200" w:type="dxa"/>
                <w:hideMark/>
              </w:tcPr>
            </w:tcPrChange>
          </w:tcPr>
          <w:p w14:paraId="75519188" w14:textId="77777777" w:rsidR="009176BD" w:rsidRPr="009176BD" w:rsidRDefault="009176BD">
            <w:pPr>
              <w:jc w:val="center"/>
              <w:rPr>
                <w:ins w:id="2500" w:author="Andrés González Santa Cruz" w:date="2020-12-07T20:16:00Z"/>
                <w:rFonts w:ascii="Times New Roman" w:hAnsi="Times New Roman" w:cs="Times New Roman"/>
                <w:bCs/>
                <w:sz w:val="20"/>
                <w:szCs w:val="21"/>
              </w:rPr>
              <w:pPrChange w:id="2501" w:author="Andrés González Santa Cruz" w:date="2020-12-07T20:17:00Z">
                <w:pPr/>
              </w:pPrChange>
            </w:pPr>
            <w:ins w:id="2502" w:author="Andrés González Santa Cruz" w:date="2020-12-07T20:16:00Z">
              <w:r w:rsidRPr="009176BD">
                <w:rPr>
                  <w:rFonts w:ascii="Times New Roman" w:hAnsi="Times New Roman" w:cs="Times New Roman"/>
                  <w:bCs/>
                  <w:sz w:val="20"/>
                  <w:szCs w:val="21"/>
                </w:rPr>
                <w:t>29.0 [23.0;36.0]</w:t>
              </w:r>
            </w:ins>
          </w:p>
        </w:tc>
        <w:tc>
          <w:tcPr>
            <w:tcW w:w="1200" w:type="dxa"/>
            <w:hideMark/>
            <w:tcPrChange w:id="2503" w:author="Andrés González Santa Cruz" w:date="2020-12-07T20:16:00Z">
              <w:tcPr>
                <w:tcW w:w="1200" w:type="dxa"/>
                <w:hideMark/>
              </w:tcPr>
            </w:tcPrChange>
          </w:tcPr>
          <w:p w14:paraId="554908C3" w14:textId="77777777" w:rsidR="009176BD" w:rsidRPr="009176BD" w:rsidRDefault="009176BD">
            <w:pPr>
              <w:jc w:val="center"/>
              <w:rPr>
                <w:ins w:id="2504" w:author="Andrés González Santa Cruz" w:date="2020-12-07T20:16:00Z"/>
                <w:rFonts w:ascii="Times New Roman" w:hAnsi="Times New Roman" w:cs="Times New Roman"/>
                <w:bCs/>
                <w:sz w:val="20"/>
                <w:szCs w:val="21"/>
              </w:rPr>
              <w:pPrChange w:id="2505" w:author="Andrés González Santa Cruz" w:date="2020-12-07T20:17:00Z">
                <w:pPr/>
              </w:pPrChange>
            </w:pPr>
            <w:ins w:id="2506" w:author="Andrés González Santa Cruz" w:date="2020-12-07T20:16:00Z">
              <w:r w:rsidRPr="009176BD">
                <w:rPr>
                  <w:rFonts w:ascii="Times New Roman" w:hAnsi="Times New Roman" w:cs="Times New Roman"/>
                  <w:bCs/>
                  <w:sz w:val="20"/>
                  <w:szCs w:val="21"/>
                </w:rPr>
                <w:t>35.5 [30.5;42.0]</w:t>
              </w:r>
            </w:ins>
          </w:p>
        </w:tc>
      </w:tr>
      <w:tr w:rsidR="009176BD" w:rsidRPr="009176BD" w14:paraId="7A398017" w14:textId="77777777" w:rsidTr="009176BD">
        <w:trPr>
          <w:trHeight w:val="465"/>
          <w:ins w:id="2507" w:author="Andrés González Santa Cruz" w:date="2020-12-07T20:16:00Z"/>
          <w:trPrChange w:id="2508" w:author="Andrés González Santa Cruz" w:date="2020-12-07T20:16:00Z">
            <w:trPr>
              <w:trHeight w:val="465"/>
            </w:trPr>
          </w:trPrChange>
        </w:trPr>
        <w:tc>
          <w:tcPr>
            <w:tcW w:w="7900" w:type="dxa"/>
            <w:hideMark/>
            <w:tcPrChange w:id="2509" w:author="Andrés González Santa Cruz" w:date="2020-12-07T20:16:00Z">
              <w:tcPr>
                <w:tcW w:w="7900" w:type="dxa"/>
                <w:hideMark/>
              </w:tcPr>
            </w:tcPrChange>
          </w:tcPr>
          <w:p w14:paraId="14ECCDC3" w14:textId="77777777" w:rsidR="009176BD" w:rsidRPr="009176BD" w:rsidRDefault="009176BD" w:rsidP="009176BD">
            <w:pPr>
              <w:rPr>
                <w:ins w:id="2510" w:author="Andrés González Santa Cruz" w:date="2020-12-07T20:16:00Z"/>
                <w:rFonts w:ascii="Times New Roman" w:hAnsi="Times New Roman" w:cs="Times New Roman"/>
                <w:bCs/>
                <w:sz w:val="20"/>
                <w:szCs w:val="21"/>
              </w:rPr>
            </w:pPr>
            <w:ins w:id="2511" w:author="Andrés González Santa Cruz" w:date="2020-12-07T20:16:00Z">
              <w:r w:rsidRPr="009176BD">
                <w:rPr>
                  <w:rFonts w:ascii="Times New Roman" w:hAnsi="Times New Roman" w:cs="Times New Roman"/>
                  <w:bCs/>
                  <w:sz w:val="20"/>
                  <w:szCs w:val="21"/>
                </w:rPr>
                <w:t>Rate of Trauma Hospitalizations per Trauma Consultations (x1,000 population)</w:t>
              </w:r>
            </w:ins>
          </w:p>
        </w:tc>
        <w:tc>
          <w:tcPr>
            <w:tcW w:w="1200" w:type="dxa"/>
            <w:hideMark/>
            <w:tcPrChange w:id="2512" w:author="Andrés González Santa Cruz" w:date="2020-12-07T20:16:00Z">
              <w:tcPr>
                <w:tcW w:w="1200" w:type="dxa"/>
                <w:hideMark/>
              </w:tcPr>
            </w:tcPrChange>
          </w:tcPr>
          <w:p w14:paraId="5B9E5EB8" w14:textId="77777777" w:rsidR="009176BD" w:rsidRPr="009176BD" w:rsidRDefault="009176BD">
            <w:pPr>
              <w:jc w:val="center"/>
              <w:rPr>
                <w:ins w:id="2513" w:author="Andrés González Santa Cruz" w:date="2020-12-07T20:16:00Z"/>
                <w:rFonts w:ascii="Times New Roman" w:hAnsi="Times New Roman" w:cs="Times New Roman"/>
                <w:bCs/>
                <w:sz w:val="20"/>
                <w:szCs w:val="21"/>
              </w:rPr>
              <w:pPrChange w:id="2514" w:author="Andrés González Santa Cruz" w:date="2020-12-07T20:17:00Z">
                <w:pPr/>
              </w:pPrChange>
            </w:pPr>
            <w:ins w:id="2515" w:author="Andrés González Santa Cruz" w:date="2020-12-07T20:16:00Z">
              <w:r w:rsidRPr="009176BD">
                <w:rPr>
                  <w:rFonts w:ascii="Times New Roman" w:hAnsi="Times New Roman" w:cs="Times New Roman"/>
                  <w:bCs/>
                  <w:sz w:val="20"/>
                  <w:szCs w:val="21"/>
                </w:rPr>
                <w:t>73.0 [64.0;86.2]</w:t>
              </w:r>
            </w:ins>
          </w:p>
        </w:tc>
        <w:tc>
          <w:tcPr>
            <w:tcW w:w="1200" w:type="dxa"/>
            <w:hideMark/>
            <w:tcPrChange w:id="2516" w:author="Andrés González Santa Cruz" w:date="2020-12-07T20:16:00Z">
              <w:tcPr>
                <w:tcW w:w="1200" w:type="dxa"/>
                <w:hideMark/>
              </w:tcPr>
            </w:tcPrChange>
          </w:tcPr>
          <w:p w14:paraId="65A4B17A" w14:textId="77777777" w:rsidR="009176BD" w:rsidRPr="009176BD" w:rsidRDefault="009176BD">
            <w:pPr>
              <w:jc w:val="center"/>
              <w:rPr>
                <w:ins w:id="2517" w:author="Andrés González Santa Cruz" w:date="2020-12-07T20:16:00Z"/>
                <w:rFonts w:ascii="Times New Roman" w:hAnsi="Times New Roman" w:cs="Times New Roman"/>
                <w:bCs/>
                <w:sz w:val="20"/>
                <w:szCs w:val="21"/>
              </w:rPr>
              <w:pPrChange w:id="2518" w:author="Andrés González Santa Cruz" w:date="2020-12-07T20:17:00Z">
                <w:pPr/>
              </w:pPrChange>
            </w:pPr>
            <w:ins w:id="2519" w:author="Andrés González Santa Cruz" w:date="2020-12-07T20:16:00Z">
              <w:r w:rsidRPr="009176BD">
                <w:rPr>
                  <w:rFonts w:ascii="Times New Roman" w:hAnsi="Times New Roman" w:cs="Times New Roman"/>
                  <w:bCs/>
                  <w:sz w:val="20"/>
                  <w:szCs w:val="21"/>
                </w:rPr>
                <w:t>102 [84.2;113]</w:t>
              </w:r>
            </w:ins>
          </w:p>
        </w:tc>
      </w:tr>
      <w:tr w:rsidR="009176BD" w:rsidRPr="009176BD" w14:paraId="308FAF91" w14:textId="77777777" w:rsidTr="009176BD">
        <w:trPr>
          <w:trHeight w:val="300"/>
          <w:ins w:id="2520" w:author="Andrés González Santa Cruz" w:date="2020-12-07T20:16:00Z"/>
          <w:trPrChange w:id="2521" w:author="Andrés González Santa Cruz" w:date="2020-12-07T20:16:00Z">
            <w:trPr>
              <w:trHeight w:val="300"/>
            </w:trPr>
          </w:trPrChange>
        </w:trPr>
        <w:tc>
          <w:tcPr>
            <w:tcW w:w="7900" w:type="dxa"/>
            <w:hideMark/>
            <w:tcPrChange w:id="2522" w:author="Andrés González Santa Cruz" w:date="2020-12-07T20:16:00Z">
              <w:tcPr>
                <w:tcW w:w="7900" w:type="dxa"/>
                <w:hideMark/>
              </w:tcPr>
            </w:tcPrChange>
          </w:tcPr>
          <w:p w14:paraId="0AF3EC58" w14:textId="77777777" w:rsidR="009176BD" w:rsidRPr="009176BD" w:rsidRDefault="009176BD" w:rsidP="009176BD">
            <w:pPr>
              <w:rPr>
                <w:ins w:id="2523" w:author="Andrés González Santa Cruz" w:date="2020-12-07T20:16:00Z"/>
                <w:rFonts w:ascii="Times New Roman" w:hAnsi="Times New Roman" w:cs="Times New Roman"/>
                <w:bCs/>
                <w:sz w:val="20"/>
                <w:szCs w:val="21"/>
              </w:rPr>
            </w:pPr>
            <w:ins w:id="2524" w:author="Andrés González Santa Cruz" w:date="2020-12-07T20:16:00Z">
              <w:r w:rsidRPr="009176BD">
                <w:rPr>
                  <w:rFonts w:ascii="Times New Roman" w:hAnsi="Times New Roman" w:cs="Times New Roman"/>
                  <w:bCs/>
                  <w:sz w:val="20"/>
                  <w:szCs w:val="21"/>
                </w:rPr>
                <w:t>Respiratory Hospitalizations per Respiratory Consultations (x1,000 population)</w:t>
              </w:r>
            </w:ins>
          </w:p>
        </w:tc>
        <w:tc>
          <w:tcPr>
            <w:tcW w:w="1200" w:type="dxa"/>
            <w:hideMark/>
            <w:tcPrChange w:id="2525" w:author="Andrés González Santa Cruz" w:date="2020-12-07T20:16:00Z">
              <w:tcPr>
                <w:tcW w:w="1200" w:type="dxa"/>
                <w:hideMark/>
              </w:tcPr>
            </w:tcPrChange>
          </w:tcPr>
          <w:p w14:paraId="4ABE945B" w14:textId="77777777" w:rsidR="009176BD" w:rsidRPr="009176BD" w:rsidRDefault="009176BD">
            <w:pPr>
              <w:jc w:val="center"/>
              <w:rPr>
                <w:ins w:id="2526" w:author="Andrés González Santa Cruz" w:date="2020-12-07T20:16:00Z"/>
                <w:rFonts w:ascii="Times New Roman" w:hAnsi="Times New Roman" w:cs="Times New Roman"/>
                <w:bCs/>
                <w:sz w:val="20"/>
                <w:szCs w:val="21"/>
              </w:rPr>
              <w:pPrChange w:id="2527" w:author="Andrés González Santa Cruz" w:date="2020-12-07T20:17:00Z">
                <w:pPr/>
              </w:pPrChange>
            </w:pPr>
            <w:ins w:id="2528" w:author="Andrés González Santa Cruz" w:date="2020-12-07T20:16:00Z">
              <w:r w:rsidRPr="009176BD">
                <w:rPr>
                  <w:rFonts w:ascii="Times New Roman" w:hAnsi="Times New Roman" w:cs="Times New Roman"/>
                  <w:bCs/>
                  <w:sz w:val="20"/>
                  <w:szCs w:val="21"/>
                </w:rPr>
                <w:t>131 [107;160]</w:t>
              </w:r>
            </w:ins>
          </w:p>
        </w:tc>
        <w:tc>
          <w:tcPr>
            <w:tcW w:w="1200" w:type="dxa"/>
            <w:hideMark/>
            <w:tcPrChange w:id="2529" w:author="Andrés González Santa Cruz" w:date="2020-12-07T20:16:00Z">
              <w:tcPr>
                <w:tcW w:w="1200" w:type="dxa"/>
                <w:hideMark/>
              </w:tcPr>
            </w:tcPrChange>
          </w:tcPr>
          <w:p w14:paraId="0C4E3D3B" w14:textId="77777777" w:rsidR="009176BD" w:rsidRPr="009176BD" w:rsidRDefault="009176BD">
            <w:pPr>
              <w:jc w:val="center"/>
              <w:rPr>
                <w:ins w:id="2530" w:author="Andrés González Santa Cruz" w:date="2020-12-07T20:16:00Z"/>
                <w:rFonts w:ascii="Times New Roman" w:hAnsi="Times New Roman" w:cs="Times New Roman"/>
                <w:bCs/>
                <w:sz w:val="20"/>
                <w:szCs w:val="21"/>
              </w:rPr>
              <w:pPrChange w:id="2531" w:author="Andrés González Santa Cruz" w:date="2020-12-07T20:17:00Z">
                <w:pPr/>
              </w:pPrChange>
            </w:pPr>
            <w:ins w:id="2532" w:author="Andrés González Santa Cruz" w:date="2020-12-07T20:16:00Z">
              <w:r w:rsidRPr="009176BD">
                <w:rPr>
                  <w:rFonts w:ascii="Times New Roman" w:hAnsi="Times New Roman" w:cs="Times New Roman"/>
                  <w:bCs/>
                  <w:sz w:val="20"/>
                  <w:szCs w:val="21"/>
                </w:rPr>
                <w:t>233 [189;270]</w:t>
              </w:r>
            </w:ins>
          </w:p>
        </w:tc>
      </w:tr>
    </w:tbl>
    <w:p w14:paraId="42FE8905" w14:textId="1C58C136" w:rsidR="00125846" w:rsidRPr="00F67B3B" w:rsidRDefault="009D0100" w:rsidP="00701126">
      <w:pPr>
        <w:spacing w:line="240" w:lineRule="auto"/>
        <w:rPr>
          <w:ins w:id="2533" w:author="Andrés González Santa Cruz" w:date="2020-12-06T10:26:00Z"/>
          <w:rFonts w:ascii="Times New Roman" w:hAnsi="Times New Roman" w:cs="Times New Roman"/>
          <w:bCs/>
          <w:sz w:val="18"/>
          <w:szCs w:val="20"/>
          <w:rPrChange w:id="2534" w:author="Andrés González Santa Cruz" w:date="2020-12-06T16:38:00Z">
            <w:rPr>
              <w:ins w:id="2535" w:author="Andrés González Santa Cruz" w:date="2020-12-06T10:26:00Z"/>
              <w:rFonts w:ascii="Times New Roman" w:hAnsi="Times New Roman" w:cs="Times New Roman"/>
              <w:bCs/>
              <w:sz w:val="20"/>
              <w:szCs w:val="21"/>
            </w:rPr>
          </w:rPrChange>
        </w:rPr>
      </w:pPr>
      <w:ins w:id="2536" w:author="Andrés González Santa Cruz" w:date="2020-12-06T12:59:00Z">
        <w:r w:rsidRPr="00F67B3B">
          <w:rPr>
            <w:rFonts w:ascii="Times New Roman" w:hAnsi="Times New Roman" w:cs="Times New Roman"/>
            <w:bCs/>
            <w:sz w:val="18"/>
            <w:szCs w:val="20"/>
            <w:rPrChange w:id="2537" w:author="Andrés González Santa Cruz" w:date="2020-12-06T16:38:00Z">
              <w:rPr>
                <w:rFonts w:ascii="Times New Roman" w:hAnsi="Times New Roman" w:cs="Times New Roman"/>
                <w:bCs/>
                <w:sz w:val="20"/>
                <w:szCs w:val="21"/>
              </w:rPr>
            </w:rPrChange>
          </w:rPr>
          <w:t>Note. Median, and percentiles 25 and 75 in brackets.</w:t>
        </w:r>
      </w:ins>
      <w:ins w:id="2538" w:author="Andrés González Santa Cruz" w:date="2020-12-07T20:17:00Z">
        <w:r w:rsidR="009176BD" w:rsidRPr="009176BD">
          <w:t xml:space="preserve"> </w:t>
        </w:r>
        <w:r w:rsidR="009176BD" w:rsidRPr="009176BD">
          <w:rPr>
            <w:rFonts w:ascii="Times New Roman" w:hAnsi="Times New Roman" w:cs="Times New Roman"/>
            <w:bCs/>
            <w:sz w:val="18"/>
            <w:szCs w:val="20"/>
          </w:rPr>
          <w:t>Total weeks (n=262)</w:t>
        </w:r>
        <w:r w:rsidR="009176BD">
          <w:rPr>
            <w:rFonts w:ascii="Times New Roman" w:hAnsi="Times New Roman" w:cs="Times New Roman"/>
            <w:bCs/>
            <w:sz w:val="18"/>
            <w:szCs w:val="20"/>
          </w:rPr>
          <w:t>.</w:t>
        </w:r>
      </w:ins>
    </w:p>
    <w:p w14:paraId="64E0E17D" w14:textId="0D1BC700" w:rsidR="002F5CF8" w:rsidRDefault="002F5CF8">
      <w:pPr>
        <w:rPr>
          <w:ins w:id="2539" w:author="Andrés González Santa Cruz" w:date="2020-12-06T16:40:00Z"/>
          <w:rFonts w:ascii="Times New Roman" w:hAnsi="Times New Roman" w:cs="Times New Roman"/>
          <w:bCs/>
          <w:sz w:val="20"/>
          <w:szCs w:val="21"/>
        </w:rPr>
      </w:pPr>
      <w:ins w:id="2540" w:author="Andrés González Santa Cruz" w:date="2020-12-06T16:40:00Z">
        <w:r>
          <w:rPr>
            <w:rFonts w:ascii="Times New Roman" w:hAnsi="Times New Roman" w:cs="Times New Roman"/>
            <w:bCs/>
            <w:sz w:val="20"/>
            <w:szCs w:val="21"/>
          </w:rPr>
          <w:br w:type="page"/>
        </w:r>
      </w:ins>
    </w:p>
    <w:p w14:paraId="784D1258" w14:textId="1977262C" w:rsidR="00701126" w:rsidRPr="00A9395F" w:rsidRDefault="00701126" w:rsidP="00701126">
      <w:pPr>
        <w:spacing w:line="240" w:lineRule="auto"/>
        <w:rPr>
          <w:ins w:id="2541" w:author="Abraham Isaac Jacob Gajardo Cortez (masterin)" w:date="2020-12-01T22:00:00Z"/>
          <w:rFonts w:ascii="Times New Roman" w:hAnsi="Times New Roman" w:cs="Times New Roman"/>
          <w:bCs/>
          <w:sz w:val="20"/>
          <w:szCs w:val="21"/>
          <w:vertAlign w:val="superscript"/>
          <w:rPrChange w:id="2542" w:author="Abraham Isaac Jacob Gajardo Cortez (masterin)" w:date="2020-12-01T22:00:00Z">
            <w:rPr>
              <w:ins w:id="2543" w:author="Abraham Isaac Jacob Gajardo Cortez (masterin)" w:date="2020-12-01T22:00:00Z"/>
              <w:rFonts w:ascii="Times New Roman" w:hAnsi="Times New Roman" w:cs="Times New Roman"/>
              <w:b/>
              <w:sz w:val="21"/>
              <w:szCs w:val="22"/>
              <w:vertAlign w:val="superscript"/>
            </w:rPr>
          </w:rPrChange>
        </w:rPr>
      </w:pPr>
      <w:r w:rsidRPr="00A9395F">
        <w:rPr>
          <w:rFonts w:ascii="Times New Roman" w:hAnsi="Times New Roman" w:cs="Times New Roman"/>
          <w:bCs/>
          <w:sz w:val="20"/>
          <w:szCs w:val="21"/>
          <w:rPrChange w:id="2544" w:author="Abraham Isaac Jacob Gajardo Cortez (masterin)" w:date="2020-12-01T22:00:00Z">
            <w:rPr>
              <w:rFonts w:ascii="Times New Roman" w:hAnsi="Times New Roman" w:cs="Times New Roman"/>
              <w:b/>
            </w:rPr>
          </w:rPrChange>
        </w:rPr>
        <w:lastRenderedPageBreak/>
        <w:t xml:space="preserve">Table </w:t>
      </w:r>
      <w:del w:id="2545" w:author="Andrés González Santa Cruz" w:date="2020-12-06T11:04:00Z">
        <w:r w:rsidRPr="00A9395F" w:rsidDel="00DA4555">
          <w:rPr>
            <w:rFonts w:ascii="Times New Roman" w:hAnsi="Times New Roman" w:cs="Times New Roman"/>
            <w:bCs/>
            <w:sz w:val="20"/>
            <w:szCs w:val="21"/>
            <w:rPrChange w:id="2546" w:author="Abraham Isaac Jacob Gajardo Cortez (masterin)" w:date="2020-12-01T22:00:00Z">
              <w:rPr>
                <w:rFonts w:ascii="Times New Roman" w:hAnsi="Times New Roman" w:cs="Times New Roman"/>
                <w:b/>
              </w:rPr>
            </w:rPrChange>
          </w:rPr>
          <w:delText>1</w:delText>
        </w:r>
      </w:del>
      <w:ins w:id="2547" w:author="Andrés González Santa Cruz" w:date="2020-12-06T11:04:00Z">
        <w:r w:rsidR="00DA4555">
          <w:rPr>
            <w:rFonts w:ascii="Times New Roman" w:hAnsi="Times New Roman" w:cs="Times New Roman"/>
            <w:bCs/>
            <w:sz w:val="20"/>
            <w:szCs w:val="21"/>
          </w:rPr>
          <w:t>2</w:t>
        </w:r>
      </w:ins>
      <w:r w:rsidRPr="00A9395F">
        <w:rPr>
          <w:rFonts w:ascii="Times New Roman" w:hAnsi="Times New Roman" w:cs="Times New Roman"/>
          <w:bCs/>
          <w:sz w:val="20"/>
          <w:szCs w:val="21"/>
          <w:rPrChange w:id="2548" w:author="Abraham Isaac Jacob Gajardo Cortez (masterin)" w:date="2020-12-01T22:00:00Z">
            <w:rPr>
              <w:rFonts w:ascii="Times New Roman" w:hAnsi="Times New Roman" w:cs="Times New Roman"/>
              <w:b/>
            </w:rPr>
          </w:rPrChange>
        </w:rPr>
        <w:t>. Estimated effects o</w:t>
      </w:r>
      <w:ins w:id="2549" w:author="Abraham Isaac Jacob Gajardo Cortez (masterin)" w:date="2020-12-01T21:45:00Z">
        <w:r w:rsidRPr="00A9395F">
          <w:rPr>
            <w:rFonts w:ascii="Times New Roman" w:hAnsi="Times New Roman" w:cs="Times New Roman"/>
            <w:bCs/>
            <w:sz w:val="20"/>
            <w:szCs w:val="21"/>
            <w:rPrChange w:id="2550" w:author="Abraham Isaac Jacob Gajardo Cortez (masterin)" w:date="2020-12-01T22:00:00Z">
              <w:rPr>
                <w:rFonts w:ascii="Times New Roman" w:hAnsi="Times New Roman" w:cs="Times New Roman"/>
                <w:b/>
                <w:sz w:val="21"/>
                <w:szCs w:val="22"/>
              </w:rPr>
            </w:rPrChange>
          </w:rPr>
          <w:t xml:space="preserve">f October social movement </w:t>
        </w:r>
      </w:ins>
      <w:del w:id="2551" w:author="Abraham Isaac Jacob Gajardo Cortez (masterin)" w:date="2020-12-01T21:45:00Z">
        <w:r w:rsidRPr="00A9395F" w:rsidDel="00701126">
          <w:rPr>
            <w:rFonts w:ascii="Times New Roman" w:hAnsi="Times New Roman" w:cs="Times New Roman"/>
            <w:bCs/>
            <w:sz w:val="20"/>
            <w:szCs w:val="21"/>
            <w:rPrChange w:id="2552" w:author="Abraham Isaac Jacob Gajardo Cortez (masterin)" w:date="2020-12-01T22:00:00Z">
              <w:rPr>
                <w:rFonts w:ascii="Times New Roman" w:hAnsi="Times New Roman" w:cs="Times New Roman"/>
                <w:b/>
              </w:rPr>
            </w:rPrChange>
          </w:rPr>
          <w:delText xml:space="preserve">f social </w:delText>
        </w:r>
      </w:del>
      <w:ins w:id="2553" w:author="Abraham Isaac Jacob Gajardo Cortez (masterin)" w:date="2020-12-01T21:45:00Z">
        <w:r w:rsidRPr="00A9395F">
          <w:rPr>
            <w:rFonts w:ascii="Times New Roman" w:hAnsi="Times New Roman" w:cs="Times New Roman"/>
            <w:bCs/>
            <w:sz w:val="20"/>
            <w:szCs w:val="21"/>
            <w:rPrChange w:id="2554" w:author="Abraham Isaac Jacob Gajardo Cortez (masterin)" w:date="2020-12-01T22:00:00Z">
              <w:rPr>
                <w:rFonts w:ascii="Times New Roman" w:hAnsi="Times New Roman" w:cs="Times New Roman"/>
                <w:b/>
                <w:sz w:val="21"/>
                <w:szCs w:val="22"/>
              </w:rPr>
            </w:rPrChange>
          </w:rPr>
          <w:t>on</w:t>
        </w:r>
      </w:ins>
      <w:del w:id="2555" w:author="Abraham Isaac Jacob Gajardo Cortez (masterin)" w:date="2020-12-01T21:45:00Z">
        <w:r w:rsidRPr="00A9395F" w:rsidDel="00701126">
          <w:rPr>
            <w:rFonts w:ascii="Times New Roman" w:hAnsi="Times New Roman" w:cs="Times New Roman"/>
            <w:bCs/>
            <w:sz w:val="20"/>
            <w:szCs w:val="21"/>
            <w:rPrChange w:id="2556" w:author="Abraham Isaac Jacob Gajardo Cortez (masterin)" w:date="2020-12-01T22:00:00Z">
              <w:rPr>
                <w:rFonts w:ascii="Times New Roman" w:hAnsi="Times New Roman" w:cs="Times New Roman"/>
                <w:b/>
              </w:rPr>
            </w:rPrChange>
          </w:rPr>
          <w:delText>in</w:delText>
        </w:r>
      </w:del>
      <w:r w:rsidRPr="00A9395F">
        <w:rPr>
          <w:rFonts w:ascii="Times New Roman" w:hAnsi="Times New Roman" w:cs="Times New Roman"/>
          <w:bCs/>
          <w:sz w:val="20"/>
          <w:szCs w:val="21"/>
          <w:rPrChange w:id="2557" w:author="Abraham Isaac Jacob Gajardo Cortez (masterin)" w:date="2020-12-01T22:00:00Z">
            <w:rPr>
              <w:rFonts w:ascii="Times New Roman" w:hAnsi="Times New Roman" w:cs="Times New Roman"/>
              <w:b/>
            </w:rPr>
          </w:rPrChange>
        </w:rPr>
        <w:t xml:space="preserve"> the </w:t>
      </w:r>
      <w:del w:id="2558" w:author="Abraham Isaac Jacob Gajardo Cortez (masterin)" w:date="2020-12-01T21:45:00Z">
        <w:r w:rsidRPr="00A9395F" w:rsidDel="00701126">
          <w:rPr>
            <w:rFonts w:ascii="Times New Roman" w:hAnsi="Times New Roman" w:cs="Times New Roman"/>
            <w:bCs/>
            <w:sz w:val="20"/>
            <w:szCs w:val="21"/>
            <w:rPrChange w:id="2559" w:author="Abraham Isaac Jacob Gajardo Cortez (masterin)" w:date="2020-12-01T22:00:00Z">
              <w:rPr>
                <w:rFonts w:ascii="Times New Roman" w:hAnsi="Times New Roman" w:cs="Times New Roman"/>
                <w:b/>
              </w:rPr>
            </w:rPrChange>
          </w:rPr>
          <w:delText xml:space="preserve">Outcomes </w:delText>
        </w:r>
      </w:del>
      <w:ins w:id="2560" w:author="Abraham Isaac Jacob Gajardo Cortez (masterin)" w:date="2020-12-01T21:45:00Z">
        <w:r w:rsidRPr="00A9395F">
          <w:rPr>
            <w:rFonts w:ascii="Times New Roman" w:hAnsi="Times New Roman" w:cs="Times New Roman"/>
            <w:bCs/>
            <w:sz w:val="20"/>
            <w:szCs w:val="21"/>
            <w:rPrChange w:id="2561" w:author="Abraham Isaac Jacob Gajardo Cortez (masterin)" w:date="2020-12-01T22:00:00Z">
              <w:rPr>
                <w:rFonts w:ascii="Times New Roman" w:hAnsi="Times New Roman" w:cs="Times New Roman"/>
                <w:b/>
                <w:sz w:val="21"/>
                <w:szCs w:val="22"/>
              </w:rPr>
            </w:rPrChange>
          </w:rPr>
          <w:t>o</w:t>
        </w:r>
        <w:r w:rsidRPr="00A9395F">
          <w:rPr>
            <w:rFonts w:ascii="Times New Roman" w:hAnsi="Times New Roman" w:cs="Times New Roman"/>
            <w:bCs/>
            <w:sz w:val="20"/>
            <w:szCs w:val="21"/>
            <w:rPrChange w:id="2562" w:author="Abraham Isaac Jacob Gajardo Cortez (masterin)" w:date="2020-12-01T22:00:00Z">
              <w:rPr>
                <w:rFonts w:ascii="Times New Roman" w:hAnsi="Times New Roman" w:cs="Times New Roman"/>
                <w:b/>
              </w:rPr>
            </w:rPrChange>
          </w:rPr>
          <w:t xml:space="preserve">utcomes </w:t>
        </w:r>
      </w:ins>
      <w:r w:rsidRPr="00A9395F">
        <w:rPr>
          <w:rFonts w:ascii="Times New Roman" w:hAnsi="Times New Roman" w:cs="Times New Roman"/>
          <w:bCs/>
          <w:sz w:val="20"/>
          <w:szCs w:val="21"/>
          <w:rPrChange w:id="2563" w:author="Abraham Isaac Jacob Gajardo Cortez (masterin)" w:date="2020-12-01T22:00:00Z">
            <w:rPr>
              <w:rFonts w:ascii="Times New Roman" w:hAnsi="Times New Roman" w:cs="Times New Roman"/>
              <w:b/>
            </w:rPr>
          </w:rPrChange>
        </w:rPr>
        <w:t xml:space="preserve">of </w:t>
      </w:r>
      <w:del w:id="2564" w:author="Abraham Isaac Jacob Gajardo Cortez (masterin)" w:date="2020-12-01T21:45:00Z">
        <w:r w:rsidRPr="00A9395F" w:rsidDel="00701126">
          <w:rPr>
            <w:rFonts w:ascii="Times New Roman" w:hAnsi="Times New Roman" w:cs="Times New Roman"/>
            <w:bCs/>
            <w:sz w:val="20"/>
            <w:szCs w:val="21"/>
            <w:rPrChange w:id="2565" w:author="Abraham Isaac Jacob Gajardo Cortez (masterin)" w:date="2020-12-01T22:00:00Z">
              <w:rPr>
                <w:rFonts w:ascii="Times New Roman" w:hAnsi="Times New Roman" w:cs="Times New Roman"/>
                <w:b/>
              </w:rPr>
            </w:rPrChange>
          </w:rPr>
          <w:delText xml:space="preserve">Interest </w:delText>
        </w:r>
      </w:del>
      <w:ins w:id="2566" w:author="Abraham Isaac Jacob Gajardo Cortez (masterin)" w:date="2020-12-01T21:45:00Z">
        <w:r w:rsidRPr="00A9395F">
          <w:rPr>
            <w:rFonts w:ascii="Times New Roman" w:hAnsi="Times New Roman" w:cs="Times New Roman"/>
            <w:bCs/>
            <w:sz w:val="20"/>
            <w:szCs w:val="21"/>
            <w:rPrChange w:id="2567" w:author="Abraham Isaac Jacob Gajardo Cortez (masterin)" w:date="2020-12-01T22:00:00Z">
              <w:rPr>
                <w:rFonts w:ascii="Times New Roman" w:hAnsi="Times New Roman" w:cs="Times New Roman"/>
                <w:b/>
                <w:sz w:val="21"/>
                <w:szCs w:val="22"/>
              </w:rPr>
            </w:rPrChange>
          </w:rPr>
          <w:t>i</w:t>
        </w:r>
        <w:r w:rsidRPr="00A9395F">
          <w:rPr>
            <w:rFonts w:ascii="Times New Roman" w:hAnsi="Times New Roman" w:cs="Times New Roman"/>
            <w:bCs/>
            <w:sz w:val="20"/>
            <w:szCs w:val="21"/>
            <w:rPrChange w:id="2568" w:author="Abraham Isaac Jacob Gajardo Cortez (masterin)" w:date="2020-12-01T22:00:00Z">
              <w:rPr>
                <w:rFonts w:ascii="Times New Roman" w:hAnsi="Times New Roman" w:cs="Times New Roman"/>
                <w:b/>
              </w:rPr>
            </w:rPrChange>
          </w:rPr>
          <w:t xml:space="preserve">nterest </w:t>
        </w:r>
      </w:ins>
      <w:del w:id="2569" w:author="Abraham Isaac Jacob Gajardo Cortez (masterin)" w:date="2020-12-01T21:45:00Z">
        <w:r w:rsidRPr="00A9395F" w:rsidDel="00701126">
          <w:rPr>
            <w:rFonts w:ascii="Times New Roman" w:hAnsi="Times New Roman" w:cs="Times New Roman"/>
            <w:bCs/>
            <w:sz w:val="20"/>
            <w:szCs w:val="21"/>
            <w:rPrChange w:id="2570" w:author="Abraham Isaac Jacob Gajardo Cortez (masterin)" w:date="2020-12-01T22:00:00Z">
              <w:rPr>
                <w:rFonts w:ascii="Times New Roman" w:hAnsi="Times New Roman" w:cs="Times New Roman"/>
                <w:b/>
              </w:rPr>
            </w:rPrChange>
          </w:rPr>
          <w:delText>after Social Protests</w:delText>
        </w:r>
      </w:del>
      <w:r w:rsidRPr="00A9395F">
        <w:rPr>
          <w:rFonts w:ascii="Times New Roman" w:hAnsi="Times New Roman" w:cs="Times New Roman"/>
          <w:bCs/>
          <w:sz w:val="20"/>
          <w:szCs w:val="21"/>
          <w:vertAlign w:val="superscript"/>
          <w:rPrChange w:id="2571" w:author="Abraham Isaac Jacob Gajardo Cortez (masterin)" w:date="2020-12-01T22:00:00Z">
            <w:rPr>
              <w:rFonts w:ascii="Times New Roman" w:hAnsi="Times New Roman" w:cs="Times New Roman"/>
              <w:b/>
              <w:vertAlign w:val="superscript"/>
            </w:rPr>
          </w:rPrChange>
        </w:rPr>
        <w:t>a</w:t>
      </w:r>
    </w:p>
    <w:p w14:paraId="6FEF750E" w14:textId="3C77D2B5" w:rsidR="00A9395F" w:rsidRPr="00701126" w:rsidDel="00F67B3B" w:rsidRDefault="00A9395F" w:rsidP="00701126">
      <w:pPr>
        <w:spacing w:line="240" w:lineRule="auto"/>
        <w:rPr>
          <w:del w:id="2572" w:author="Andrés González Santa Cruz" w:date="2020-12-06T16:38:00Z"/>
          <w:rFonts w:ascii="Times New Roman" w:hAnsi="Times New Roman" w:cs="Times New Roman"/>
          <w:sz w:val="21"/>
          <w:szCs w:val="22"/>
          <w:rPrChange w:id="2573" w:author="Abraham Isaac Jacob Gajardo Cortez (masterin)" w:date="2020-12-01T21:44:00Z">
            <w:rPr>
              <w:del w:id="2574" w:author="Andrés González Santa Cruz" w:date="2020-12-06T16:38:00Z"/>
              <w:rFonts w:ascii="Times New Roman" w:hAnsi="Times New Roman" w:cs="Times New Roman"/>
            </w:rPr>
          </w:rPrChange>
        </w:rPr>
      </w:pPr>
    </w:p>
    <w:tbl>
      <w:tblPr>
        <w:tblW w:w="9341" w:type="dxa"/>
        <w:tblBorders>
          <w:top w:val="single" w:sz="4" w:space="0" w:color="auto"/>
          <w:bottom w:val="single" w:sz="4" w:space="0" w:color="auto"/>
        </w:tblBorders>
        <w:tblCellMar>
          <w:left w:w="0" w:type="dxa"/>
          <w:right w:w="0" w:type="dxa"/>
        </w:tblCellMar>
        <w:tblLook w:val="0600" w:firstRow="0" w:lastRow="0" w:firstColumn="0" w:lastColumn="0" w:noHBand="1" w:noVBand="1"/>
        <w:tblPrChange w:id="2575" w:author="Andrés González Santa Cruz" w:date="2020-12-06T19:03:00Z">
          <w:tblPr>
            <w:tblW w:w="9341" w:type="dxa"/>
            <w:tblBorders>
              <w:top w:val="single" w:sz="4" w:space="0" w:color="auto"/>
              <w:bottom w:val="single" w:sz="4" w:space="0" w:color="auto"/>
            </w:tblBorders>
            <w:tblCellMar>
              <w:left w:w="0" w:type="dxa"/>
              <w:right w:w="0" w:type="dxa"/>
            </w:tblCellMar>
            <w:tblLook w:val="0600" w:firstRow="0" w:lastRow="0" w:firstColumn="0" w:lastColumn="0" w:noHBand="1" w:noVBand="1"/>
          </w:tblPr>
        </w:tblPrChange>
      </w:tblPr>
      <w:tblGrid>
        <w:gridCol w:w="3080"/>
        <w:gridCol w:w="1329"/>
        <w:gridCol w:w="1381"/>
        <w:gridCol w:w="1313"/>
        <w:gridCol w:w="884"/>
        <w:gridCol w:w="1354"/>
        <w:tblGridChange w:id="2576">
          <w:tblGrid>
            <w:gridCol w:w="5"/>
            <w:gridCol w:w="3074"/>
            <w:gridCol w:w="1"/>
            <w:gridCol w:w="3"/>
            <w:gridCol w:w="1326"/>
            <w:gridCol w:w="3"/>
            <w:gridCol w:w="1378"/>
            <w:gridCol w:w="1"/>
            <w:gridCol w:w="1312"/>
            <w:gridCol w:w="7"/>
            <w:gridCol w:w="877"/>
            <w:gridCol w:w="6"/>
            <w:gridCol w:w="1348"/>
            <w:gridCol w:w="5"/>
          </w:tblGrid>
        </w:tblGridChange>
      </w:tblGrid>
      <w:tr w:rsidR="00D038CC" w:rsidRPr="00780329" w14:paraId="6BC2B42B" w14:textId="77777777" w:rsidTr="00E75C48">
        <w:trPr>
          <w:trPrChange w:id="2577" w:author="Andrés González Santa Cruz" w:date="2020-12-06T19:03:00Z">
            <w:trPr>
              <w:gridAfter w:val="0"/>
            </w:trPr>
          </w:trPrChange>
        </w:trPr>
        <w:tc>
          <w:tcPr>
            <w:tcW w:w="3080"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78" w:author="Andrés González Santa Cruz" w:date="2020-12-06T19:03:00Z">
              <w:tcPr>
                <w:tcW w:w="3080" w:type="dxa"/>
                <w:gridSpan w:val="2"/>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3FC5B633" w14:textId="77777777" w:rsidR="00701126" w:rsidRPr="00780329" w:rsidRDefault="00701126" w:rsidP="00701126">
            <w:pPr>
              <w:spacing w:after="0" w:line="240" w:lineRule="auto"/>
              <w:rPr>
                <w:rFonts w:ascii="Times New Roman" w:hAnsi="Times New Roman" w:cs="Times New Roman"/>
                <w:sz w:val="20"/>
                <w:szCs w:val="20"/>
              </w:rPr>
            </w:pPr>
            <w:commentRangeStart w:id="2579"/>
            <w:r w:rsidRPr="00780329">
              <w:rPr>
                <w:rFonts w:ascii="Times New Roman" w:hAnsi="Times New Roman" w:cs="Times New Roman"/>
                <w:sz w:val="20"/>
                <w:szCs w:val="20"/>
              </w:rPr>
              <w:t>Outcome of Interest</w:t>
            </w:r>
            <w:commentRangeEnd w:id="2579"/>
            <w:r>
              <w:rPr>
                <w:rStyle w:val="Refdecomentario"/>
              </w:rPr>
              <w:commentReference w:id="2579"/>
            </w:r>
          </w:p>
        </w:tc>
        <w:tc>
          <w:tcPr>
            <w:tcW w:w="1329"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80" w:author="Andrés González Santa Cruz" w:date="2020-12-06T19:03:00Z">
              <w:tcPr>
                <w:tcW w:w="1329" w:type="dxa"/>
                <w:gridSpan w:val="3"/>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1EEBA2AA" w14:textId="77777777" w:rsidR="00701126" w:rsidRPr="00780329" w:rsidRDefault="00701126" w:rsidP="00701126">
            <w:pPr>
              <w:spacing w:after="0" w:line="240" w:lineRule="auto"/>
              <w:jc w:val="center"/>
              <w:rPr>
                <w:rFonts w:ascii="Times New Roman" w:hAnsi="Times New Roman" w:cs="Times New Roman"/>
                <w:sz w:val="20"/>
                <w:szCs w:val="20"/>
              </w:rPr>
            </w:pPr>
            <w:commentRangeStart w:id="2581"/>
            <w:r>
              <w:rPr>
                <w:rFonts w:ascii="Times New Roman" w:hAnsi="Times New Roman" w:cs="Times New Roman"/>
                <w:sz w:val="20"/>
                <w:szCs w:val="20"/>
              </w:rPr>
              <w:t>Average Effect</w:t>
            </w:r>
            <w:commentRangeEnd w:id="2581"/>
            <w:r>
              <w:rPr>
                <w:rStyle w:val="Refdecomentario"/>
              </w:rPr>
              <w:commentReference w:id="2581"/>
            </w:r>
          </w:p>
        </w:tc>
        <w:tc>
          <w:tcPr>
            <w:tcW w:w="1381"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82" w:author="Andrés González Santa Cruz" w:date="2020-12-06T19:03:00Z">
              <w:tcPr>
                <w:tcW w:w="1381" w:type="dxa"/>
                <w:gridSpan w:val="2"/>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50CC08F5" w14:textId="6E28AF1A" w:rsidR="00701126" w:rsidRPr="00780329" w:rsidRDefault="00701126" w:rsidP="00701126">
            <w:pPr>
              <w:spacing w:after="0" w:line="240" w:lineRule="auto"/>
              <w:jc w:val="center"/>
              <w:rPr>
                <w:rFonts w:ascii="Times New Roman" w:hAnsi="Times New Roman" w:cs="Times New Roman"/>
                <w:sz w:val="20"/>
                <w:szCs w:val="20"/>
              </w:rPr>
            </w:pPr>
            <w:del w:id="2583" w:author="Andrés González Santa Cruz" w:date="2020-12-06T15:08:00Z">
              <w:r w:rsidRPr="00780329" w:rsidDel="00D038CC">
                <w:rPr>
                  <w:rFonts w:ascii="Times New Roman" w:hAnsi="Times New Roman" w:cs="Times New Roman"/>
                  <w:sz w:val="20"/>
                  <w:szCs w:val="20"/>
                </w:rPr>
                <w:delText xml:space="preserve">Confidence </w:delText>
              </w:r>
            </w:del>
            <w:ins w:id="2584" w:author="Andrés González Santa Cruz" w:date="2020-12-06T15:08:00Z">
              <w:r w:rsidR="00D038CC">
                <w:rPr>
                  <w:rFonts w:ascii="Times New Roman" w:hAnsi="Times New Roman" w:cs="Times New Roman"/>
                  <w:sz w:val="20"/>
                  <w:szCs w:val="20"/>
                </w:rPr>
                <w:t>Credible</w:t>
              </w:r>
              <w:r w:rsidR="00D038CC" w:rsidRPr="00780329">
                <w:rPr>
                  <w:rFonts w:ascii="Times New Roman" w:hAnsi="Times New Roman" w:cs="Times New Roman"/>
                  <w:sz w:val="20"/>
                  <w:szCs w:val="20"/>
                </w:rPr>
                <w:t xml:space="preserve"> </w:t>
              </w:r>
            </w:ins>
            <w:r w:rsidRPr="00780329">
              <w:rPr>
                <w:rFonts w:ascii="Times New Roman" w:hAnsi="Times New Roman" w:cs="Times New Roman"/>
                <w:sz w:val="20"/>
                <w:szCs w:val="20"/>
              </w:rPr>
              <w:t>Interval</w:t>
            </w:r>
          </w:p>
        </w:tc>
        <w:tc>
          <w:tcPr>
            <w:tcW w:w="1313"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85" w:author="Andrés González Santa Cruz" w:date="2020-12-06T19:03:00Z">
              <w:tcPr>
                <w:tcW w:w="1313" w:type="dxa"/>
                <w:gridSpan w:val="2"/>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3E80777F" w14:textId="77777777" w:rsidR="00701126" w:rsidRPr="00780329" w:rsidRDefault="00701126" w:rsidP="00701126">
            <w:pPr>
              <w:spacing w:after="0" w:line="240" w:lineRule="auto"/>
              <w:jc w:val="center"/>
              <w:rPr>
                <w:rFonts w:ascii="Times New Roman" w:hAnsi="Times New Roman" w:cs="Times New Roman"/>
                <w:sz w:val="20"/>
                <w:szCs w:val="20"/>
              </w:rPr>
            </w:pPr>
            <w:commentRangeStart w:id="2586"/>
            <w:r w:rsidRPr="00780329">
              <w:rPr>
                <w:rFonts w:ascii="Times New Roman" w:hAnsi="Times New Roman" w:cs="Times New Roman"/>
                <w:sz w:val="20"/>
                <w:szCs w:val="20"/>
              </w:rPr>
              <w:t>P-Value</w:t>
            </w:r>
            <w:commentRangeEnd w:id="2586"/>
            <w:r>
              <w:rPr>
                <w:rStyle w:val="Refdecomentario"/>
              </w:rPr>
              <w:commentReference w:id="2586"/>
            </w:r>
          </w:p>
        </w:tc>
        <w:tc>
          <w:tcPr>
            <w:tcW w:w="884"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87" w:author="Andrés González Santa Cruz" w:date="2020-12-06T19:03:00Z">
              <w:tcPr>
                <w:tcW w:w="884" w:type="dxa"/>
                <w:gridSpan w:val="2"/>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61750A77" w14:textId="77777777"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Relative Effect </w:t>
            </w:r>
            <w:r w:rsidRPr="00780329">
              <w:rPr>
                <w:rFonts w:ascii="Times New Roman" w:hAnsi="Times New Roman" w:cs="Times New Roman"/>
                <w:sz w:val="20"/>
                <w:szCs w:val="20"/>
              </w:rPr>
              <w:t>(%)</w:t>
            </w:r>
          </w:p>
        </w:tc>
        <w:tc>
          <w:tcPr>
            <w:tcW w:w="1354"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Change w:id="2588" w:author="Andrés González Santa Cruz" w:date="2020-12-06T19:03:00Z">
              <w:tcPr>
                <w:tcW w:w="1354" w:type="dxa"/>
                <w:gridSpan w:val="2"/>
                <w:tcBorders>
                  <w:top w:val="single" w:sz="4" w:space="0" w:color="auto"/>
                  <w:bottom w:val="single" w:sz="4" w:space="0" w:color="auto"/>
                </w:tcBorders>
                <w:shd w:val="clear" w:color="auto" w:fill="FFFFFF"/>
                <w:tcMar>
                  <w:top w:w="15" w:type="dxa"/>
                  <w:left w:w="15" w:type="dxa"/>
                  <w:bottom w:w="0" w:type="dxa"/>
                  <w:right w:w="15" w:type="dxa"/>
                </w:tcMar>
                <w:vAlign w:val="center"/>
                <w:hideMark/>
              </w:tcPr>
            </w:tcPrChange>
          </w:tcPr>
          <w:p w14:paraId="621F746F" w14:textId="41042C6E" w:rsidR="00701126" w:rsidRPr="00780329" w:rsidRDefault="00701126" w:rsidP="00701126">
            <w:pPr>
              <w:spacing w:after="0" w:line="240" w:lineRule="auto"/>
              <w:jc w:val="center"/>
              <w:rPr>
                <w:rFonts w:ascii="Times New Roman" w:hAnsi="Times New Roman" w:cs="Times New Roman"/>
                <w:sz w:val="20"/>
                <w:szCs w:val="20"/>
              </w:rPr>
            </w:pPr>
            <w:del w:id="2589" w:author="Andrés González Santa Cruz" w:date="2020-12-06T15:09:00Z">
              <w:r w:rsidRPr="00780329" w:rsidDel="00D038CC">
                <w:rPr>
                  <w:rFonts w:ascii="Times New Roman" w:hAnsi="Times New Roman" w:cs="Times New Roman"/>
                  <w:sz w:val="20"/>
                  <w:szCs w:val="20"/>
                </w:rPr>
                <w:delText xml:space="preserve">Confidence </w:delText>
              </w:r>
            </w:del>
            <w:ins w:id="2590" w:author="Andrés González Santa Cruz" w:date="2020-12-06T15:09:00Z">
              <w:r w:rsidR="00D038CC">
                <w:rPr>
                  <w:rFonts w:ascii="Times New Roman" w:hAnsi="Times New Roman" w:cs="Times New Roman"/>
                  <w:sz w:val="20"/>
                  <w:szCs w:val="20"/>
                </w:rPr>
                <w:t>Credible</w:t>
              </w:r>
              <w:r w:rsidR="00D038CC" w:rsidRPr="00780329">
                <w:rPr>
                  <w:rFonts w:ascii="Times New Roman" w:hAnsi="Times New Roman" w:cs="Times New Roman"/>
                  <w:sz w:val="20"/>
                  <w:szCs w:val="20"/>
                </w:rPr>
                <w:t xml:space="preserve"> </w:t>
              </w:r>
            </w:ins>
            <w:r w:rsidRPr="00780329">
              <w:rPr>
                <w:rFonts w:ascii="Times New Roman" w:hAnsi="Times New Roman" w:cs="Times New Roman"/>
                <w:sz w:val="20"/>
                <w:szCs w:val="20"/>
              </w:rPr>
              <w:t>Interval (%)</w:t>
            </w:r>
          </w:p>
        </w:tc>
      </w:tr>
      <w:tr w:rsidR="00D038CC" w:rsidRPr="00780329" w14:paraId="2113E43A" w14:textId="77777777" w:rsidTr="00E75C48">
        <w:trPr>
          <w:trHeight w:val="56"/>
          <w:trPrChange w:id="2591" w:author="Andrés González Santa Cruz" w:date="2020-12-06T19:03:00Z">
            <w:trPr>
              <w:gridAfter w:val="0"/>
              <w:trHeight w:val="56"/>
            </w:trPr>
          </w:trPrChange>
        </w:trPr>
        <w:tc>
          <w:tcPr>
            <w:tcW w:w="3080" w:type="dxa"/>
            <w:tcBorders>
              <w:top w:val="single" w:sz="4" w:space="0" w:color="auto"/>
            </w:tcBorders>
            <w:shd w:val="clear" w:color="auto" w:fill="FFFFFF"/>
            <w:tcMar>
              <w:top w:w="15" w:type="dxa"/>
              <w:left w:w="15" w:type="dxa"/>
              <w:bottom w:w="0" w:type="dxa"/>
              <w:right w:w="15" w:type="dxa"/>
            </w:tcMar>
            <w:vAlign w:val="center"/>
            <w:hideMark/>
            <w:tcPrChange w:id="2592" w:author="Andrés González Santa Cruz" w:date="2020-12-06T19:03:00Z">
              <w:tcPr>
                <w:tcW w:w="3080" w:type="dxa"/>
                <w:gridSpan w:val="2"/>
                <w:tcBorders>
                  <w:top w:val="single" w:sz="4" w:space="0" w:color="auto"/>
                </w:tcBorders>
                <w:shd w:val="clear" w:color="auto" w:fill="FFFFFF"/>
                <w:tcMar>
                  <w:top w:w="15" w:type="dxa"/>
                  <w:left w:w="15" w:type="dxa"/>
                  <w:bottom w:w="0" w:type="dxa"/>
                  <w:right w:w="15" w:type="dxa"/>
                </w:tcMar>
                <w:vAlign w:val="center"/>
                <w:hideMark/>
              </w:tcPr>
            </w:tcPrChange>
          </w:tcPr>
          <w:p w14:paraId="2786BA67"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Hospitalizations</w:t>
            </w:r>
            <w:r w:rsidRPr="00D13086">
              <w:rPr>
                <w:rFonts w:ascii="Times New Roman" w:hAnsi="Times New Roman" w:cs="Times New Roman"/>
                <w:sz w:val="18"/>
                <w:szCs w:val="18"/>
                <w:vertAlign w:val="superscript"/>
              </w:rPr>
              <w:t>b</w:t>
            </w:r>
            <w:proofErr w:type="spellEnd"/>
          </w:p>
        </w:tc>
        <w:tc>
          <w:tcPr>
            <w:tcW w:w="1329" w:type="dxa"/>
            <w:tcBorders>
              <w:top w:val="single" w:sz="4" w:space="0" w:color="auto"/>
            </w:tcBorders>
            <w:shd w:val="clear" w:color="auto" w:fill="FFFFFF"/>
            <w:tcMar>
              <w:top w:w="15" w:type="dxa"/>
              <w:left w:w="15" w:type="dxa"/>
              <w:bottom w:w="0" w:type="dxa"/>
              <w:right w:w="15" w:type="dxa"/>
            </w:tcMar>
            <w:vAlign w:val="center"/>
            <w:tcPrChange w:id="2593" w:author="Andrés González Santa Cruz" w:date="2020-12-06T19:03:00Z">
              <w:tcPr>
                <w:tcW w:w="1329" w:type="dxa"/>
                <w:gridSpan w:val="3"/>
                <w:tcBorders>
                  <w:top w:val="single" w:sz="4" w:space="0" w:color="auto"/>
                </w:tcBorders>
                <w:shd w:val="clear" w:color="auto" w:fill="FFFFFF"/>
                <w:tcMar>
                  <w:top w:w="15" w:type="dxa"/>
                  <w:left w:w="15" w:type="dxa"/>
                  <w:bottom w:w="0" w:type="dxa"/>
                  <w:right w:w="15" w:type="dxa"/>
                </w:tcMar>
                <w:vAlign w:val="center"/>
              </w:tcPr>
            </w:tcPrChange>
          </w:tcPr>
          <w:p w14:paraId="76A9C0BB" w14:textId="25CA16F3"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w:t>
            </w:r>
            <w:ins w:id="2594" w:author="Andrés González Santa Cruz" w:date="2020-12-05T23:35:00Z">
              <w:r w:rsidR="00EB786E">
                <w:rPr>
                  <w:rFonts w:ascii="Times New Roman" w:hAnsi="Times New Roman" w:cs="Times New Roman"/>
                  <w:sz w:val="20"/>
                  <w:szCs w:val="20"/>
                </w:rPr>
                <w:t>.30</w:t>
              </w:r>
            </w:ins>
          </w:p>
        </w:tc>
        <w:tc>
          <w:tcPr>
            <w:tcW w:w="1381" w:type="dxa"/>
            <w:tcBorders>
              <w:top w:val="single" w:sz="4" w:space="0" w:color="auto"/>
            </w:tcBorders>
            <w:shd w:val="clear" w:color="auto" w:fill="FFFFFF"/>
            <w:tcMar>
              <w:top w:w="15" w:type="dxa"/>
              <w:left w:w="15" w:type="dxa"/>
              <w:bottom w:w="0" w:type="dxa"/>
              <w:right w:w="15" w:type="dxa"/>
            </w:tcMar>
            <w:vAlign w:val="center"/>
            <w:tcPrChange w:id="2595" w:author="Andrés González Santa Cruz" w:date="2020-12-06T19:03:00Z">
              <w:tcPr>
                <w:tcW w:w="1381" w:type="dxa"/>
                <w:gridSpan w:val="2"/>
                <w:tcBorders>
                  <w:top w:val="single" w:sz="4" w:space="0" w:color="auto"/>
                </w:tcBorders>
                <w:shd w:val="clear" w:color="auto" w:fill="FFFFFF"/>
                <w:tcMar>
                  <w:top w:w="15" w:type="dxa"/>
                  <w:left w:w="15" w:type="dxa"/>
                  <w:bottom w:w="0" w:type="dxa"/>
                  <w:right w:w="15" w:type="dxa"/>
                </w:tcMar>
                <w:vAlign w:val="center"/>
              </w:tcPr>
            </w:tcPrChange>
          </w:tcPr>
          <w:p w14:paraId="6953B26D" w14:textId="25338825" w:rsidR="00701126" w:rsidRPr="00780329" w:rsidRDefault="00701126" w:rsidP="00701126">
            <w:pPr>
              <w:spacing w:after="0" w:line="240" w:lineRule="auto"/>
              <w:jc w:val="center"/>
              <w:rPr>
                <w:rFonts w:ascii="Times New Roman" w:hAnsi="Times New Roman" w:cs="Times New Roman"/>
                <w:sz w:val="20"/>
                <w:szCs w:val="20"/>
              </w:rPr>
            </w:pPr>
            <w:del w:id="2596"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1.9</w:t>
            </w:r>
            <w:ins w:id="2597" w:author="Andrés González Santa Cruz" w:date="2020-12-05T23:38:00Z">
              <w:r w:rsidR="00EB786E">
                <w:rPr>
                  <w:rFonts w:ascii="Times New Roman" w:hAnsi="Times New Roman" w:cs="Times New Roman"/>
                  <w:sz w:val="20"/>
                  <w:szCs w:val="20"/>
                </w:rPr>
                <w:t>2</w:t>
              </w:r>
            </w:ins>
            <w:r>
              <w:rPr>
                <w:rFonts w:ascii="Times New Roman" w:hAnsi="Times New Roman" w:cs="Times New Roman"/>
                <w:sz w:val="20"/>
                <w:szCs w:val="20"/>
              </w:rPr>
              <w:t>, 2</w:t>
            </w:r>
            <w:del w:id="2598" w:author="Andrés González Santa Cruz" w:date="2020-12-05T23:38:00Z">
              <w:r w:rsidDel="00EB786E">
                <w:rPr>
                  <w:rFonts w:ascii="Times New Roman" w:hAnsi="Times New Roman" w:cs="Times New Roman"/>
                  <w:sz w:val="20"/>
                  <w:szCs w:val="20"/>
                </w:rPr>
                <w:delText>1</w:delText>
              </w:r>
            </w:del>
            <w:ins w:id="2599" w:author="Andrés González Santa Cruz" w:date="2020-12-05T23:38:00Z">
              <w:r w:rsidR="00EB786E">
                <w:rPr>
                  <w:rFonts w:ascii="Times New Roman" w:hAnsi="Times New Roman" w:cs="Times New Roman"/>
                  <w:sz w:val="20"/>
                  <w:szCs w:val="20"/>
                </w:rPr>
                <w:t>0.91</w:t>
              </w:r>
            </w:ins>
            <w:del w:id="2600" w:author="Andrés González Santa Cruz" w:date="2020-12-06T15:34:00Z">
              <w:r w:rsidDel="00D038CC">
                <w:rPr>
                  <w:rFonts w:ascii="Times New Roman" w:hAnsi="Times New Roman" w:cs="Times New Roman"/>
                  <w:sz w:val="20"/>
                  <w:szCs w:val="20"/>
                </w:rPr>
                <w:delText>)</w:delText>
              </w:r>
            </w:del>
          </w:p>
        </w:tc>
        <w:tc>
          <w:tcPr>
            <w:tcW w:w="1313" w:type="dxa"/>
            <w:tcBorders>
              <w:top w:val="single" w:sz="4" w:space="0" w:color="auto"/>
            </w:tcBorders>
            <w:shd w:val="clear" w:color="auto" w:fill="FFFFFF"/>
            <w:tcMar>
              <w:top w:w="15" w:type="dxa"/>
              <w:left w:w="15" w:type="dxa"/>
              <w:bottom w:w="0" w:type="dxa"/>
              <w:right w:w="15" w:type="dxa"/>
            </w:tcMar>
            <w:vAlign w:val="center"/>
            <w:tcPrChange w:id="2601" w:author="Andrés González Santa Cruz" w:date="2020-12-06T19:03:00Z">
              <w:tcPr>
                <w:tcW w:w="1313" w:type="dxa"/>
                <w:gridSpan w:val="2"/>
                <w:tcBorders>
                  <w:top w:val="single" w:sz="4" w:space="0" w:color="auto"/>
                </w:tcBorders>
                <w:shd w:val="clear" w:color="auto" w:fill="FFFFFF"/>
                <w:tcMar>
                  <w:top w:w="15" w:type="dxa"/>
                  <w:left w:w="15" w:type="dxa"/>
                  <w:bottom w:w="0" w:type="dxa"/>
                  <w:right w:w="15" w:type="dxa"/>
                </w:tcMar>
                <w:vAlign w:val="center"/>
              </w:tcPr>
            </w:tcPrChange>
          </w:tcPr>
          <w:p w14:paraId="4AF10066" w14:textId="2241840B"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0.010</w:t>
            </w:r>
            <w:del w:id="2602" w:author="Andrés González Santa Cruz" w:date="2020-12-06T00:13:00Z">
              <w:r w:rsidRPr="009553C0" w:rsidDel="00EB786E">
                <w:rPr>
                  <w:rFonts w:ascii="Times New Roman" w:hAnsi="Times New Roman" w:cs="Times New Roman"/>
                  <w:sz w:val="20"/>
                  <w:szCs w:val="20"/>
                </w:rPr>
                <w:delText>15</w:delText>
              </w:r>
            </w:del>
          </w:p>
        </w:tc>
        <w:tc>
          <w:tcPr>
            <w:tcW w:w="884" w:type="dxa"/>
            <w:tcBorders>
              <w:top w:val="single" w:sz="4" w:space="0" w:color="auto"/>
            </w:tcBorders>
            <w:shd w:val="clear" w:color="auto" w:fill="FFFFFF"/>
            <w:tcMar>
              <w:top w:w="15" w:type="dxa"/>
              <w:left w:w="15" w:type="dxa"/>
              <w:bottom w:w="0" w:type="dxa"/>
              <w:right w:w="15" w:type="dxa"/>
            </w:tcMar>
            <w:vAlign w:val="center"/>
            <w:tcPrChange w:id="2603" w:author="Andrés González Santa Cruz" w:date="2020-12-06T19:03:00Z">
              <w:tcPr>
                <w:tcW w:w="884" w:type="dxa"/>
                <w:gridSpan w:val="2"/>
                <w:tcBorders>
                  <w:top w:val="single" w:sz="4" w:space="0" w:color="auto"/>
                </w:tcBorders>
                <w:shd w:val="clear" w:color="auto" w:fill="FFFFFF"/>
                <w:tcMar>
                  <w:top w:w="15" w:type="dxa"/>
                  <w:left w:w="15" w:type="dxa"/>
                  <w:bottom w:w="0" w:type="dxa"/>
                  <w:right w:w="15" w:type="dxa"/>
                </w:tcMar>
                <w:vAlign w:val="center"/>
              </w:tcPr>
            </w:tcPrChange>
          </w:tcPr>
          <w:p w14:paraId="1AA92C1D" w14:textId="6C4BAB3B"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w:t>
            </w:r>
            <w:ins w:id="2604" w:author="Andrés González Santa Cruz" w:date="2020-12-05T23:40:00Z">
              <w:r w:rsidR="00EB786E">
                <w:rPr>
                  <w:rFonts w:ascii="Times New Roman" w:hAnsi="Times New Roman" w:cs="Times New Roman"/>
                  <w:sz w:val="20"/>
                  <w:szCs w:val="20"/>
                </w:rPr>
                <w:t>.11</w:t>
              </w:r>
            </w:ins>
          </w:p>
        </w:tc>
        <w:tc>
          <w:tcPr>
            <w:tcW w:w="1354" w:type="dxa"/>
            <w:tcBorders>
              <w:top w:val="single" w:sz="4" w:space="0" w:color="auto"/>
            </w:tcBorders>
            <w:shd w:val="clear" w:color="auto" w:fill="FFFFFF"/>
            <w:tcMar>
              <w:top w:w="15" w:type="dxa"/>
              <w:left w:w="15" w:type="dxa"/>
              <w:bottom w:w="0" w:type="dxa"/>
              <w:right w:w="15" w:type="dxa"/>
            </w:tcMar>
            <w:vAlign w:val="center"/>
            <w:tcPrChange w:id="2605" w:author="Andrés González Santa Cruz" w:date="2020-12-06T19:03:00Z">
              <w:tcPr>
                <w:tcW w:w="1354" w:type="dxa"/>
                <w:gridSpan w:val="2"/>
                <w:tcBorders>
                  <w:top w:val="single" w:sz="4" w:space="0" w:color="auto"/>
                </w:tcBorders>
                <w:shd w:val="clear" w:color="auto" w:fill="FFFFFF"/>
                <w:tcMar>
                  <w:top w:w="15" w:type="dxa"/>
                  <w:left w:w="15" w:type="dxa"/>
                  <w:bottom w:w="0" w:type="dxa"/>
                  <w:right w:w="15" w:type="dxa"/>
                </w:tcMar>
                <w:vAlign w:val="center"/>
              </w:tcPr>
            </w:tcPrChange>
          </w:tcPr>
          <w:p w14:paraId="670E0CF4" w14:textId="00EF167B" w:rsidR="00701126" w:rsidRPr="00780329" w:rsidRDefault="00701126" w:rsidP="00701126">
            <w:pPr>
              <w:spacing w:after="0" w:line="240" w:lineRule="auto"/>
              <w:jc w:val="center"/>
              <w:rPr>
                <w:rFonts w:ascii="Times New Roman" w:hAnsi="Times New Roman" w:cs="Times New Roman"/>
                <w:sz w:val="20"/>
                <w:szCs w:val="20"/>
              </w:rPr>
            </w:pPr>
            <w:del w:id="2606"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2.7</w:t>
            </w:r>
            <w:ins w:id="2607" w:author="Andrés González Santa Cruz" w:date="2020-12-05T23:40:00Z">
              <w:r w:rsidR="00EB786E">
                <w:rPr>
                  <w:rFonts w:ascii="Times New Roman" w:hAnsi="Times New Roman" w:cs="Times New Roman"/>
                  <w:sz w:val="20"/>
                  <w:szCs w:val="20"/>
                </w:rPr>
                <w:t>5</w:t>
              </w:r>
            </w:ins>
            <w:r>
              <w:rPr>
                <w:rFonts w:ascii="Times New Roman" w:hAnsi="Times New Roman" w:cs="Times New Roman"/>
                <w:sz w:val="20"/>
                <w:szCs w:val="20"/>
              </w:rPr>
              <w:t xml:space="preserve">, </w:t>
            </w:r>
            <w:ins w:id="2608" w:author="Andrés González Santa Cruz" w:date="2020-12-05T23:40:00Z">
              <w:r w:rsidR="00EB786E">
                <w:rPr>
                  <w:rFonts w:ascii="Times New Roman" w:hAnsi="Times New Roman" w:cs="Times New Roman"/>
                  <w:sz w:val="20"/>
                  <w:szCs w:val="20"/>
                </w:rPr>
                <w:t>29.82</w:t>
              </w:r>
            </w:ins>
            <w:del w:id="2609" w:author="Andrés González Santa Cruz" w:date="2020-12-05T23:40:00Z">
              <w:r w:rsidDel="00EB786E">
                <w:rPr>
                  <w:rFonts w:ascii="Times New Roman" w:hAnsi="Times New Roman" w:cs="Times New Roman"/>
                  <w:sz w:val="20"/>
                  <w:szCs w:val="20"/>
                </w:rPr>
                <w:delText>30</w:delText>
              </w:r>
            </w:del>
            <w:del w:id="2610" w:author="Andrés González Santa Cruz" w:date="2020-12-06T15:34:00Z">
              <w:r w:rsidDel="00D038CC">
                <w:rPr>
                  <w:rFonts w:ascii="Times New Roman" w:hAnsi="Times New Roman" w:cs="Times New Roman"/>
                  <w:sz w:val="20"/>
                  <w:szCs w:val="20"/>
                </w:rPr>
                <w:delText>)</w:delText>
              </w:r>
            </w:del>
          </w:p>
        </w:tc>
      </w:tr>
      <w:tr w:rsidR="00F355AB" w:rsidRPr="00780329" w14:paraId="50A187D8" w14:textId="77777777" w:rsidTr="00D038CC">
        <w:tblPrEx>
          <w:tblPrExChange w:id="2611" w:author="Andrés González Santa Cruz" w:date="2020-12-06T15:52:00Z">
            <w:tblPrEx>
              <w:tblBorders>
                <w:left w:val="single" w:sz="4" w:space="0" w:color="auto"/>
                <w:right w:val="single" w:sz="4" w:space="0" w:color="auto"/>
                <w:insideH w:val="single" w:sz="4" w:space="0" w:color="auto"/>
                <w:insideV w:val="single" w:sz="4" w:space="0" w:color="auto"/>
              </w:tblBorders>
            </w:tblPrEx>
          </w:tblPrExChange>
        </w:tblPrEx>
        <w:trPr>
          <w:trHeight w:val="56"/>
          <w:ins w:id="2612" w:author="Andrés González Santa Cruz" w:date="2020-12-06T10:15:00Z"/>
          <w:trPrChange w:id="2613" w:author="Andrés González Santa Cruz" w:date="2020-12-06T15:52:00Z">
            <w:trPr>
              <w:gridBefore w:val="1"/>
              <w:trHeight w:val="56"/>
            </w:trPr>
          </w:trPrChange>
        </w:trPr>
        <w:tc>
          <w:tcPr>
            <w:tcW w:w="3080" w:type="dxa"/>
            <w:shd w:val="clear" w:color="auto" w:fill="FFFFFF"/>
            <w:tcMar>
              <w:top w:w="15" w:type="dxa"/>
              <w:left w:w="15" w:type="dxa"/>
              <w:bottom w:w="0" w:type="dxa"/>
              <w:right w:w="15" w:type="dxa"/>
            </w:tcMar>
            <w:vAlign w:val="center"/>
            <w:tcPrChange w:id="2614" w:author="Andrés González Santa Cruz" w:date="2020-12-06T15:52:00Z">
              <w:tcPr>
                <w:tcW w:w="3080" w:type="dxa"/>
                <w:gridSpan w:val="3"/>
                <w:shd w:val="clear" w:color="auto" w:fill="FFFFFF"/>
                <w:tcMar>
                  <w:top w:w="15" w:type="dxa"/>
                  <w:left w:w="15" w:type="dxa"/>
                  <w:bottom w:w="0" w:type="dxa"/>
                  <w:right w:w="15" w:type="dxa"/>
                </w:tcMar>
                <w:vAlign w:val="center"/>
              </w:tcPr>
            </w:tcPrChange>
          </w:tcPr>
          <w:p w14:paraId="131DBD4E" w14:textId="1F6FD248" w:rsidR="00F355AB" w:rsidRPr="00780329" w:rsidRDefault="00F355AB" w:rsidP="00F355AB">
            <w:pPr>
              <w:spacing w:after="0" w:line="240" w:lineRule="auto"/>
              <w:rPr>
                <w:ins w:id="2615" w:author="Andrés González Santa Cruz" w:date="2020-12-06T10:15:00Z"/>
                <w:rFonts w:ascii="Times New Roman" w:hAnsi="Times New Roman" w:cs="Times New Roman"/>
                <w:sz w:val="20"/>
                <w:szCs w:val="20"/>
              </w:rPr>
            </w:pPr>
            <w:ins w:id="2616" w:author="Andrés González Santa Cruz" w:date="2020-12-06T10:16:00Z">
              <w:r w:rsidRPr="00780329">
                <w:rPr>
                  <w:rFonts w:ascii="Times New Roman" w:hAnsi="Times New Roman" w:cs="Times New Roman"/>
                  <w:sz w:val="20"/>
                  <w:szCs w:val="20"/>
                </w:rPr>
                <w:t xml:space="preserve">Respiratory </w:t>
              </w:r>
              <w:proofErr w:type="spellStart"/>
              <w:r w:rsidRPr="00780329">
                <w:rPr>
                  <w:rFonts w:ascii="Times New Roman" w:hAnsi="Times New Roman" w:cs="Times New Roman"/>
                  <w:sz w:val="20"/>
                  <w:szCs w:val="20"/>
                </w:rPr>
                <w:t>Hospitalizations</w:t>
              </w:r>
              <w:r w:rsidRPr="00D13086">
                <w:rPr>
                  <w:rFonts w:ascii="Times New Roman" w:hAnsi="Times New Roman" w:cs="Times New Roman"/>
                  <w:sz w:val="18"/>
                  <w:szCs w:val="18"/>
                  <w:vertAlign w:val="superscript"/>
                </w:rPr>
                <w:t>b</w:t>
              </w:r>
            </w:ins>
            <w:proofErr w:type="spellEnd"/>
          </w:p>
        </w:tc>
        <w:tc>
          <w:tcPr>
            <w:tcW w:w="1329" w:type="dxa"/>
            <w:shd w:val="clear" w:color="auto" w:fill="FFFFFF"/>
            <w:tcMar>
              <w:top w:w="15" w:type="dxa"/>
              <w:left w:w="15" w:type="dxa"/>
              <w:bottom w:w="0" w:type="dxa"/>
              <w:right w:w="15" w:type="dxa"/>
            </w:tcMar>
            <w:vAlign w:val="center"/>
            <w:tcPrChange w:id="2617" w:author="Andrés González Santa Cruz" w:date="2020-12-06T15:52:00Z">
              <w:tcPr>
                <w:tcW w:w="1329" w:type="dxa"/>
                <w:gridSpan w:val="2"/>
                <w:shd w:val="clear" w:color="auto" w:fill="FFFFFF"/>
                <w:tcMar>
                  <w:top w:w="15" w:type="dxa"/>
                  <w:left w:w="15" w:type="dxa"/>
                  <w:bottom w:w="0" w:type="dxa"/>
                  <w:right w:w="15" w:type="dxa"/>
                </w:tcMar>
                <w:vAlign w:val="center"/>
              </w:tcPr>
            </w:tcPrChange>
          </w:tcPr>
          <w:p w14:paraId="76F4058A" w14:textId="1FE2E2FC" w:rsidR="00F355AB" w:rsidRDefault="00F355AB" w:rsidP="00F355AB">
            <w:pPr>
              <w:spacing w:after="0" w:line="240" w:lineRule="auto"/>
              <w:jc w:val="center"/>
              <w:rPr>
                <w:ins w:id="2618" w:author="Andrés González Santa Cruz" w:date="2020-12-06T10:15:00Z"/>
                <w:rFonts w:ascii="Times New Roman" w:hAnsi="Times New Roman" w:cs="Times New Roman"/>
                <w:sz w:val="20"/>
                <w:szCs w:val="20"/>
              </w:rPr>
            </w:pPr>
            <w:ins w:id="2619" w:author="Andrés González Santa Cruz" w:date="2020-12-06T10:16:00Z">
              <w:r w:rsidRPr="009553C0">
                <w:rPr>
                  <w:rFonts w:ascii="Times New Roman" w:hAnsi="Times New Roman" w:cs="Times New Roman"/>
                  <w:sz w:val="20"/>
                  <w:szCs w:val="20"/>
                </w:rPr>
                <w:t>-3.7</w:t>
              </w:r>
              <w:r>
                <w:rPr>
                  <w:rFonts w:ascii="Times New Roman" w:hAnsi="Times New Roman" w:cs="Times New Roman"/>
                  <w:sz w:val="20"/>
                  <w:szCs w:val="20"/>
                </w:rPr>
                <w:t>3</w:t>
              </w:r>
            </w:ins>
          </w:p>
        </w:tc>
        <w:tc>
          <w:tcPr>
            <w:tcW w:w="1381" w:type="dxa"/>
            <w:shd w:val="clear" w:color="auto" w:fill="FFFFFF"/>
            <w:tcMar>
              <w:top w:w="15" w:type="dxa"/>
              <w:left w:w="15" w:type="dxa"/>
              <w:bottom w:w="0" w:type="dxa"/>
              <w:right w:w="15" w:type="dxa"/>
            </w:tcMar>
            <w:vAlign w:val="center"/>
            <w:tcPrChange w:id="2620" w:author="Andrés González Santa Cruz" w:date="2020-12-06T15:52:00Z">
              <w:tcPr>
                <w:tcW w:w="1381" w:type="dxa"/>
                <w:gridSpan w:val="2"/>
                <w:shd w:val="clear" w:color="auto" w:fill="FFFFFF"/>
                <w:tcMar>
                  <w:top w:w="15" w:type="dxa"/>
                  <w:left w:w="15" w:type="dxa"/>
                  <w:bottom w:w="0" w:type="dxa"/>
                  <w:right w:w="15" w:type="dxa"/>
                </w:tcMar>
                <w:vAlign w:val="center"/>
              </w:tcPr>
            </w:tcPrChange>
          </w:tcPr>
          <w:p w14:paraId="0A8585C8" w14:textId="469CBB8E" w:rsidR="00F355AB" w:rsidRDefault="00F355AB" w:rsidP="00F355AB">
            <w:pPr>
              <w:spacing w:after="0" w:line="240" w:lineRule="auto"/>
              <w:jc w:val="center"/>
              <w:rPr>
                <w:ins w:id="2621" w:author="Andrés González Santa Cruz" w:date="2020-12-06T10:15:00Z"/>
                <w:rFonts w:ascii="Times New Roman" w:hAnsi="Times New Roman" w:cs="Times New Roman"/>
                <w:sz w:val="20"/>
                <w:szCs w:val="20"/>
              </w:rPr>
            </w:pPr>
            <w:ins w:id="2622" w:author="Andrés González Santa Cruz" w:date="2020-12-06T10:16:00Z">
              <w:r w:rsidRPr="009553C0">
                <w:rPr>
                  <w:rFonts w:ascii="Times New Roman" w:hAnsi="Times New Roman" w:cs="Times New Roman"/>
                  <w:sz w:val="20"/>
                  <w:szCs w:val="20"/>
                </w:rPr>
                <w:t>-13</w:t>
              </w:r>
            </w:ins>
            <w:ins w:id="2623" w:author="Andrés González Santa Cruz" w:date="2020-12-06T13:04:00Z">
              <w:r w:rsidR="00AD03B3">
                <w:rPr>
                  <w:rFonts w:ascii="Times New Roman" w:hAnsi="Times New Roman" w:cs="Times New Roman"/>
                  <w:sz w:val="20"/>
                  <w:szCs w:val="20"/>
                </w:rPr>
                <w:t>.</w:t>
              </w:r>
            </w:ins>
            <w:ins w:id="2624" w:author="Andrés González Santa Cruz" w:date="2020-12-06T10:16:00Z">
              <w:r>
                <w:rPr>
                  <w:rFonts w:ascii="Times New Roman" w:hAnsi="Times New Roman" w:cs="Times New Roman"/>
                  <w:sz w:val="20"/>
                  <w:szCs w:val="20"/>
                </w:rPr>
                <w:t>25</w:t>
              </w:r>
              <w:r w:rsidRPr="009553C0">
                <w:rPr>
                  <w:rFonts w:ascii="Times New Roman" w:hAnsi="Times New Roman" w:cs="Times New Roman"/>
                  <w:sz w:val="20"/>
                  <w:szCs w:val="20"/>
                </w:rPr>
                <w:t>, 5.9</w:t>
              </w:r>
              <w:r>
                <w:rPr>
                  <w:rFonts w:ascii="Times New Roman" w:hAnsi="Times New Roman" w:cs="Times New Roman"/>
                  <w:sz w:val="20"/>
                  <w:szCs w:val="20"/>
                </w:rPr>
                <w:t>2</w:t>
              </w:r>
            </w:ins>
          </w:p>
        </w:tc>
        <w:tc>
          <w:tcPr>
            <w:tcW w:w="1313" w:type="dxa"/>
            <w:shd w:val="clear" w:color="auto" w:fill="FFFFFF"/>
            <w:tcMar>
              <w:top w:w="15" w:type="dxa"/>
              <w:left w:w="15" w:type="dxa"/>
              <w:bottom w:w="0" w:type="dxa"/>
              <w:right w:w="15" w:type="dxa"/>
            </w:tcMar>
            <w:vAlign w:val="center"/>
            <w:tcPrChange w:id="2625" w:author="Andrés González Santa Cruz" w:date="2020-12-06T15:52:00Z">
              <w:tcPr>
                <w:tcW w:w="1313" w:type="dxa"/>
                <w:gridSpan w:val="2"/>
                <w:shd w:val="clear" w:color="auto" w:fill="FFFFFF"/>
                <w:tcMar>
                  <w:top w:w="15" w:type="dxa"/>
                  <w:left w:w="15" w:type="dxa"/>
                  <w:bottom w:w="0" w:type="dxa"/>
                  <w:right w:w="15" w:type="dxa"/>
                </w:tcMar>
                <w:vAlign w:val="center"/>
              </w:tcPr>
            </w:tcPrChange>
          </w:tcPr>
          <w:p w14:paraId="3F6A0CDE" w14:textId="2288DF2A" w:rsidR="00F355AB" w:rsidRPr="009553C0" w:rsidRDefault="00F355AB" w:rsidP="00F355AB">
            <w:pPr>
              <w:spacing w:after="0" w:line="240" w:lineRule="auto"/>
              <w:jc w:val="center"/>
              <w:rPr>
                <w:ins w:id="2626" w:author="Andrés González Santa Cruz" w:date="2020-12-06T10:15:00Z"/>
                <w:rFonts w:ascii="Times New Roman" w:hAnsi="Times New Roman" w:cs="Times New Roman"/>
                <w:sz w:val="20"/>
                <w:szCs w:val="20"/>
              </w:rPr>
            </w:pPr>
            <w:ins w:id="2627" w:author="Andrés González Santa Cruz" w:date="2020-12-06T10:16:00Z">
              <w:r w:rsidRPr="009553C0">
                <w:rPr>
                  <w:rFonts w:ascii="Times New Roman" w:hAnsi="Times New Roman" w:cs="Times New Roman"/>
                  <w:sz w:val="20"/>
                  <w:szCs w:val="20"/>
                </w:rPr>
                <w:t>0.21</w:t>
              </w:r>
              <w:r>
                <w:rPr>
                  <w:rFonts w:ascii="Times New Roman" w:hAnsi="Times New Roman" w:cs="Times New Roman"/>
                  <w:sz w:val="20"/>
                  <w:szCs w:val="20"/>
                </w:rPr>
                <w:t>8</w:t>
              </w:r>
            </w:ins>
          </w:p>
        </w:tc>
        <w:tc>
          <w:tcPr>
            <w:tcW w:w="884" w:type="dxa"/>
            <w:shd w:val="clear" w:color="auto" w:fill="FFFFFF"/>
            <w:tcMar>
              <w:top w:w="15" w:type="dxa"/>
              <w:left w:w="15" w:type="dxa"/>
              <w:bottom w:w="0" w:type="dxa"/>
              <w:right w:w="15" w:type="dxa"/>
            </w:tcMar>
            <w:vAlign w:val="center"/>
            <w:tcPrChange w:id="2628" w:author="Andrés González Santa Cruz" w:date="2020-12-06T15:52:00Z">
              <w:tcPr>
                <w:tcW w:w="884" w:type="dxa"/>
                <w:gridSpan w:val="2"/>
                <w:shd w:val="clear" w:color="auto" w:fill="FFFFFF"/>
                <w:tcMar>
                  <w:top w:w="15" w:type="dxa"/>
                  <w:left w:w="15" w:type="dxa"/>
                  <w:bottom w:w="0" w:type="dxa"/>
                  <w:right w:w="15" w:type="dxa"/>
                </w:tcMar>
                <w:vAlign w:val="center"/>
              </w:tcPr>
            </w:tcPrChange>
          </w:tcPr>
          <w:p w14:paraId="627C77DD" w14:textId="77E60BC5" w:rsidR="00F355AB" w:rsidRDefault="00F355AB" w:rsidP="00F355AB">
            <w:pPr>
              <w:spacing w:after="0" w:line="240" w:lineRule="auto"/>
              <w:jc w:val="center"/>
              <w:rPr>
                <w:ins w:id="2629" w:author="Andrés González Santa Cruz" w:date="2020-12-06T10:15:00Z"/>
                <w:rFonts w:ascii="Times New Roman" w:hAnsi="Times New Roman" w:cs="Times New Roman"/>
                <w:sz w:val="20"/>
                <w:szCs w:val="20"/>
              </w:rPr>
            </w:pPr>
            <w:ins w:id="2630" w:author="Andrés González Santa Cruz" w:date="2020-12-06T10:16:00Z">
              <w:r w:rsidRPr="009553C0">
                <w:rPr>
                  <w:rFonts w:ascii="Times New Roman" w:hAnsi="Times New Roman" w:cs="Times New Roman"/>
                  <w:sz w:val="20"/>
                  <w:szCs w:val="20"/>
                </w:rPr>
                <w:t>-15</w:t>
              </w:r>
              <w:r>
                <w:rPr>
                  <w:rFonts w:ascii="Times New Roman" w:hAnsi="Times New Roman" w:cs="Times New Roman"/>
                  <w:sz w:val="20"/>
                  <w:szCs w:val="20"/>
                </w:rPr>
                <w:t>.38</w:t>
              </w:r>
            </w:ins>
          </w:p>
        </w:tc>
        <w:tc>
          <w:tcPr>
            <w:tcW w:w="1354" w:type="dxa"/>
            <w:shd w:val="clear" w:color="auto" w:fill="FFFFFF"/>
            <w:tcMar>
              <w:top w:w="15" w:type="dxa"/>
              <w:left w:w="15" w:type="dxa"/>
              <w:bottom w:w="0" w:type="dxa"/>
              <w:right w:w="15" w:type="dxa"/>
            </w:tcMar>
            <w:vAlign w:val="center"/>
            <w:tcPrChange w:id="2631" w:author="Andrés González Santa Cruz" w:date="2020-12-06T15:52:00Z">
              <w:tcPr>
                <w:tcW w:w="1354" w:type="dxa"/>
                <w:gridSpan w:val="2"/>
                <w:shd w:val="clear" w:color="auto" w:fill="FFFFFF"/>
                <w:tcMar>
                  <w:top w:w="15" w:type="dxa"/>
                  <w:left w:w="15" w:type="dxa"/>
                  <w:bottom w:w="0" w:type="dxa"/>
                  <w:right w:w="15" w:type="dxa"/>
                </w:tcMar>
                <w:vAlign w:val="center"/>
              </w:tcPr>
            </w:tcPrChange>
          </w:tcPr>
          <w:p w14:paraId="5C0F439B" w14:textId="05D419DF" w:rsidR="00F355AB" w:rsidRDefault="00F355AB" w:rsidP="00F355AB">
            <w:pPr>
              <w:spacing w:after="0" w:line="240" w:lineRule="auto"/>
              <w:jc w:val="center"/>
              <w:rPr>
                <w:ins w:id="2632" w:author="Andrés González Santa Cruz" w:date="2020-12-06T10:15:00Z"/>
                <w:rFonts w:ascii="Times New Roman" w:hAnsi="Times New Roman" w:cs="Times New Roman"/>
                <w:sz w:val="20"/>
                <w:szCs w:val="20"/>
              </w:rPr>
            </w:pPr>
            <w:ins w:id="2633" w:author="Andrés González Santa Cruz" w:date="2020-12-06T10:16:00Z">
              <w:r w:rsidRPr="009553C0">
                <w:rPr>
                  <w:rFonts w:ascii="Times New Roman" w:hAnsi="Times New Roman" w:cs="Times New Roman"/>
                  <w:sz w:val="20"/>
                  <w:szCs w:val="20"/>
                </w:rPr>
                <w:t>-5</w:t>
              </w:r>
              <w:r>
                <w:rPr>
                  <w:rFonts w:ascii="Times New Roman" w:hAnsi="Times New Roman" w:cs="Times New Roman"/>
                  <w:sz w:val="20"/>
                  <w:szCs w:val="20"/>
                </w:rPr>
                <w:t>4.70</w:t>
              </w:r>
              <w:r w:rsidRPr="009553C0">
                <w:rPr>
                  <w:rFonts w:ascii="Times New Roman" w:hAnsi="Times New Roman" w:cs="Times New Roman"/>
                  <w:sz w:val="20"/>
                  <w:szCs w:val="20"/>
                </w:rPr>
                <w:t>, 24</w:t>
              </w:r>
              <w:r>
                <w:rPr>
                  <w:rFonts w:ascii="Times New Roman" w:hAnsi="Times New Roman" w:cs="Times New Roman"/>
                  <w:sz w:val="20"/>
                  <w:szCs w:val="20"/>
                </w:rPr>
                <w:t>.42</w:t>
              </w:r>
            </w:ins>
          </w:p>
        </w:tc>
      </w:tr>
      <w:tr w:rsidR="00D331D1" w:rsidRPr="00780329" w14:paraId="02A174EB" w14:textId="77777777" w:rsidTr="00D038CC">
        <w:trPr>
          <w:trHeight w:val="56"/>
        </w:trPr>
        <w:tc>
          <w:tcPr>
            <w:tcW w:w="3080" w:type="dxa"/>
            <w:shd w:val="clear" w:color="auto" w:fill="FFFFFF"/>
            <w:tcMar>
              <w:top w:w="15" w:type="dxa"/>
              <w:left w:w="15" w:type="dxa"/>
              <w:bottom w:w="0" w:type="dxa"/>
              <w:right w:w="15" w:type="dxa"/>
            </w:tcMar>
            <w:vAlign w:val="center"/>
          </w:tcPr>
          <w:p w14:paraId="13275B04"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Trauma </w:t>
            </w:r>
            <w:proofErr w:type="spellStart"/>
            <w:r w:rsidRPr="00780329">
              <w:rPr>
                <w:rFonts w:ascii="Times New Roman" w:hAnsi="Times New Roman" w:cs="Times New Roman"/>
                <w:sz w:val="20"/>
                <w:szCs w:val="20"/>
              </w:rPr>
              <w:t>Consultations</w:t>
            </w:r>
            <w:r w:rsidRPr="00B22AE2">
              <w:rPr>
                <w:rFonts w:ascii="Times New Roman" w:hAnsi="Times New Roman" w:cs="Times New Roman"/>
                <w:sz w:val="20"/>
                <w:szCs w:val="20"/>
                <w:vertAlign w:val="superscript"/>
              </w:rPr>
              <w:t>c</w:t>
            </w:r>
            <w:proofErr w:type="spellEnd"/>
          </w:p>
        </w:tc>
        <w:tc>
          <w:tcPr>
            <w:tcW w:w="1329" w:type="dxa"/>
            <w:shd w:val="clear" w:color="auto" w:fill="FFFFFF"/>
            <w:tcMar>
              <w:top w:w="15" w:type="dxa"/>
              <w:left w:w="15" w:type="dxa"/>
              <w:bottom w:w="0" w:type="dxa"/>
              <w:right w:w="15" w:type="dxa"/>
            </w:tcMar>
            <w:vAlign w:val="center"/>
          </w:tcPr>
          <w:p w14:paraId="67DB690A" w14:textId="1139BC12" w:rsidR="00701126" w:rsidRDefault="00701126">
            <w:pPr>
              <w:spacing w:after="0" w:line="480" w:lineRule="auto"/>
              <w:jc w:val="center"/>
              <w:rPr>
                <w:rFonts w:ascii="Times New Roman" w:hAnsi="Times New Roman" w:cs="Times New Roman"/>
                <w:sz w:val="20"/>
                <w:szCs w:val="20"/>
              </w:rPr>
              <w:pPrChange w:id="2634" w:author="Andrés González Santa Cruz" w:date="2020-12-05T23:42:00Z">
                <w:pPr>
                  <w:spacing w:after="0" w:line="240" w:lineRule="auto"/>
                  <w:jc w:val="center"/>
                </w:pPr>
              </w:pPrChange>
            </w:pPr>
            <w:r w:rsidRPr="009553C0">
              <w:rPr>
                <w:rFonts w:ascii="Times New Roman" w:hAnsi="Times New Roman" w:cs="Times New Roman"/>
                <w:sz w:val="20"/>
                <w:szCs w:val="20"/>
              </w:rPr>
              <w:t>-99</w:t>
            </w:r>
            <w:ins w:id="2635" w:author="Andrés González Santa Cruz" w:date="2020-12-06T00:12:00Z">
              <w:r w:rsidR="00EB786E">
                <w:rPr>
                  <w:rFonts w:ascii="Times New Roman" w:hAnsi="Times New Roman" w:cs="Times New Roman"/>
                  <w:sz w:val="20"/>
                  <w:szCs w:val="20"/>
                </w:rPr>
                <w:t>.00</w:t>
              </w:r>
            </w:ins>
          </w:p>
        </w:tc>
        <w:tc>
          <w:tcPr>
            <w:tcW w:w="1381" w:type="dxa"/>
            <w:shd w:val="clear" w:color="auto" w:fill="FFFFFF"/>
            <w:tcMar>
              <w:top w:w="15" w:type="dxa"/>
              <w:left w:w="15" w:type="dxa"/>
              <w:bottom w:w="0" w:type="dxa"/>
              <w:right w:w="15" w:type="dxa"/>
            </w:tcMar>
            <w:vAlign w:val="center"/>
          </w:tcPr>
          <w:p w14:paraId="67599480" w14:textId="47C6B192" w:rsidR="00701126" w:rsidRDefault="00701126" w:rsidP="00701126">
            <w:pPr>
              <w:spacing w:after="0" w:line="240" w:lineRule="auto"/>
              <w:jc w:val="center"/>
              <w:rPr>
                <w:rFonts w:ascii="Times New Roman" w:hAnsi="Times New Roman" w:cs="Times New Roman"/>
                <w:sz w:val="20"/>
                <w:szCs w:val="20"/>
              </w:rPr>
            </w:pPr>
            <w:del w:id="2636" w:author="Andrés González Santa Cruz" w:date="2020-12-06T15:34:00Z">
              <w:r w:rsidDel="00D038CC">
                <w:rPr>
                  <w:rFonts w:ascii="Times New Roman" w:hAnsi="Times New Roman" w:cs="Times New Roman"/>
                  <w:sz w:val="20"/>
                  <w:szCs w:val="20"/>
                </w:rPr>
                <w:delText>(</w:delText>
              </w:r>
            </w:del>
            <w:r w:rsidRPr="009553C0">
              <w:rPr>
                <w:rFonts w:ascii="Times New Roman" w:hAnsi="Times New Roman" w:cs="Times New Roman"/>
                <w:sz w:val="20"/>
                <w:szCs w:val="20"/>
              </w:rPr>
              <w:t>-357</w:t>
            </w:r>
            <w:ins w:id="2637" w:author="Andrés González Santa Cruz" w:date="2020-12-06T00:12:00Z">
              <w:r w:rsidR="00EB786E">
                <w:rPr>
                  <w:rFonts w:ascii="Times New Roman" w:hAnsi="Times New Roman" w:cs="Times New Roman"/>
                  <w:sz w:val="20"/>
                  <w:szCs w:val="20"/>
                </w:rPr>
                <w:t>.47</w:t>
              </w:r>
            </w:ins>
            <w:r w:rsidRPr="009553C0">
              <w:rPr>
                <w:rFonts w:ascii="Times New Roman" w:hAnsi="Times New Roman" w:cs="Times New Roman"/>
                <w:sz w:val="20"/>
                <w:szCs w:val="20"/>
              </w:rPr>
              <w:t>, 16</w:t>
            </w:r>
            <w:ins w:id="2638" w:author="Andrés González Santa Cruz" w:date="2020-12-06T00:12:00Z">
              <w:r w:rsidR="00EB786E">
                <w:rPr>
                  <w:rFonts w:ascii="Times New Roman" w:hAnsi="Times New Roman" w:cs="Times New Roman"/>
                  <w:sz w:val="20"/>
                  <w:szCs w:val="20"/>
                </w:rPr>
                <w:t>0.75</w:t>
              </w:r>
            </w:ins>
            <w:del w:id="2639" w:author="Andrés González Santa Cruz" w:date="2020-12-06T00:12:00Z">
              <w:r w:rsidRPr="009553C0" w:rsidDel="00EB786E">
                <w:rPr>
                  <w:rFonts w:ascii="Times New Roman" w:hAnsi="Times New Roman" w:cs="Times New Roman"/>
                  <w:sz w:val="20"/>
                  <w:szCs w:val="20"/>
                </w:rPr>
                <w:delText>1</w:delText>
              </w:r>
            </w:del>
            <w:del w:id="2640" w:author="Andrés González Santa Cruz" w:date="2020-12-06T15:34:00Z">
              <w:r w:rsidDel="00D038CC">
                <w:rPr>
                  <w:rFonts w:ascii="Times New Roman" w:hAnsi="Times New Roman" w:cs="Times New Roman"/>
                  <w:sz w:val="20"/>
                  <w:szCs w:val="20"/>
                </w:rPr>
                <w:delText>)</w:delText>
              </w:r>
            </w:del>
          </w:p>
        </w:tc>
        <w:tc>
          <w:tcPr>
            <w:tcW w:w="1313" w:type="dxa"/>
            <w:shd w:val="clear" w:color="auto" w:fill="FFFFFF"/>
            <w:tcMar>
              <w:top w:w="15" w:type="dxa"/>
              <w:left w:w="15" w:type="dxa"/>
              <w:bottom w:w="0" w:type="dxa"/>
              <w:right w:w="15" w:type="dxa"/>
            </w:tcMar>
            <w:vAlign w:val="center"/>
          </w:tcPr>
          <w:p w14:paraId="72A2D39B" w14:textId="77777777" w:rsidR="00701126" w:rsidRPr="009553C0"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0.220</w:t>
            </w:r>
            <w:del w:id="2641" w:author="Andrés González Santa Cruz" w:date="2020-12-06T00:13:00Z">
              <w:r w:rsidRPr="009553C0" w:rsidDel="00EB786E">
                <w:rPr>
                  <w:rFonts w:ascii="Times New Roman" w:hAnsi="Times New Roman" w:cs="Times New Roman"/>
                  <w:sz w:val="20"/>
                  <w:szCs w:val="20"/>
                </w:rPr>
                <w:delText>4</w:delText>
              </w:r>
            </w:del>
          </w:p>
        </w:tc>
        <w:tc>
          <w:tcPr>
            <w:tcW w:w="884" w:type="dxa"/>
            <w:shd w:val="clear" w:color="auto" w:fill="FFFFFF"/>
            <w:tcMar>
              <w:top w:w="15" w:type="dxa"/>
              <w:left w:w="15" w:type="dxa"/>
              <w:bottom w:w="0" w:type="dxa"/>
              <w:right w:w="15" w:type="dxa"/>
            </w:tcMar>
            <w:vAlign w:val="center"/>
          </w:tcPr>
          <w:p w14:paraId="6B9CCABB" w14:textId="046D9E20" w:rsidR="00701126"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-1</w:t>
            </w:r>
            <w:ins w:id="2642" w:author="Andrés González Santa Cruz" w:date="2020-12-06T00:16:00Z">
              <w:r w:rsidR="00EB786E">
                <w:rPr>
                  <w:rFonts w:ascii="Times New Roman" w:hAnsi="Times New Roman" w:cs="Times New Roman"/>
                  <w:sz w:val="20"/>
                  <w:szCs w:val="20"/>
                </w:rPr>
                <w:t>0.93</w:t>
              </w:r>
            </w:ins>
            <w:del w:id="2643" w:author="Andrés González Santa Cruz" w:date="2020-12-06T00:16:00Z">
              <w:r w:rsidRPr="009553C0" w:rsidDel="00EB786E">
                <w:rPr>
                  <w:rFonts w:ascii="Times New Roman" w:hAnsi="Times New Roman" w:cs="Times New Roman"/>
                  <w:sz w:val="20"/>
                  <w:szCs w:val="20"/>
                </w:rPr>
                <w:delText>1</w:delText>
              </w:r>
            </w:del>
          </w:p>
        </w:tc>
        <w:tc>
          <w:tcPr>
            <w:tcW w:w="1354" w:type="dxa"/>
            <w:shd w:val="clear" w:color="auto" w:fill="FFFFFF"/>
            <w:tcMar>
              <w:top w:w="15" w:type="dxa"/>
              <w:left w:w="15" w:type="dxa"/>
              <w:bottom w:w="0" w:type="dxa"/>
              <w:right w:w="15" w:type="dxa"/>
            </w:tcMar>
            <w:vAlign w:val="center"/>
          </w:tcPr>
          <w:p w14:paraId="791A57A6" w14:textId="0BF0FE09" w:rsidR="00701126" w:rsidRDefault="00701126" w:rsidP="00701126">
            <w:pPr>
              <w:spacing w:after="0" w:line="240" w:lineRule="auto"/>
              <w:jc w:val="center"/>
              <w:rPr>
                <w:rFonts w:ascii="Times New Roman" w:hAnsi="Times New Roman" w:cs="Times New Roman"/>
                <w:sz w:val="20"/>
                <w:szCs w:val="20"/>
              </w:rPr>
            </w:pPr>
            <w:del w:id="2644" w:author="Andrés González Santa Cruz" w:date="2020-12-06T15:34:00Z">
              <w:r w:rsidDel="00D038CC">
                <w:rPr>
                  <w:rFonts w:ascii="Times New Roman" w:hAnsi="Times New Roman" w:cs="Times New Roman"/>
                  <w:sz w:val="20"/>
                  <w:szCs w:val="20"/>
                </w:rPr>
                <w:delText>(</w:delText>
              </w:r>
            </w:del>
            <w:r w:rsidRPr="009553C0">
              <w:rPr>
                <w:rFonts w:ascii="Times New Roman" w:hAnsi="Times New Roman" w:cs="Times New Roman"/>
                <w:sz w:val="20"/>
                <w:szCs w:val="20"/>
              </w:rPr>
              <w:t>-39</w:t>
            </w:r>
            <w:ins w:id="2645" w:author="Andrés González Santa Cruz" w:date="2020-12-06T00:16:00Z">
              <w:r w:rsidR="00EB786E">
                <w:rPr>
                  <w:rFonts w:ascii="Times New Roman" w:hAnsi="Times New Roman" w:cs="Times New Roman"/>
                  <w:sz w:val="20"/>
                  <w:szCs w:val="20"/>
                </w:rPr>
                <w:t>.46</w:t>
              </w:r>
            </w:ins>
            <w:r w:rsidRPr="009553C0">
              <w:rPr>
                <w:rFonts w:ascii="Times New Roman" w:hAnsi="Times New Roman" w:cs="Times New Roman"/>
                <w:sz w:val="20"/>
                <w:szCs w:val="20"/>
              </w:rPr>
              <w:t>, 1</w:t>
            </w:r>
            <w:ins w:id="2646" w:author="Andrés González Santa Cruz" w:date="2020-12-06T00:16:00Z">
              <w:r w:rsidR="00EB786E">
                <w:rPr>
                  <w:rFonts w:ascii="Times New Roman" w:hAnsi="Times New Roman" w:cs="Times New Roman"/>
                  <w:sz w:val="20"/>
                  <w:szCs w:val="20"/>
                </w:rPr>
                <w:t>7.74</w:t>
              </w:r>
            </w:ins>
            <w:del w:id="2647" w:author="Andrés González Santa Cruz" w:date="2020-12-06T00:16:00Z">
              <w:r w:rsidRPr="009553C0" w:rsidDel="00EB786E">
                <w:rPr>
                  <w:rFonts w:ascii="Times New Roman" w:hAnsi="Times New Roman" w:cs="Times New Roman"/>
                  <w:sz w:val="20"/>
                  <w:szCs w:val="20"/>
                </w:rPr>
                <w:delText>8</w:delText>
              </w:r>
            </w:del>
            <w:del w:id="2648" w:author="Andrés González Santa Cruz" w:date="2020-12-06T15:34:00Z">
              <w:r w:rsidDel="00D038CC">
                <w:rPr>
                  <w:rFonts w:ascii="Times New Roman" w:hAnsi="Times New Roman" w:cs="Times New Roman"/>
                  <w:sz w:val="20"/>
                  <w:szCs w:val="20"/>
                </w:rPr>
                <w:delText>)</w:delText>
              </w:r>
            </w:del>
          </w:p>
        </w:tc>
      </w:tr>
      <w:tr w:rsidR="00D038CC" w:rsidRPr="00780329" w:rsidDel="00F355AB" w14:paraId="47CF4947" w14:textId="1366734F" w:rsidTr="00D038CC">
        <w:trPr>
          <w:del w:id="2649" w:author="Andrés González Santa Cruz" w:date="2020-12-06T10:16:00Z"/>
        </w:trPr>
        <w:tc>
          <w:tcPr>
            <w:tcW w:w="3080" w:type="dxa"/>
            <w:shd w:val="clear" w:color="auto" w:fill="FFFFFF"/>
            <w:tcMar>
              <w:top w:w="15" w:type="dxa"/>
              <w:left w:w="15" w:type="dxa"/>
              <w:bottom w:w="0" w:type="dxa"/>
              <w:right w:w="15" w:type="dxa"/>
            </w:tcMar>
            <w:vAlign w:val="center"/>
          </w:tcPr>
          <w:p w14:paraId="070F075C" w14:textId="78D322D4" w:rsidR="00701126" w:rsidRPr="00780329" w:rsidDel="00F355AB" w:rsidRDefault="00701126" w:rsidP="00701126">
            <w:pPr>
              <w:spacing w:after="0" w:line="240" w:lineRule="auto"/>
              <w:rPr>
                <w:del w:id="2650" w:author="Andrés González Santa Cruz" w:date="2020-12-06T10:16:00Z"/>
                <w:rFonts w:ascii="Times New Roman" w:hAnsi="Times New Roman" w:cs="Times New Roman"/>
                <w:sz w:val="20"/>
                <w:szCs w:val="20"/>
              </w:rPr>
            </w:pPr>
            <w:del w:id="2651" w:author="Andrés González Santa Cruz" w:date="2020-12-06T10:16:00Z">
              <w:r w:rsidRPr="00780329" w:rsidDel="00F355AB">
                <w:rPr>
                  <w:rFonts w:ascii="Times New Roman" w:hAnsi="Times New Roman" w:cs="Times New Roman"/>
                  <w:sz w:val="20"/>
                  <w:szCs w:val="20"/>
                </w:rPr>
                <w:delText>Respiratory Hospitalizations</w:delText>
              </w:r>
              <w:r w:rsidRPr="00D13086" w:rsidDel="00F355AB">
                <w:rPr>
                  <w:rFonts w:ascii="Times New Roman" w:hAnsi="Times New Roman" w:cs="Times New Roman"/>
                  <w:sz w:val="18"/>
                  <w:szCs w:val="18"/>
                  <w:vertAlign w:val="superscript"/>
                </w:rPr>
                <w:delText>b</w:delText>
              </w:r>
            </w:del>
          </w:p>
        </w:tc>
        <w:tc>
          <w:tcPr>
            <w:tcW w:w="1329" w:type="dxa"/>
            <w:shd w:val="clear" w:color="auto" w:fill="FFFFFF"/>
            <w:tcMar>
              <w:top w:w="15" w:type="dxa"/>
              <w:left w:w="15" w:type="dxa"/>
              <w:bottom w:w="0" w:type="dxa"/>
              <w:right w:w="15" w:type="dxa"/>
            </w:tcMar>
            <w:vAlign w:val="center"/>
          </w:tcPr>
          <w:p w14:paraId="6699F970" w14:textId="56EC1F71" w:rsidR="00701126" w:rsidRPr="00780329" w:rsidDel="00F355AB" w:rsidRDefault="00701126">
            <w:pPr>
              <w:spacing w:after="0" w:line="480" w:lineRule="auto"/>
              <w:jc w:val="center"/>
              <w:rPr>
                <w:del w:id="2652" w:author="Andrés González Santa Cruz" w:date="2020-12-06T10:16:00Z"/>
                <w:rFonts w:ascii="Times New Roman" w:hAnsi="Times New Roman" w:cs="Times New Roman"/>
                <w:sz w:val="20"/>
                <w:szCs w:val="20"/>
              </w:rPr>
              <w:pPrChange w:id="2653" w:author="Andrés González Santa Cruz" w:date="2020-12-05T23:35:00Z">
                <w:pPr>
                  <w:spacing w:after="0" w:line="240" w:lineRule="auto"/>
                  <w:jc w:val="center"/>
                </w:pPr>
              </w:pPrChange>
            </w:pPr>
            <w:del w:id="2654" w:author="Andrés González Santa Cruz" w:date="2020-12-06T10:16:00Z">
              <w:r w:rsidRPr="009553C0" w:rsidDel="00F355AB">
                <w:rPr>
                  <w:rFonts w:ascii="Times New Roman" w:hAnsi="Times New Roman" w:cs="Times New Roman"/>
                  <w:sz w:val="20"/>
                  <w:szCs w:val="20"/>
                </w:rPr>
                <w:delText>-3.7</w:delText>
              </w:r>
            </w:del>
          </w:p>
        </w:tc>
        <w:tc>
          <w:tcPr>
            <w:tcW w:w="1381" w:type="dxa"/>
            <w:shd w:val="clear" w:color="auto" w:fill="FFFFFF"/>
            <w:tcMar>
              <w:top w:w="15" w:type="dxa"/>
              <w:left w:w="15" w:type="dxa"/>
              <w:bottom w:w="0" w:type="dxa"/>
              <w:right w:w="15" w:type="dxa"/>
            </w:tcMar>
            <w:vAlign w:val="center"/>
          </w:tcPr>
          <w:p w14:paraId="3C03242E" w14:textId="3B7F18C7" w:rsidR="00701126" w:rsidRPr="00780329" w:rsidDel="00F355AB" w:rsidRDefault="00701126" w:rsidP="00701126">
            <w:pPr>
              <w:spacing w:after="0" w:line="240" w:lineRule="auto"/>
              <w:jc w:val="center"/>
              <w:rPr>
                <w:del w:id="2655" w:author="Andrés González Santa Cruz" w:date="2020-12-06T10:16:00Z"/>
                <w:rFonts w:ascii="Times New Roman" w:hAnsi="Times New Roman" w:cs="Times New Roman"/>
                <w:sz w:val="20"/>
                <w:szCs w:val="20"/>
              </w:rPr>
            </w:pPr>
            <w:del w:id="2656" w:author="Andrés González Santa Cruz" w:date="2020-12-06T10:16:00Z">
              <w:r w:rsidDel="00F355AB">
                <w:rPr>
                  <w:rFonts w:ascii="Times New Roman" w:hAnsi="Times New Roman" w:cs="Times New Roman"/>
                  <w:sz w:val="20"/>
                  <w:szCs w:val="20"/>
                </w:rPr>
                <w:delText>(</w:delText>
              </w:r>
              <w:r w:rsidRPr="009553C0" w:rsidDel="00F355AB">
                <w:rPr>
                  <w:rFonts w:ascii="Times New Roman" w:hAnsi="Times New Roman" w:cs="Times New Roman"/>
                  <w:sz w:val="20"/>
                  <w:szCs w:val="20"/>
                </w:rPr>
                <w:delText>-13, 5.9</w:delText>
              </w:r>
              <w:r w:rsidDel="00F355AB">
                <w:rPr>
                  <w:rFonts w:ascii="Times New Roman" w:hAnsi="Times New Roman" w:cs="Times New Roman"/>
                  <w:sz w:val="20"/>
                  <w:szCs w:val="20"/>
                </w:rPr>
                <w:delText>)</w:delText>
              </w:r>
            </w:del>
          </w:p>
        </w:tc>
        <w:tc>
          <w:tcPr>
            <w:tcW w:w="1313" w:type="dxa"/>
            <w:shd w:val="clear" w:color="auto" w:fill="FFFFFF"/>
            <w:tcMar>
              <w:top w:w="15" w:type="dxa"/>
              <w:left w:w="15" w:type="dxa"/>
              <w:bottom w:w="0" w:type="dxa"/>
              <w:right w:w="15" w:type="dxa"/>
            </w:tcMar>
            <w:vAlign w:val="center"/>
          </w:tcPr>
          <w:p w14:paraId="5F8FD5D8" w14:textId="15E66542" w:rsidR="00701126" w:rsidRPr="00780329" w:rsidDel="00F355AB" w:rsidRDefault="00701126" w:rsidP="00701126">
            <w:pPr>
              <w:spacing w:after="0" w:line="240" w:lineRule="auto"/>
              <w:jc w:val="center"/>
              <w:rPr>
                <w:del w:id="2657" w:author="Andrés González Santa Cruz" w:date="2020-12-06T10:16:00Z"/>
                <w:rFonts w:ascii="Times New Roman" w:hAnsi="Times New Roman" w:cs="Times New Roman"/>
                <w:sz w:val="20"/>
                <w:szCs w:val="20"/>
              </w:rPr>
            </w:pPr>
            <w:del w:id="2658" w:author="Andrés González Santa Cruz" w:date="2020-12-06T10:16:00Z">
              <w:r w:rsidRPr="009553C0" w:rsidDel="00F355AB">
                <w:rPr>
                  <w:rFonts w:ascii="Times New Roman" w:hAnsi="Times New Roman" w:cs="Times New Roman"/>
                  <w:sz w:val="20"/>
                  <w:szCs w:val="20"/>
                </w:rPr>
                <w:delText>0.21</w:delText>
              </w:r>
            </w:del>
            <w:del w:id="2659" w:author="Andrés González Santa Cruz" w:date="2020-12-06T00:14:00Z">
              <w:r w:rsidRPr="009553C0" w:rsidDel="00EB786E">
                <w:rPr>
                  <w:rFonts w:ascii="Times New Roman" w:hAnsi="Times New Roman" w:cs="Times New Roman"/>
                  <w:sz w:val="20"/>
                  <w:szCs w:val="20"/>
                </w:rPr>
                <w:delText>755</w:delText>
              </w:r>
            </w:del>
          </w:p>
        </w:tc>
        <w:tc>
          <w:tcPr>
            <w:tcW w:w="884" w:type="dxa"/>
            <w:shd w:val="clear" w:color="auto" w:fill="FFFFFF"/>
            <w:tcMar>
              <w:top w:w="15" w:type="dxa"/>
              <w:left w:w="15" w:type="dxa"/>
              <w:bottom w:w="0" w:type="dxa"/>
              <w:right w:w="15" w:type="dxa"/>
            </w:tcMar>
            <w:vAlign w:val="center"/>
          </w:tcPr>
          <w:p w14:paraId="2C0BB735" w14:textId="42C75C15" w:rsidR="00701126" w:rsidRPr="00780329" w:rsidDel="00F355AB" w:rsidRDefault="00701126" w:rsidP="00701126">
            <w:pPr>
              <w:spacing w:after="0" w:line="240" w:lineRule="auto"/>
              <w:jc w:val="center"/>
              <w:rPr>
                <w:del w:id="2660" w:author="Andrés González Santa Cruz" w:date="2020-12-06T10:16:00Z"/>
                <w:rFonts w:ascii="Times New Roman" w:hAnsi="Times New Roman" w:cs="Times New Roman"/>
                <w:sz w:val="20"/>
                <w:szCs w:val="20"/>
              </w:rPr>
            </w:pPr>
            <w:del w:id="2661" w:author="Andrés González Santa Cruz" w:date="2020-12-06T10:16:00Z">
              <w:r w:rsidRPr="009553C0" w:rsidDel="00F355AB">
                <w:rPr>
                  <w:rFonts w:ascii="Times New Roman" w:hAnsi="Times New Roman" w:cs="Times New Roman"/>
                  <w:sz w:val="20"/>
                  <w:szCs w:val="20"/>
                </w:rPr>
                <w:delText>-15</w:delText>
              </w:r>
            </w:del>
          </w:p>
        </w:tc>
        <w:tc>
          <w:tcPr>
            <w:tcW w:w="1354" w:type="dxa"/>
            <w:shd w:val="clear" w:color="auto" w:fill="FFFFFF"/>
            <w:tcMar>
              <w:top w:w="15" w:type="dxa"/>
              <w:left w:w="15" w:type="dxa"/>
              <w:bottom w:w="0" w:type="dxa"/>
              <w:right w:w="15" w:type="dxa"/>
            </w:tcMar>
            <w:vAlign w:val="center"/>
          </w:tcPr>
          <w:p w14:paraId="588029C5" w14:textId="752479ED" w:rsidR="00701126" w:rsidRPr="00780329" w:rsidDel="00F355AB" w:rsidRDefault="00701126" w:rsidP="00701126">
            <w:pPr>
              <w:spacing w:after="0" w:line="240" w:lineRule="auto"/>
              <w:jc w:val="center"/>
              <w:rPr>
                <w:del w:id="2662" w:author="Andrés González Santa Cruz" w:date="2020-12-06T10:16:00Z"/>
                <w:rFonts w:ascii="Times New Roman" w:hAnsi="Times New Roman" w:cs="Times New Roman"/>
                <w:sz w:val="20"/>
                <w:szCs w:val="20"/>
              </w:rPr>
            </w:pPr>
            <w:del w:id="2663" w:author="Andrés González Santa Cruz" w:date="2020-12-06T10:16:00Z">
              <w:r w:rsidDel="00F355AB">
                <w:rPr>
                  <w:rFonts w:ascii="Times New Roman" w:hAnsi="Times New Roman" w:cs="Times New Roman"/>
                  <w:sz w:val="20"/>
                  <w:szCs w:val="20"/>
                </w:rPr>
                <w:delText>(</w:delText>
              </w:r>
              <w:r w:rsidRPr="009553C0" w:rsidDel="00F355AB">
                <w:rPr>
                  <w:rFonts w:ascii="Times New Roman" w:hAnsi="Times New Roman" w:cs="Times New Roman"/>
                  <w:sz w:val="20"/>
                  <w:szCs w:val="20"/>
                </w:rPr>
                <w:delText>-5</w:delText>
              </w:r>
            </w:del>
            <w:del w:id="2664" w:author="Andrés González Santa Cruz" w:date="2020-12-06T00:15:00Z">
              <w:r w:rsidRPr="009553C0" w:rsidDel="00EB786E">
                <w:rPr>
                  <w:rFonts w:ascii="Times New Roman" w:hAnsi="Times New Roman" w:cs="Times New Roman"/>
                  <w:sz w:val="20"/>
                  <w:szCs w:val="20"/>
                </w:rPr>
                <w:delText>5</w:delText>
              </w:r>
            </w:del>
            <w:del w:id="2665" w:author="Andrés González Santa Cruz" w:date="2020-12-06T10:16:00Z">
              <w:r w:rsidRPr="009553C0" w:rsidDel="00F355AB">
                <w:rPr>
                  <w:rFonts w:ascii="Times New Roman" w:hAnsi="Times New Roman" w:cs="Times New Roman"/>
                  <w:sz w:val="20"/>
                  <w:szCs w:val="20"/>
                </w:rPr>
                <w:delText>, 24</w:delText>
              </w:r>
              <w:r w:rsidDel="00F355AB">
                <w:rPr>
                  <w:rFonts w:ascii="Times New Roman" w:hAnsi="Times New Roman" w:cs="Times New Roman"/>
                  <w:sz w:val="20"/>
                  <w:szCs w:val="20"/>
                </w:rPr>
                <w:delText>)</w:delText>
              </w:r>
            </w:del>
          </w:p>
        </w:tc>
      </w:tr>
      <w:tr w:rsidR="00D331D1" w:rsidRPr="00780329" w14:paraId="2C4978AE" w14:textId="77777777" w:rsidTr="00D038CC">
        <w:tc>
          <w:tcPr>
            <w:tcW w:w="3080" w:type="dxa"/>
            <w:shd w:val="clear" w:color="auto" w:fill="FFFFFF"/>
            <w:tcMar>
              <w:top w:w="15" w:type="dxa"/>
              <w:left w:w="15" w:type="dxa"/>
              <w:bottom w:w="0" w:type="dxa"/>
              <w:right w:w="15" w:type="dxa"/>
            </w:tcMar>
            <w:vAlign w:val="center"/>
            <w:hideMark/>
          </w:tcPr>
          <w:p w14:paraId="763AF30B" w14:textId="77777777" w:rsidR="00701126" w:rsidRPr="00780329" w:rsidRDefault="00701126" w:rsidP="00701126">
            <w:pPr>
              <w:spacing w:after="0" w:line="240" w:lineRule="auto"/>
              <w:rPr>
                <w:rFonts w:ascii="Times New Roman" w:hAnsi="Times New Roman" w:cs="Times New Roman"/>
                <w:sz w:val="20"/>
                <w:szCs w:val="20"/>
              </w:rPr>
            </w:pPr>
            <w:r w:rsidRPr="00780329">
              <w:rPr>
                <w:rFonts w:ascii="Times New Roman" w:hAnsi="Times New Roman" w:cs="Times New Roman"/>
                <w:sz w:val="20"/>
                <w:szCs w:val="20"/>
              </w:rPr>
              <w:t xml:space="preserve">Respiratory </w:t>
            </w:r>
            <w:proofErr w:type="spellStart"/>
            <w:r w:rsidRPr="00780329">
              <w:rPr>
                <w:rFonts w:ascii="Times New Roman" w:hAnsi="Times New Roman" w:cs="Times New Roman"/>
                <w:sz w:val="20"/>
                <w:szCs w:val="20"/>
              </w:rPr>
              <w:t>Consultations</w:t>
            </w:r>
            <w:r>
              <w:rPr>
                <w:rFonts w:ascii="Times New Roman" w:hAnsi="Times New Roman" w:cs="Times New Roman"/>
                <w:sz w:val="18"/>
                <w:szCs w:val="18"/>
                <w:vertAlign w:val="superscript"/>
              </w:rPr>
              <w:t>c</w:t>
            </w:r>
            <w:proofErr w:type="spellEnd"/>
          </w:p>
        </w:tc>
        <w:tc>
          <w:tcPr>
            <w:tcW w:w="1329" w:type="dxa"/>
            <w:shd w:val="clear" w:color="auto" w:fill="FFFFFF"/>
            <w:tcMar>
              <w:top w:w="15" w:type="dxa"/>
              <w:left w:w="15" w:type="dxa"/>
              <w:bottom w:w="0" w:type="dxa"/>
              <w:right w:w="15" w:type="dxa"/>
            </w:tcMar>
            <w:vAlign w:val="center"/>
          </w:tcPr>
          <w:p w14:paraId="4E8AED6C" w14:textId="5EE5E185"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-63</w:t>
            </w:r>
            <w:ins w:id="2666" w:author="Andrés González Santa Cruz" w:date="2020-12-06T00:17:00Z">
              <w:r w:rsidR="00EB786E">
                <w:rPr>
                  <w:rFonts w:ascii="Times New Roman" w:hAnsi="Times New Roman" w:cs="Times New Roman"/>
                  <w:sz w:val="20"/>
                  <w:szCs w:val="20"/>
                </w:rPr>
                <w:t>.</w:t>
              </w:r>
            </w:ins>
            <w:ins w:id="2667" w:author="Andrés González Santa Cruz" w:date="2020-12-06T00:16:00Z">
              <w:r w:rsidR="00EB786E">
                <w:rPr>
                  <w:rFonts w:ascii="Times New Roman" w:hAnsi="Times New Roman" w:cs="Times New Roman"/>
                  <w:sz w:val="20"/>
                  <w:szCs w:val="20"/>
                </w:rPr>
                <w:t>2</w:t>
              </w:r>
            </w:ins>
            <w:ins w:id="2668" w:author="Andrés González Santa Cruz" w:date="2020-12-06T00:17:00Z">
              <w:r w:rsidR="00EB786E">
                <w:rPr>
                  <w:rFonts w:ascii="Times New Roman" w:hAnsi="Times New Roman" w:cs="Times New Roman"/>
                  <w:sz w:val="20"/>
                  <w:szCs w:val="20"/>
                </w:rPr>
                <w:t>7</w:t>
              </w:r>
            </w:ins>
          </w:p>
        </w:tc>
        <w:tc>
          <w:tcPr>
            <w:tcW w:w="1381" w:type="dxa"/>
            <w:shd w:val="clear" w:color="auto" w:fill="FFFFFF"/>
            <w:tcMar>
              <w:top w:w="15" w:type="dxa"/>
              <w:left w:w="15" w:type="dxa"/>
              <w:bottom w:w="0" w:type="dxa"/>
              <w:right w:w="15" w:type="dxa"/>
            </w:tcMar>
            <w:vAlign w:val="center"/>
          </w:tcPr>
          <w:p w14:paraId="42C32EF6" w14:textId="5828BFBA" w:rsidR="00701126" w:rsidRPr="00780329" w:rsidRDefault="00701126" w:rsidP="00701126">
            <w:pPr>
              <w:spacing w:after="0" w:line="240" w:lineRule="auto"/>
              <w:jc w:val="center"/>
              <w:rPr>
                <w:rFonts w:ascii="Times New Roman" w:hAnsi="Times New Roman" w:cs="Times New Roman"/>
                <w:sz w:val="20"/>
                <w:szCs w:val="20"/>
              </w:rPr>
            </w:pPr>
            <w:del w:id="2669"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-14</w:t>
            </w:r>
            <w:ins w:id="2670" w:author="Andrés González Santa Cruz" w:date="2020-12-06T00:17:00Z">
              <w:r w:rsidR="00EB786E">
                <w:rPr>
                  <w:rFonts w:ascii="Times New Roman" w:hAnsi="Times New Roman" w:cs="Times New Roman"/>
                  <w:sz w:val="20"/>
                  <w:szCs w:val="20"/>
                </w:rPr>
                <w:t>4.80</w:t>
              </w:r>
            </w:ins>
            <w:del w:id="2671" w:author="Andrés González Santa Cruz" w:date="2020-12-06T00:17:00Z">
              <w:r w:rsidDel="00EB786E">
                <w:rPr>
                  <w:rFonts w:ascii="Times New Roman" w:hAnsi="Times New Roman" w:cs="Times New Roman"/>
                  <w:sz w:val="20"/>
                  <w:szCs w:val="20"/>
                </w:rPr>
                <w:delText>5</w:delText>
              </w:r>
            </w:del>
            <w:r>
              <w:rPr>
                <w:rFonts w:ascii="Times New Roman" w:hAnsi="Times New Roman" w:cs="Times New Roman"/>
                <w:sz w:val="20"/>
                <w:szCs w:val="20"/>
              </w:rPr>
              <w:t>, 19</w:t>
            </w:r>
            <w:ins w:id="2672" w:author="Andrés González Santa Cruz" w:date="2020-12-06T00:17:00Z">
              <w:r w:rsidR="00EB786E">
                <w:rPr>
                  <w:rFonts w:ascii="Times New Roman" w:hAnsi="Times New Roman" w:cs="Times New Roman"/>
                  <w:sz w:val="20"/>
                  <w:szCs w:val="20"/>
                </w:rPr>
                <w:t>.45</w:t>
              </w:r>
            </w:ins>
            <w:del w:id="2673" w:author="Andrés González Santa Cruz" w:date="2020-12-06T15:34:00Z">
              <w:r w:rsidDel="00D038CC">
                <w:rPr>
                  <w:rFonts w:ascii="Times New Roman" w:hAnsi="Times New Roman" w:cs="Times New Roman"/>
                  <w:sz w:val="20"/>
                  <w:szCs w:val="20"/>
                </w:rPr>
                <w:delText>)</w:delText>
              </w:r>
            </w:del>
          </w:p>
        </w:tc>
        <w:tc>
          <w:tcPr>
            <w:tcW w:w="1313" w:type="dxa"/>
            <w:shd w:val="clear" w:color="auto" w:fill="FFFFFF"/>
            <w:tcMar>
              <w:top w:w="15" w:type="dxa"/>
              <w:left w:w="15" w:type="dxa"/>
              <w:bottom w:w="0" w:type="dxa"/>
              <w:right w:w="15" w:type="dxa"/>
            </w:tcMar>
            <w:vAlign w:val="center"/>
          </w:tcPr>
          <w:p w14:paraId="54ED6E54" w14:textId="352CFB28"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0.066</w:t>
            </w:r>
            <w:del w:id="2674" w:author="Andrés González Santa Cruz" w:date="2020-12-06T00:14:00Z">
              <w:r w:rsidRPr="009553C0" w:rsidDel="00EB786E">
                <w:rPr>
                  <w:rFonts w:ascii="Times New Roman" w:hAnsi="Times New Roman" w:cs="Times New Roman"/>
                  <w:sz w:val="20"/>
                  <w:szCs w:val="20"/>
                </w:rPr>
                <w:delText>18</w:delText>
              </w:r>
            </w:del>
          </w:p>
        </w:tc>
        <w:tc>
          <w:tcPr>
            <w:tcW w:w="884" w:type="dxa"/>
            <w:shd w:val="clear" w:color="auto" w:fill="FFFFFF"/>
            <w:tcMar>
              <w:top w:w="15" w:type="dxa"/>
              <w:left w:w="15" w:type="dxa"/>
              <w:bottom w:w="0" w:type="dxa"/>
              <w:right w:w="15" w:type="dxa"/>
            </w:tcMar>
            <w:vAlign w:val="center"/>
          </w:tcPr>
          <w:p w14:paraId="33AE79FD" w14:textId="0DD9C386"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-4</w:t>
            </w:r>
            <w:del w:id="2675" w:author="Andrés González Santa Cruz" w:date="2020-12-06T00:17:00Z">
              <w:r w:rsidRPr="009553C0" w:rsidDel="00EB786E">
                <w:rPr>
                  <w:rFonts w:ascii="Times New Roman" w:hAnsi="Times New Roman" w:cs="Times New Roman"/>
                  <w:sz w:val="20"/>
                  <w:szCs w:val="20"/>
                </w:rPr>
                <w:delText>1</w:delText>
              </w:r>
            </w:del>
            <w:ins w:id="2676" w:author="Andrés González Santa Cruz" w:date="2020-12-06T00:17:00Z">
              <w:r w:rsidR="00EB786E">
                <w:rPr>
                  <w:rFonts w:ascii="Times New Roman" w:hAnsi="Times New Roman" w:cs="Times New Roman"/>
                  <w:sz w:val="20"/>
                  <w:szCs w:val="20"/>
                </w:rPr>
                <w:t>0.91</w:t>
              </w:r>
            </w:ins>
          </w:p>
        </w:tc>
        <w:tc>
          <w:tcPr>
            <w:tcW w:w="1354" w:type="dxa"/>
            <w:shd w:val="clear" w:color="auto" w:fill="FFFFFF"/>
            <w:tcMar>
              <w:top w:w="15" w:type="dxa"/>
              <w:left w:w="15" w:type="dxa"/>
              <w:bottom w:w="0" w:type="dxa"/>
              <w:right w:w="15" w:type="dxa"/>
            </w:tcMar>
            <w:vAlign w:val="center"/>
          </w:tcPr>
          <w:p w14:paraId="478AA0D9" w14:textId="4B333BAE" w:rsidR="00701126" w:rsidRPr="00780329" w:rsidRDefault="00701126" w:rsidP="00701126">
            <w:pPr>
              <w:spacing w:after="0" w:line="240" w:lineRule="auto"/>
              <w:jc w:val="center"/>
              <w:rPr>
                <w:rFonts w:ascii="Times New Roman" w:hAnsi="Times New Roman" w:cs="Times New Roman"/>
                <w:sz w:val="20"/>
                <w:szCs w:val="20"/>
              </w:rPr>
            </w:pPr>
            <w:del w:id="2677" w:author="Andrés González Santa Cruz" w:date="2020-12-06T15:34:00Z">
              <w:r w:rsidDel="00D038CC">
                <w:rPr>
                  <w:rFonts w:ascii="Times New Roman" w:hAnsi="Times New Roman" w:cs="Times New Roman"/>
                  <w:sz w:val="20"/>
                  <w:szCs w:val="20"/>
                </w:rPr>
                <w:delText>(</w:delText>
              </w:r>
            </w:del>
            <w:r w:rsidRPr="009553C0">
              <w:rPr>
                <w:rFonts w:ascii="Times New Roman" w:hAnsi="Times New Roman" w:cs="Times New Roman"/>
                <w:sz w:val="20"/>
                <w:szCs w:val="20"/>
              </w:rPr>
              <w:t>-9</w:t>
            </w:r>
            <w:ins w:id="2678" w:author="Andrés González Santa Cruz" w:date="2020-12-06T00:17:00Z">
              <w:r w:rsidR="00EB786E">
                <w:rPr>
                  <w:rFonts w:ascii="Times New Roman" w:hAnsi="Times New Roman" w:cs="Times New Roman"/>
                  <w:sz w:val="20"/>
                  <w:szCs w:val="20"/>
                </w:rPr>
                <w:t>3.62</w:t>
              </w:r>
            </w:ins>
            <w:del w:id="2679" w:author="Andrés González Santa Cruz" w:date="2020-12-06T00:17:00Z">
              <w:r w:rsidRPr="009553C0" w:rsidDel="00EB786E">
                <w:rPr>
                  <w:rFonts w:ascii="Times New Roman" w:hAnsi="Times New Roman" w:cs="Times New Roman"/>
                  <w:sz w:val="20"/>
                  <w:szCs w:val="20"/>
                </w:rPr>
                <w:delText>4</w:delText>
              </w:r>
            </w:del>
            <w:r w:rsidRPr="009553C0">
              <w:rPr>
                <w:rFonts w:ascii="Times New Roman" w:hAnsi="Times New Roman" w:cs="Times New Roman"/>
                <w:sz w:val="20"/>
                <w:szCs w:val="20"/>
              </w:rPr>
              <w:t>, 1</w:t>
            </w:r>
            <w:ins w:id="2680" w:author="Andrés González Santa Cruz" w:date="2020-12-06T00:17:00Z">
              <w:r w:rsidR="00EB786E">
                <w:rPr>
                  <w:rFonts w:ascii="Times New Roman" w:hAnsi="Times New Roman" w:cs="Times New Roman"/>
                  <w:sz w:val="20"/>
                  <w:szCs w:val="20"/>
                </w:rPr>
                <w:t>2.57</w:t>
              </w:r>
            </w:ins>
            <w:del w:id="2681" w:author="Andrés González Santa Cruz" w:date="2020-12-06T00:17:00Z">
              <w:r w:rsidRPr="009553C0" w:rsidDel="00EB786E">
                <w:rPr>
                  <w:rFonts w:ascii="Times New Roman" w:hAnsi="Times New Roman" w:cs="Times New Roman"/>
                  <w:sz w:val="20"/>
                  <w:szCs w:val="20"/>
                </w:rPr>
                <w:delText>3</w:delText>
              </w:r>
            </w:del>
            <w:del w:id="2682" w:author="Andrés González Santa Cruz" w:date="2020-12-06T15:34:00Z">
              <w:r w:rsidDel="00D038CC">
                <w:rPr>
                  <w:rFonts w:ascii="Times New Roman" w:hAnsi="Times New Roman" w:cs="Times New Roman"/>
                  <w:sz w:val="20"/>
                  <w:szCs w:val="20"/>
                </w:rPr>
                <w:delText>)</w:delText>
              </w:r>
            </w:del>
          </w:p>
        </w:tc>
      </w:tr>
      <w:tr w:rsidR="00D331D1" w:rsidRPr="00780329" w14:paraId="17289BBF" w14:textId="77777777" w:rsidTr="00D038CC">
        <w:tc>
          <w:tcPr>
            <w:tcW w:w="3080" w:type="dxa"/>
            <w:shd w:val="clear" w:color="auto" w:fill="FFFFFF"/>
            <w:tcMar>
              <w:top w:w="15" w:type="dxa"/>
              <w:left w:w="15" w:type="dxa"/>
              <w:bottom w:w="0" w:type="dxa"/>
              <w:right w:w="15" w:type="dxa"/>
            </w:tcMar>
            <w:vAlign w:val="center"/>
          </w:tcPr>
          <w:p w14:paraId="19A76881" w14:textId="77777777" w:rsidR="00701126" w:rsidRPr="00B22AE2" w:rsidRDefault="00701126" w:rsidP="00701126">
            <w:pPr>
              <w:spacing w:after="0" w:line="240" w:lineRule="auto"/>
              <w:rPr>
                <w:rFonts w:ascii="Times New Roman" w:hAnsi="Times New Roman" w:cs="Times New Roman"/>
                <w:sz w:val="20"/>
                <w:szCs w:val="20"/>
                <w:lang w:val="fr-FR"/>
              </w:rPr>
            </w:pPr>
            <w:r w:rsidRPr="00B22AE2">
              <w:rPr>
                <w:rFonts w:ascii="Times New Roman" w:hAnsi="Times New Roman" w:cs="Times New Roman"/>
                <w:sz w:val="20"/>
                <w:szCs w:val="20"/>
                <w:lang w:val="fr-FR"/>
              </w:rPr>
              <w:t xml:space="preserve">Trauma </w:t>
            </w:r>
            <w:proofErr w:type="spellStart"/>
            <w:r w:rsidRPr="00B22AE2">
              <w:rPr>
                <w:rFonts w:ascii="Times New Roman" w:hAnsi="Times New Roman" w:cs="Times New Roman"/>
                <w:sz w:val="20"/>
                <w:szCs w:val="20"/>
                <w:lang w:val="fr-FR"/>
              </w:rPr>
              <w:t>Hospitalizations</w:t>
            </w:r>
            <w:proofErr w:type="spellEnd"/>
            <w:r w:rsidRPr="00B22AE2">
              <w:rPr>
                <w:rFonts w:ascii="Times New Roman" w:hAnsi="Times New Roman" w:cs="Times New Roman"/>
                <w:sz w:val="20"/>
                <w:szCs w:val="20"/>
                <w:lang w:val="fr-FR"/>
              </w:rPr>
              <w:t xml:space="preserve"> </w:t>
            </w:r>
            <w:r>
              <w:rPr>
                <w:rFonts w:ascii="Times New Roman" w:hAnsi="Times New Roman" w:cs="Times New Roman"/>
                <w:sz w:val="20"/>
                <w:szCs w:val="20"/>
                <w:lang w:val="fr-FR"/>
              </w:rPr>
              <w:t>per</w:t>
            </w:r>
            <w:r w:rsidRPr="00B22AE2">
              <w:rPr>
                <w:rFonts w:ascii="Times New Roman" w:hAnsi="Times New Roman" w:cs="Times New Roman"/>
                <w:sz w:val="20"/>
                <w:szCs w:val="20"/>
                <w:lang w:val="fr-FR"/>
              </w:rPr>
              <w:t xml:space="preserve"> Trauma Consultations (x 1,000 </w:t>
            </w:r>
            <w:proofErr w:type="gramStart"/>
            <w:r w:rsidRPr="00B22AE2">
              <w:rPr>
                <w:rFonts w:ascii="Times New Roman" w:hAnsi="Times New Roman" w:cs="Times New Roman"/>
                <w:sz w:val="20"/>
                <w:szCs w:val="20"/>
                <w:lang w:val="fr-FR"/>
              </w:rPr>
              <w:t>population)</w:t>
            </w:r>
            <w:r w:rsidRPr="00B22AE2">
              <w:rPr>
                <w:rFonts w:ascii="Times New Roman" w:hAnsi="Times New Roman" w:cs="Times New Roman"/>
                <w:sz w:val="20"/>
                <w:szCs w:val="20"/>
                <w:vertAlign w:val="superscript"/>
                <w:lang w:val="fr-FR"/>
              </w:rPr>
              <w:t>d</w:t>
            </w:r>
            <w:proofErr w:type="gramEnd"/>
          </w:p>
        </w:tc>
        <w:tc>
          <w:tcPr>
            <w:tcW w:w="1329" w:type="dxa"/>
            <w:shd w:val="clear" w:color="auto" w:fill="FFFFFF"/>
            <w:tcMar>
              <w:top w:w="15" w:type="dxa"/>
              <w:left w:w="15" w:type="dxa"/>
              <w:bottom w:w="0" w:type="dxa"/>
              <w:right w:w="15" w:type="dxa"/>
            </w:tcMar>
            <w:vAlign w:val="center"/>
          </w:tcPr>
          <w:p w14:paraId="4660E6AB" w14:textId="56ED324A"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28</w:t>
            </w:r>
            <w:ins w:id="2683" w:author="Andrés González Santa Cruz" w:date="2020-12-06T00:18:00Z">
              <w:r w:rsidR="00EB786E">
                <w:rPr>
                  <w:rFonts w:ascii="Times New Roman" w:hAnsi="Times New Roman" w:cs="Times New Roman"/>
                  <w:sz w:val="20"/>
                  <w:szCs w:val="20"/>
                </w:rPr>
                <w:t>.06</w:t>
              </w:r>
            </w:ins>
          </w:p>
        </w:tc>
        <w:tc>
          <w:tcPr>
            <w:tcW w:w="1381" w:type="dxa"/>
            <w:shd w:val="clear" w:color="auto" w:fill="FFFFFF"/>
            <w:tcMar>
              <w:top w:w="15" w:type="dxa"/>
              <w:left w:w="15" w:type="dxa"/>
              <w:bottom w:w="0" w:type="dxa"/>
              <w:right w:w="15" w:type="dxa"/>
            </w:tcMar>
            <w:vAlign w:val="center"/>
          </w:tcPr>
          <w:p w14:paraId="0E7E04BE" w14:textId="5761C384" w:rsidR="00701126" w:rsidRPr="00780329" w:rsidRDefault="00701126" w:rsidP="00701126">
            <w:pPr>
              <w:spacing w:after="0" w:line="240" w:lineRule="auto"/>
              <w:jc w:val="center"/>
              <w:rPr>
                <w:rFonts w:ascii="Times New Roman" w:hAnsi="Times New Roman" w:cs="Times New Roman"/>
                <w:sz w:val="20"/>
                <w:szCs w:val="20"/>
              </w:rPr>
            </w:pPr>
            <w:del w:id="2684" w:author="Andrés González Santa Cruz" w:date="2020-12-06T15:34:00Z">
              <w:r w:rsidDel="00D038CC">
                <w:rPr>
                  <w:rFonts w:ascii="Times New Roman" w:hAnsi="Times New Roman" w:cs="Times New Roman"/>
                  <w:sz w:val="20"/>
                  <w:szCs w:val="20"/>
                </w:rPr>
                <w:delText>(</w:delText>
              </w:r>
            </w:del>
            <w:r w:rsidRPr="009553C0">
              <w:rPr>
                <w:rFonts w:ascii="Times New Roman" w:hAnsi="Times New Roman" w:cs="Times New Roman"/>
                <w:sz w:val="20"/>
                <w:szCs w:val="20"/>
              </w:rPr>
              <w:t>6.</w:t>
            </w:r>
            <w:del w:id="2685" w:author="Andrés González Santa Cruz" w:date="2020-12-06T00:20:00Z">
              <w:r w:rsidRPr="009553C0" w:rsidDel="000363E4">
                <w:rPr>
                  <w:rFonts w:ascii="Times New Roman" w:hAnsi="Times New Roman" w:cs="Times New Roman"/>
                  <w:sz w:val="20"/>
                  <w:szCs w:val="20"/>
                </w:rPr>
                <w:delText>8</w:delText>
              </w:r>
            </w:del>
            <w:ins w:id="2686" w:author="Andrés González Santa Cruz" w:date="2020-12-06T00:20:00Z">
              <w:r w:rsidR="000363E4">
                <w:rPr>
                  <w:rFonts w:ascii="Times New Roman" w:hAnsi="Times New Roman" w:cs="Times New Roman"/>
                  <w:sz w:val="20"/>
                  <w:szCs w:val="20"/>
                </w:rPr>
                <w:t>77</w:t>
              </w:r>
            </w:ins>
            <w:r w:rsidRPr="009553C0">
              <w:rPr>
                <w:rFonts w:ascii="Times New Roman" w:hAnsi="Times New Roman" w:cs="Times New Roman"/>
                <w:sz w:val="20"/>
                <w:szCs w:val="20"/>
              </w:rPr>
              <w:t>, 48</w:t>
            </w:r>
            <w:ins w:id="2687" w:author="Andrés González Santa Cruz" w:date="2020-12-06T00:20:00Z">
              <w:r w:rsidR="000363E4">
                <w:rPr>
                  <w:rFonts w:ascii="Times New Roman" w:hAnsi="Times New Roman" w:cs="Times New Roman"/>
                  <w:sz w:val="20"/>
                  <w:szCs w:val="20"/>
                </w:rPr>
                <w:t>.13</w:t>
              </w:r>
            </w:ins>
            <w:del w:id="2688" w:author="Andrés González Santa Cruz" w:date="2020-12-06T15:34:00Z">
              <w:r w:rsidDel="00D038CC">
                <w:rPr>
                  <w:rFonts w:ascii="Times New Roman" w:hAnsi="Times New Roman" w:cs="Times New Roman"/>
                  <w:sz w:val="20"/>
                  <w:szCs w:val="20"/>
                </w:rPr>
                <w:delText>)</w:delText>
              </w:r>
            </w:del>
          </w:p>
        </w:tc>
        <w:tc>
          <w:tcPr>
            <w:tcW w:w="1313" w:type="dxa"/>
            <w:shd w:val="clear" w:color="auto" w:fill="FFFFFF"/>
            <w:tcMar>
              <w:top w:w="15" w:type="dxa"/>
              <w:left w:w="15" w:type="dxa"/>
              <w:bottom w:w="0" w:type="dxa"/>
              <w:right w:w="15" w:type="dxa"/>
            </w:tcMar>
            <w:vAlign w:val="center"/>
          </w:tcPr>
          <w:p w14:paraId="13889F9A" w14:textId="7F485359"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0.00</w:t>
            </w:r>
            <w:ins w:id="2689" w:author="Andrés González Santa Cruz" w:date="2020-12-06T00:14:00Z">
              <w:r w:rsidR="00EB786E">
                <w:rPr>
                  <w:rFonts w:ascii="Times New Roman" w:hAnsi="Times New Roman" w:cs="Times New Roman"/>
                  <w:sz w:val="20"/>
                  <w:szCs w:val="20"/>
                </w:rPr>
                <w:t>7</w:t>
              </w:r>
            </w:ins>
            <w:del w:id="2690" w:author="Andrés González Santa Cruz" w:date="2020-12-06T00:14:00Z">
              <w:r w:rsidRPr="009553C0" w:rsidDel="00EB786E">
                <w:rPr>
                  <w:rFonts w:ascii="Times New Roman" w:hAnsi="Times New Roman" w:cs="Times New Roman"/>
                  <w:sz w:val="20"/>
                  <w:szCs w:val="20"/>
                </w:rPr>
                <w:delText>652</w:delText>
              </w:r>
            </w:del>
          </w:p>
        </w:tc>
        <w:tc>
          <w:tcPr>
            <w:tcW w:w="884" w:type="dxa"/>
            <w:shd w:val="clear" w:color="auto" w:fill="FFFFFF"/>
            <w:tcMar>
              <w:top w:w="15" w:type="dxa"/>
              <w:left w:w="15" w:type="dxa"/>
              <w:bottom w:w="0" w:type="dxa"/>
              <w:right w:w="15" w:type="dxa"/>
            </w:tcMar>
            <w:vAlign w:val="center"/>
          </w:tcPr>
          <w:p w14:paraId="7B5FA1B8" w14:textId="73B25679" w:rsidR="00701126" w:rsidRPr="00780329" w:rsidRDefault="00701126" w:rsidP="00701126">
            <w:pPr>
              <w:spacing w:after="0" w:line="240" w:lineRule="auto"/>
              <w:jc w:val="center"/>
              <w:rPr>
                <w:rFonts w:ascii="Times New Roman" w:hAnsi="Times New Roman" w:cs="Times New Roman"/>
                <w:sz w:val="20"/>
                <w:szCs w:val="20"/>
              </w:rPr>
            </w:pPr>
            <w:r w:rsidRPr="009553C0">
              <w:rPr>
                <w:rFonts w:ascii="Times New Roman" w:hAnsi="Times New Roman" w:cs="Times New Roman"/>
                <w:sz w:val="20"/>
                <w:szCs w:val="20"/>
              </w:rPr>
              <w:t>3</w:t>
            </w:r>
            <w:ins w:id="2691" w:author="Andrés González Santa Cruz" w:date="2020-12-06T00:19:00Z">
              <w:r w:rsidR="000363E4">
                <w:rPr>
                  <w:rFonts w:ascii="Times New Roman" w:hAnsi="Times New Roman" w:cs="Times New Roman"/>
                  <w:sz w:val="20"/>
                  <w:szCs w:val="20"/>
                </w:rPr>
                <w:t>7.93</w:t>
              </w:r>
            </w:ins>
            <w:del w:id="2692" w:author="Andrés González Santa Cruz" w:date="2020-12-06T00:19:00Z">
              <w:r w:rsidRPr="009553C0" w:rsidDel="000363E4">
                <w:rPr>
                  <w:rFonts w:ascii="Times New Roman" w:hAnsi="Times New Roman" w:cs="Times New Roman"/>
                  <w:sz w:val="20"/>
                  <w:szCs w:val="20"/>
                </w:rPr>
                <w:delText>8</w:delText>
              </w:r>
            </w:del>
          </w:p>
        </w:tc>
        <w:tc>
          <w:tcPr>
            <w:tcW w:w="1354" w:type="dxa"/>
            <w:shd w:val="clear" w:color="auto" w:fill="FFFFFF"/>
            <w:tcMar>
              <w:top w:w="15" w:type="dxa"/>
              <w:left w:w="15" w:type="dxa"/>
              <w:bottom w:w="0" w:type="dxa"/>
              <w:right w:w="15" w:type="dxa"/>
            </w:tcMar>
            <w:vAlign w:val="center"/>
          </w:tcPr>
          <w:p w14:paraId="1ECC1AB0" w14:textId="7F3111E0" w:rsidR="00701126" w:rsidRPr="00780329" w:rsidRDefault="00701126" w:rsidP="00701126">
            <w:pPr>
              <w:spacing w:after="0" w:line="240" w:lineRule="auto"/>
              <w:jc w:val="center"/>
              <w:rPr>
                <w:rFonts w:ascii="Times New Roman" w:hAnsi="Times New Roman" w:cs="Times New Roman"/>
                <w:sz w:val="20"/>
                <w:szCs w:val="20"/>
              </w:rPr>
            </w:pPr>
            <w:del w:id="2693"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9.</w:t>
            </w:r>
            <w:ins w:id="2694" w:author="Andrés González Santa Cruz" w:date="2020-12-06T00:19:00Z">
              <w:r w:rsidR="000363E4">
                <w:rPr>
                  <w:rFonts w:ascii="Times New Roman" w:hAnsi="Times New Roman" w:cs="Times New Roman"/>
                  <w:sz w:val="20"/>
                  <w:szCs w:val="20"/>
                </w:rPr>
                <w:t>16</w:t>
              </w:r>
            </w:ins>
            <w:del w:id="2695" w:author="Andrés González Santa Cruz" w:date="2020-12-06T00:19:00Z">
              <w:r w:rsidDel="000363E4">
                <w:rPr>
                  <w:rFonts w:ascii="Times New Roman" w:hAnsi="Times New Roman" w:cs="Times New Roman"/>
                  <w:sz w:val="20"/>
                  <w:szCs w:val="20"/>
                </w:rPr>
                <w:delText>2</w:delText>
              </w:r>
            </w:del>
            <w:r>
              <w:rPr>
                <w:rFonts w:ascii="Times New Roman" w:hAnsi="Times New Roman" w:cs="Times New Roman"/>
                <w:sz w:val="20"/>
                <w:szCs w:val="20"/>
              </w:rPr>
              <w:t>, 65</w:t>
            </w:r>
            <w:ins w:id="2696" w:author="Andrés González Santa Cruz" w:date="2020-12-06T00:19:00Z">
              <w:r w:rsidR="000363E4">
                <w:rPr>
                  <w:rFonts w:ascii="Times New Roman" w:hAnsi="Times New Roman" w:cs="Times New Roman"/>
                  <w:sz w:val="20"/>
                  <w:szCs w:val="20"/>
                </w:rPr>
                <w:t>.07</w:t>
              </w:r>
            </w:ins>
            <w:del w:id="2697" w:author="Andrés González Santa Cruz" w:date="2020-12-06T15:34:00Z">
              <w:r w:rsidDel="00D038CC">
                <w:rPr>
                  <w:rFonts w:ascii="Times New Roman" w:hAnsi="Times New Roman" w:cs="Times New Roman"/>
                  <w:sz w:val="20"/>
                  <w:szCs w:val="20"/>
                </w:rPr>
                <w:delText>)</w:delText>
              </w:r>
            </w:del>
          </w:p>
        </w:tc>
      </w:tr>
      <w:tr w:rsidR="00D331D1" w:rsidRPr="00780329" w14:paraId="50AE2043" w14:textId="77777777" w:rsidTr="00D038CC">
        <w:tc>
          <w:tcPr>
            <w:tcW w:w="3080" w:type="dxa"/>
            <w:shd w:val="clear" w:color="auto" w:fill="FFFFFF"/>
            <w:tcMar>
              <w:top w:w="15" w:type="dxa"/>
              <w:left w:w="15" w:type="dxa"/>
              <w:bottom w:w="0" w:type="dxa"/>
              <w:right w:w="15" w:type="dxa"/>
            </w:tcMar>
            <w:vAlign w:val="center"/>
          </w:tcPr>
          <w:p w14:paraId="0BEB9EA5" w14:textId="77777777" w:rsidR="00701126" w:rsidRPr="00780329" w:rsidRDefault="00701126" w:rsidP="0070112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Respiratory Hospitalizations per Respiratory Consultations (x 1,000 </w:t>
            </w:r>
            <w:commentRangeStart w:id="2698"/>
            <w:commentRangeStart w:id="2699"/>
            <w:r>
              <w:rPr>
                <w:rFonts w:ascii="Times New Roman" w:hAnsi="Times New Roman" w:cs="Times New Roman"/>
                <w:sz w:val="20"/>
                <w:szCs w:val="20"/>
              </w:rPr>
              <w:t>population</w:t>
            </w:r>
            <w:commentRangeEnd w:id="2698"/>
            <w:r>
              <w:rPr>
                <w:rStyle w:val="Refdecomentario"/>
              </w:rPr>
              <w:commentReference w:id="2698"/>
            </w:r>
            <w:commentRangeEnd w:id="2699"/>
            <w:r>
              <w:rPr>
                <w:rStyle w:val="Refdecomentario"/>
              </w:rPr>
              <w:commentReference w:id="2699"/>
            </w:r>
            <w:r>
              <w:rPr>
                <w:rFonts w:ascii="Times New Roman" w:hAnsi="Times New Roman" w:cs="Times New Roman"/>
                <w:sz w:val="20"/>
                <w:szCs w:val="20"/>
              </w:rPr>
              <w:t>)</w:t>
            </w:r>
            <w:r w:rsidRPr="00B22AE2">
              <w:rPr>
                <w:rFonts w:ascii="Times New Roman" w:hAnsi="Times New Roman" w:cs="Times New Roman"/>
                <w:sz w:val="20"/>
                <w:szCs w:val="20"/>
                <w:vertAlign w:val="superscript"/>
              </w:rPr>
              <w:t>d</w:t>
            </w:r>
          </w:p>
        </w:tc>
        <w:tc>
          <w:tcPr>
            <w:tcW w:w="1329" w:type="dxa"/>
            <w:shd w:val="clear" w:color="auto" w:fill="FFFFFF"/>
            <w:tcMar>
              <w:top w:w="15" w:type="dxa"/>
              <w:left w:w="15" w:type="dxa"/>
              <w:bottom w:w="0" w:type="dxa"/>
              <w:right w:w="15" w:type="dxa"/>
            </w:tcMar>
            <w:vAlign w:val="center"/>
          </w:tcPr>
          <w:p w14:paraId="6931D284" w14:textId="177D9A12"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ins w:id="2700" w:author="Andrés González Santa Cruz" w:date="2020-12-06T00:18:00Z">
              <w:r w:rsidR="00EB786E">
                <w:rPr>
                  <w:rFonts w:ascii="Times New Roman" w:hAnsi="Times New Roman" w:cs="Times New Roman"/>
                  <w:sz w:val="20"/>
                  <w:szCs w:val="20"/>
                </w:rPr>
                <w:t>8.98</w:t>
              </w:r>
            </w:ins>
            <w:del w:id="2701" w:author="Andrés González Santa Cruz" w:date="2020-12-06T00:18:00Z">
              <w:r w:rsidDel="00EB786E">
                <w:rPr>
                  <w:rFonts w:ascii="Times New Roman" w:hAnsi="Times New Roman" w:cs="Times New Roman"/>
                  <w:sz w:val="20"/>
                  <w:szCs w:val="20"/>
                </w:rPr>
                <w:delText>9</w:delText>
              </w:r>
            </w:del>
          </w:p>
        </w:tc>
        <w:tc>
          <w:tcPr>
            <w:tcW w:w="1381" w:type="dxa"/>
            <w:shd w:val="clear" w:color="auto" w:fill="FFFFFF"/>
            <w:tcMar>
              <w:top w:w="15" w:type="dxa"/>
              <w:left w:w="15" w:type="dxa"/>
              <w:bottom w:w="0" w:type="dxa"/>
              <w:right w:w="15" w:type="dxa"/>
            </w:tcMar>
            <w:vAlign w:val="center"/>
          </w:tcPr>
          <w:p w14:paraId="37660318" w14:textId="620BD35B" w:rsidR="00701126" w:rsidRPr="00780329" w:rsidRDefault="00701126" w:rsidP="00701126">
            <w:pPr>
              <w:spacing w:after="0" w:line="240" w:lineRule="auto"/>
              <w:jc w:val="center"/>
              <w:rPr>
                <w:rFonts w:ascii="Times New Roman" w:hAnsi="Times New Roman" w:cs="Times New Roman"/>
                <w:sz w:val="20"/>
                <w:szCs w:val="20"/>
              </w:rPr>
            </w:pPr>
            <w:del w:id="2702"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44</w:t>
            </w:r>
            <w:ins w:id="2703" w:author="Andrés González Santa Cruz" w:date="2020-12-06T00:18:00Z">
              <w:r w:rsidR="000363E4">
                <w:rPr>
                  <w:rFonts w:ascii="Times New Roman" w:hAnsi="Times New Roman" w:cs="Times New Roman"/>
                  <w:sz w:val="20"/>
                  <w:szCs w:val="20"/>
                </w:rPr>
                <w:t>.13</w:t>
              </w:r>
            </w:ins>
            <w:r>
              <w:rPr>
                <w:rFonts w:ascii="Times New Roman" w:hAnsi="Times New Roman" w:cs="Times New Roman"/>
                <w:sz w:val="20"/>
                <w:szCs w:val="20"/>
              </w:rPr>
              <w:t>, 136</w:t>
            </w:r>
            <w:ins w:id="2704" w:author="Andrés González Santa Cruz" w:date="2020-12-06T00:19:00Z">
              <w:r w:rsidR="000363E4">
                <w:rPr>
                  <w:rFonts w:ascii="Times New Roman" w:hAnsi="Times New Roman" w:cs="Times New Roman"/>
                  <w:sz w:val="20"/>
                  <w:szCs w:val="20"/>
                </w:rPr>
                <w:t>.20</w:t>
              </w:r>
            </w:ins>
            <w:del w:id="2705" w:author="Andrés González Santa Cruz" w:date="2020-12-06T15:34:00Z">
              <w:r w:rsidDel="00D038CC">
                <w:rPr>
                  <w:rFonts w:ascii="Times New Roman" w:hAnsi="Times New Roman" w:cs="Times New Roman"/>
                  <w:sz w:val="20"/>
                  <w:szCs w:val="20"/>
                </w:rPr>
                <w:delText>)</w:delText>
              </w:r>
            </w:del>
          </w:p>
        </w:tc>
        <w:tc>
          <w:tcPr>
            <w:tcW w:w="1313" w:type="dxa"/>
            <w:shd w:val="clear" w:color="auto" w:fill="FFFFFF"/>
            <w:tcMar>
              <w:top w:w="15" w:type="dxa"/>
              <w:left w:w="15" w:type="dxa"/>
              <w:bottom w:w="0" w:type="dxa"/>
              <w:right w:w="15" w:type="dxa"/>
            </w:tcMar>
            <w:vAlign w:val="center"/>
          </w:tcPr>
          <w:p w14:paraId="5F919432" w14:textId="318B6D43" w:rsidR="00701126" w:rsidRPr="00780329" w:rsidRDefault="00EB786E" w:rsidP="00701126">
            <w:pPr>
              <w:spacing w:after="0" w:line="240" w:lineRule="auto"/>
              <w:jc w:val="center"/>
              <w:rPr>
                <w:rFonts w:ascii="Times New Roman" w:hAnsi="Times New Roman" w:cs="Times New Roman"/>
                <w:sz w:val="20"/>
                <w:szCs w:val="20"/>
              </w:rPr>
            </w:pPr>
            <w:ins w:id="2706" w:author="Andrés González Santa Cruz" w:date="2020-12-06T00:14:00Z">
              <w:r>
                <w:rPr>
                  <w:rFonts w:ascii="Times New Roman" w:hAnsi="Times New Roman" w:cs="Times New Roman"/>
                  <w:sz w:val="20"/>
                  <w:szCs w:val="20"/>
                </w:rPr>
                <w:t>&lt;</w:t>
              </w:r>
            </w:ins>
            <w:r w:rsidR="00701126" w:rsidRPr="009553C0">
              <w:rPr>
                <w:rFonts w:ascii="Times New Roman" w:hAnsi="Times New Roman" w:cs="Times New Roman"/>
                <w:sz w:val="20"/>
                <w:szCs w:val="20"/>
              </w:rPr>
              <w:t>0.00</w:t>
            </w:r>
            <w:ins w:id="2707" w:author="Andrés González Santa Cruz" w:date="2020-12-06T00:14:00Z">
              <w:r>
                <w:rPr>
                  <w:rFonts w:ascii="Times New Roman" w:hAnsi="Times New Roman" w:cs="Times New Roman"/>
                  <w:sz w:val="20"/>
                  <w:szCs w:val="20"/>
                </w:rPr>
                <w:t>1</w:t>
              </w:r>
            </w:ins>
            <w:del w:id="2708" w:author="Andrés González Santa Cruz" w:date="2020-12-06T00:14:00Z">
              <w:r w:rsidR="00701126" w:rsidRPr="009553C0" w:rsidDel="00EB786E">
                <w:rPr>
                  <w:rFonts w:ascii="Times New Roman" w:hAnsi="Times New Roman" w:cs="Times New Roman"/>
                  <w:sz w:val="20"/>
                  <w:szCs w:val="20"/>
                </w:rPr>
                <w:delText>015</w:delText>
              </w:r>
            </w:del>
          </w:p>
        </w:tc>
        <w:tc>
          <w:tcPr>
            <w:tcW w:w="884" w:type="dxa"/>
            <w:shd w:val="clear" w:color="auto" w:fill="FFFFFF"/>
            <w:tcMar>
              <w:top w:w="15" w:type="dxa"/>
              <w:left w:w="15" w:type="dxa"/>
              <w:bottom w:w="0" w:type="dxa"/>
              <w:right w:w="15" w:type="dxa"/>
            </w:tcMar>
            <w:vAlign w:val="center"/>
          </w:tcPr>
          <w:p w14:paraId="6EEF3241" w14:textId="0892FBCB" w:rsidR="00701126" w:rsidRPr="00780329" w:rsidRDefault="00701126" w:rsidP="007011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w:t>
            </w:r>
            <w:ins w:id="2709" w:author="Andrés González Santa Cruz" w:date="2020-12-06T00:19:00Z">
              <w:r w:rsidR="000363E4">
                <w:rPr>
                  <w:rFonts w:ascii="Times New Roman" w:hAnsi="Times New Roman" w:cs="Times New Roman"/>
                  <w:sz w:val="20"/>
                  <w:szCs w:val="20"/>
                </w:rPr>
                <w:t>2.80</w:t>
              </w:r>
            </w:ins>
            <w:del w:id="2710" w:author="Andrés González Santa Cruz" w:date="2020-12-06T00:19:00Z">
              <w:r w:rsidDel="000363E4">
                <w:rPr>
                  <w:rFonts w:ascii="Times New Roman" w:hAnsi="Times New Roman" w:cs="Times New Roman"/>
                  <w:sz w:val="20"/>
                  <w:szCs w:val="20"/>
                </w:rPr>
                <w:delText>3</w:delText>
              </w:r>
            </w:del>
          </w:p>
        </w:tc>
        <w:tc>
          <w:tcPr>
            <w:tcW w:w="1354" w:type="dxa"/>
            <w:shd w:val="clear" w:color="auto" w:fill="FFFFFF"/>
            <w:tcMar>
              <w:top w:w="15" w:type="dxa"/>
              <w:left w:w="15" w:type="dxa"/>
              <w:bottom w:w="0" w:type="dxa"/>
              <w:right w:w="15" w:type="dxa"/>
            </w:tcMar>
            <w:vAlign w:val="center"/>
          </w:tcPr>
          <w:p w14:paraId="6967DDA0" w14:textId="5F4A4448" w:rsidR="00701126" w:rsidRPr="00780329" w:rsidRDefault="00701126" w:rsidP="00701126">
            <w:pPr>
              <w:spacing w:after="0" w:line="240" w:lineRule="auto"/>
              <w:jc w:val="center"/>
              <w:rPr>
                <w:rFonts w:ascii="Times New Roman" w:hAnsi="Times New Roman" w:cs="Times New Roman"/>
                <w:sz w:val="20"/>
                <w:szCs w:val="20"/>
              </w:rPr>
            </w:pPr>
            <w:del w:id="2711" w:author="Andrés González Santa Cruz" w:date="2020-12-06T15:34:00Z">
              <w:r w:rsidDel="00D038CC">
                <w:rPr>
                  <w:rFonts w:ascii="Times New Roman" w:hAnsi="Times New Roman" w:cs="Times New Roman"/>
                  <w:sz w:val="20"/>
                  <w:szCs w:val="20"/>
                </w:rPr>
                <w:delText>(</w:delText>
              </w:r>
            </w:del>
            <w:r>
              <w:rPr>
                <w:rFonts w:ascii="Times New Roman" w:hAnsi="Times New Roman" w:cs="Times New Roman"/>
                <w:sz w:val="20"/>
                <w:szCs w:val="20"/>
              </w:rPr>
              <w:t>31</w:t>
            </w:r>
            <w:ins w:id="2712" w:author="Andrés González Santa Cruz" w:date="2020-12-06T00:19:00Z">
              <w:r w:rsidR="000363E4">
                <w:rPr>
                  <w:rFonts w:ascii="Times New Roman" w:hAnsi="Times New Roman" w:cs="Times New Roman"/>
                  <w:sz w:val="20"/>
                  <w:szCs w:val="20"/>
                </w:rPr>
                <w:t>.15</w:t>
              </w:r>
            </w:ins>
            <w:r>
              <w:rPr>
                <w:rFonts w:ascii="Times New Roman" w:hAnsi="Times New Roman" w:cs="Times New Roman"/>
                <w:sz w:val="20"/>
                <w:szCs w:val="20"/>
              </w:rPr>
              <w:t>, 96</w:t>
            </w:r>
            <w:ins w:id="2713" w:author="Andrés González Santa Cruz" w:date="2020-12-06T00:19:00Z">
              <w:r w:rsidR="000363E4">
                <w:rPr>
                  <w:rFonts w:ascii="Times New Roman" w:hAnsi="Times New Roman" w:cs="Times New Roman"/>
                  <w:sz w:val="20"/>
                  <w:szCs w:val="20"/>
                </w:rPr>
                <w:t>.13</w:t>
              </w:r>
            </w:ins>
            <w:del w:id="2714" w:author="Andrés González Santa Cruz" w:date="2020-12-06T15:34:00Z">
              <w:r w:rsidDel="00D038CC">
                <w:rPr>
                  <w:rFonts w:ascii="Times New Roman" w:hAnsi="Times New Roman" w:cs="Times New Roman"/>
                  <w:sz w:val="20"/>
                  <w:szCs w:val="20"/>
                </w:rPr>
                <w:delText>)</w:delText>
              </w:r>
            </w:del>
          </w:p>
        </w:tc>
      </w:tr>
    </w:tbl>
    <w:p w14:paraId="43187BB6" w14:textId="77777777" w:rsidR="00701126" w:rsidRDefault="00701126" w:rsidP="00701126">
      <w:pPr>
        <w:spacing w:after="0" w:line="240" w:lineRule="auto"/>
        <w:rPr>
          <w:rFonts w:ascii="Times New Roman" w:hAnsi="Times New Roman" w:cs="Times New Roman"/>
          <w:sz w:val="18"/>
          <w:szCs w:val="18"/>
        </w:rPr>
      </w:pPr>
      <w:proofErr w:type="spellStart"/>
      <w:r w:rsidRPr="00B22AE2">
        <w:rPr>
          <w:rFonts w:ascii="Times New Roman" w:hAnsi="Times New Roman" w:cs="Times New Roman"/>
          <w:sz w:val="18"/>
          <w:szCs w:val="18"/>
          <w:vertAlign w:val="superscript"/>
        </w:rPr>
        <w:t>a</w:t>
      </w:r>
      <w:proofErr w:type="spellEnd"/>
      <w:r>
        <w:rPr>
          <w:rFonts w:ascii="Times New Roman" w:hAnsi="Times New Roman" w:cs="Times New Roman"/>
          <w:sz w:val="18"/>
          <w:szCs w:val="18"/>
          <w:vertAlign w:val="superscript"/>
        </w:rPr>
        <w:t xml:space="preserve"> </w:t>
      </w:r>
      <w:r w:rsidRPr="00B22AE2">
        <w:rPr>
          <w:rFonts w:ascii="Times New Roman" w:hAnsi="Times New Roman" w:cs="Times New Roman"/>
          <w:sz w:val="18"/>
          <w:szCs w:val="18"/>
        </w:rPr>
        <w:t>Each model had a structure of studentized distribution of errors</w:t>
      </w:r>
      <w:r>
        <w:rPr>
          <w:rFonts w:ascii="Times New Roman" w:hAnsi="Times New Roman" w:cs="Times New Roman"/>
          <w:sz w:val="18"/>
          <w:szCs w:val="18"/>
        </w:rPr>
        <w:t>, and a conservative prior standard deviation of .1</w:t>
      </w:r>
    </w:p>
    <w:p w14:paraId="1D4ED900" w14:textId="77777777" w:rsidR="00701126" w:rsidRDefault="00701126" w:rsidP="00701126">
      <w:pPr>
        <w:spacing w:after="0" w:line="240" w:lineRule="auto"/>
        <w:rPr>
          <w:rFonts w:ascii="Times New Roman" w:hAnsi="Times New Roman" w:cs="Times New Roman"/>
          <w:sz w:val="18"/>
          <w:szCs w:val="18"/>
        </w:rPr>
      </w:pPr>
      <w:proofErr w:type="spellStart"/>
      <w:r w:rsidRPr="00B22AE2">
        <w:rPr>
          <w:rFonts w:ascii="Times New Roman" w:hAnsi="Times New Roman" w:cs="Times New Roman"/>
          <w:sz w:val="18"/>
          <w:szCs w:val="18"/>
          <w:vertAlign w:val="superscript"/>
        </w:rPr>
        <w:t>b</w:t>
      </w:r>
      <w:r w:rsidRPr="00B22AE2">
        <w:rPr>
          <w:rFonts w:ascii="Times New Roman" w:hAnsi="Times New Roman" w:cs="Times New Roman"/>
          <w:sz w:val="18"/>
          <w:szCs w:val="18"/>
        </w:rPr>
        <w:t>Models</w:t>
      </w:r>
      <w:proofErr w:type="spellEnd"/>
      <w:r w:rsidRPr="00B22AE2">
        <w:rPr>
          <w:rFonts w:ascii="Times New Roman" w:hAnsi="Times New Roman" w:cs="Times New Roman"/>
          <w:sz w:val="18"/>
          <w:szCs w:val="18"/>
        </w:rPr>
        <w:t xml:space="preserve"> also included circulatory hospitalizations as a control variable.</w:t>
      </w:r>
    </w:p>
    <w:p w14:paraId="74E78D58" w14:textId="77777777" w:rsidR="00701126" w:rsidRPr="00D13086" w:rsidRDefault="00701126" w:rsidP="00701126">
      <w:pPr>
        <w:spacing w:after="0" w:line="240" w:lineRule="auto"/>
        <w:rPr>
          <w:rFonts w:ascii="Times New Roman" w:hAnsi="Times New Roman" w:cs="Times New Roman"/>
          <w:sz w:val="24"/>
          <w:szCs w:val="28"/>
        </w:rPr>
      </w:pPr>
      <w:proofErr w:type="spellStart"/>
      <w:r>
        <w:rPr>
          <w:rFonts w:ascii="Times New Roman" w:hAnsi="Times New Roman" w:cs="Times New Roman"/>
          <w:sz w:val="18"/>
          <w:szCs w:val="18"/>
          <w:vertAlign w:val="superscript"/>
        </w:rPr>
        <w:t>c</w:t>
      </w:r>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circulatory </w:t>
      </w:r>
      <w:r>
        <w:rPr>
          <w:rFonts w:ascii="Times New Roman" w:hAnsi="Times New Roman" w:cs="Times New Roman"/>
          <w:sz w:val="18"/>
          <w:szCs w:val="18"/>
        </w:rPr>
        <w:t xml:space="preserve">consultations </w:t>
      </w:r>
      <w:r w:rsidRPr="00D13086">
        <w:rPr>
          <w:rFonts w:ascii="Times New Roman" w:hAnsi="Times New Roman" w:cs="Times New Roman"/>
          <w:sz w:val="18"/>
          <w:szCs w:val="18"/>
        </w:rPr>
        <w:t>as a control variable.</w:t>
      </w:r>
    </w:p>
    <w:p w14:paraId="72265995" w14:textId="77777777" w:rsidR="00701126" w:rsidRDefault="00701126" w:rsidP="00701126">
      <w:pPr>
        <w:spacing w:after="0" w:line="240" w:lineRule="auto"/>
        <w:rPr>
          <w:rFonts w:ascii="Times New Roman" w:hAnsi="Times New Roman" w:cs="Times New Roman"/>
          <w:sz w:val="18"/>
          <w:szCs w:val="18"/>
        </w:rPr>
      </w:pPr>
      <w:proofErr w:type="spellStart"/>
      <w:r>
        <w:rPr>
          <w:rFonts w:ascii="Times New Roman" w:hAnsi="Times New Roman" w:cs="Times New Roman"/>
          <w:sz w:val="18"/>
          <w:szCs w:val="18"/>
          <w:vertAlign w:val="superscript"/>
        </w:rPr>
        <w:t>d</w:t>
      </w:r>
      <w:r w:rsidRPr="00D13086">
        <w:rPr>
          <w:rFonts w:ascii="Times New Roman" w:hAnsi="Times New Roman" w:cs="Times New Roman"/>
          <w:sz w:val="18"/>
          <w:szCs w:val="18"/>
        </w:rPr>
        <w:t>Models</w:t>
      </w:r>
      <w:proofErr w:type="spellEnd"/>
      <w:r w:rsidRPr="00D13086">
        <w:rPr>
          <w:rFonts w:ascii="Times New Roman" w:hAnsi="Times New Roman" w:cs="Times New Roman"/>
          <w:sz w:val="18"/>
          <w:szCs w:val="18"/>
        </w:rPr>
        <w:t xml:space="preserve"> also included </w:t>
      </w:r>
      <w:r>
        <w:rPr>
          <w:rFonts w:ascii="Times New Roman" w:hAnsi="Times New Roman" w:cs="Times New Roman"/>
          <w:sz w:val="18"/>
          <w:szCs w:val="18"/>
        </w:rPr>
        <w:t xml:space="preserve">the proportion of </w:t>
      </w:r>
      <w:r w:rsidRPr="00D13086">
        <w:rPr>
          <w:rFonts w:ascii="Times New Roman" w:hAnsi="Times New Roman" w:cs="Times New Roman"/>
          <w:sz w:val="18"/>
          <w:szCs w:val="18"/>
        </w:rPr>
        <w:t xml:space="preserve">circulatory hospitalizations </w:t>
      </w:r>
      <w:r>
        <w:rPr>
          <w:rFonts w:ascii="Times New Roman" w:hAnsi="Times New Roman" w:cs="Times New Roman"/>
          <w:sz w:val="18"/>
          <w:szCs w:val="18"/>
        </w:rPr>
        <w:t xml:space="preserve">of circulatory consultations (x 1,000 population) </w:t>
      </w:r>
      <w:r w:rsidRPr="00D13086">
        <w:rPr>
          <w:rFonts w:ascii="Times New Roman" w:hAnsi="Times New Roman" w:cs="Times New Roman"/>
          <w:sz w:val="18"/>
          <w:szCs w:val="18"/>
        </w:rPr>
        <w:t>as a control variable.</w:t>
      </w:r>
    </w:p>
    <w:p w14:paraId="211167F8" w14:textId="1BE9C2EA" w:rsidR="009849A2" w:rsidRDefault="009849A2">
      <w:pPr>
        <w:rPr>
          <w:ins w:id="2715" w:author="Andrés González Santa Cruz" w:date="2020-12-05T12:53:00Z"/>
          <w:rFonts w:ascii="Times New Roman" w:hAnsi="Times New Roman" w:cs="Times New Roman"/>
        </w:rPr>
      </w:pPr>
      <w:ins w:id="2716" w:author="Andrés González Santa Cruz" w:date="2020-12-05T12:53:00Z">
        <w:r>
          <w:rPr>
            <w:rFonts w:ascii="Times New Roman" w:hAnsi="Times New Roman" w:cs="Times New Roman"/>
          </w:rPr>
          <w:br w:type="page"/>
        </w:r>
      </w:ins>
    </w:p>
    <w:p w14:paraId="1A95082F" w14:textId="1C0804FB" w:rsidR="00F231D4" w:rsidRPr="005A28EF" w:rsidRDefault="00F231D4" w:rsidP="00C9270C">
      <w:pPr>
        <w:pStyle w:val="Ttulo1"/>
        <w:spacing w:line="240" w:lineRule="auto"/>
        <w:jc w:val="both"/>
        <w:rPr>
          <w:ins w:id="2717" w:author="Abraham Isaac Jacob Gajardo Cortez (masterin)" w:date="2020-10-19T20:37:00Z"/>
          <w:rFonts w:ascii="Times New Roman" w:hAnsi="Times New Roman" w:cs="Times New Roman"/>
          <w:b/>
          <w:bCs/>
          <w:color w:val="auto"/>
          <w:sz w:val="24"/>
          <w:szCs w:val="24"/>
        </w:rPr>
      </w:pPr>
      <w:r w:rsidRPr="005A28EF">
        <w:rPr>
          <w:rFonts w:ascii="Times New Roman" w:hAnsi="Times New Roman" w:cs="Times New Roman"/>
          <w:b/>
          <w:bCs/>
          <w:color w:val="auto"/>
          <w:sz w:val="24"/>
          <w:szCs w:val="24"/>
        </w:rPr>
        <w:lastRenderedPageBreak/>
        <w:t>References</w:t>
      </w:r>
    </w:p>
    <w:p w14:paraId="0B31EFBD" w14:textId="010CBC31" w:rsidR="00661A84" w:rsidRPr="005A28EF" w:rsidDel="00201C9E" w:rsidRDefault="00661A84" w:rsidP="00904883">
      <w:pPr>
        <w:spacing w:after="0"/>
        <w:rPr>
          <w:del w:id="2718" w:author="Andrés González Santa Cruz" w:date="2020-12-06T16:43:00Z"/>
          <w:rFonts w:ascii="Times New Roman" w:hAnsi="Times New Roman" w:cs="Times New Roman"/>
          <w:sz w:val="20"/>
          <w:szCs w:val="20"/>
        </w:rPr>
      </w:pPr>
    </w:p>
    <w:p w14:paraId="3AC2AD86" w14:textId="3727124F" w:rsidR="004B32E0" w:rsidRPr="005A28EF" w:rsidDel="00C92A04" w:rsidRDefault="005345A7" w:rsidP="00904883">
      <w:pPr>
        <w:pStyle w:val="Prrafodelista"/>
        <w:numPr>
          <w:ilvl w:val="0"/>
          <w:numId w:val="35"/>
        </w:numPr>
        <w:spacing w:after="0"/>
        <w:rPr>
          <w:del w:id="2719" w:author="Andrés González Santa Cruz" w:date="2020-12-06T00:30:00Z"/>
          <w:rFonts w:ascii="Times New Roman" w:hAnsi="Times New Roman" w:cs="Times New Roman"/>
          <w:sz w:val="20"/>
          <w:szCs w:val="20"/>
        </w:rPr>
      </w:pPr>
      <w:del w:id="2720" w:author="Andrés González Santa Cruz" w:date="2020-12-06T00:30:00Z">
        <w:r w:rsidRPr="005A28EF" w:rsidDel="00C92A04">
          <w:rPr>
            <w:rFonts w:ascii="Times New Roman" w:hAnsi="Times New Roman" w:cs="Times New Roman"/>
            <w:sz w:val="20"/>
            <w:szCs w:val="20"/>
          </w:rPr>
          <w:delText>Vergara L. Why social movements matter for addressing inequalities and ensuring social justice. In: UNESCO/ISSC. World social science report, 2016: Challenging inequalities, pathways to a just world.  Paris, France, 2016. Pages 250-53.</w:delText>
        </w:r>
      </w:del>
    </w:p>
    <w:p w14:paraId="7FEDAB64" w14:textId="70F64314" w:rsidR="004B32E0" w:rsidRPr="005A28EF" w:rsidDel="00C92A04" w:rsidRDefault="004B32E0" w:rsidP="00904883">
      <w:pPr>
        <w:pStyle w:val="Prrafodelista"/>
        <w:numPr>
          <w:ilvl w:val="0"/>
          <w:numId w:val="35"/>
        </w:numPr>
        <w:spacing w:after="0"/>
        <w:rPr>
          <w:del w:id="2721" w:author="Andrés González Santa Cruz" w:date="2020-12-06T00:30:00Z"/>
          <w:rFonts w:ascii="Times New Roman" w:hAnsi="Times New Roman" w:cs="Times New Roman"/>
          <w:sz w:val="20"/>
          <w:szCs w:val="20"/>
          <w:rPrChange w:id="2722" w:author="Abraham Isaac Jacob Gajardo Cortez (masterin)" w:date="2020-12-01T22:38:00Z">
            <w:rPr>
              <w:del w:id="2723" w:author="Andrés González Santa Cruz" w:date="2020-12-06T00:30:00Z"/>
            </w:rPr>
          </w:rPrChange>
        </w:rPr>
      </w:pPr>
    </w:p>
    <w:p w14:paraId="68DB639C" w14:textId="1871E76A" w:rsidR="00661A84" w:rsidRPr="005A28EF" w:rsidDel="00C92A04" w:rsidRDefault="00661A84" w:rsidP="00904883">
      <w:pPr>
        <w:pStyle w:val="Prrafodelista"/>
        <w:numPr>
          <w:ilvl w:val="0"/>
          <w:numId w:val="35"/>
        </w:numPr>
        <w:spacing w:after="0"/>
        <w:rPr>
          <w:del w:id="2724" w:author="Andrés González Santa Cruz" w:date="2020-12-06T00:30:00Z"/>
          <w:rFonts w:ascii="Times New Roman" w:hAnsi="Times New Roman" w:cs="Times New Roman"/>
          <w:sz w:val="20"/>
          <w:szCs w:val="20"/>
        </w:rPr>
      </w:pPr>
      <w:del w:id="2725" w:author="Andrés González Santa Cruz" w:date="2020-12-06T00:30:00Z">
        <w:r w:rsidRPr="005A28EF" w:rsidDel="00C92A04">
          <w:rPr>
            <w:rFonts w:ascii="Times New Roman" w:hAnsi="Times New Roman" w:cs="Times New Roman"/>
            <w:sz w:val="20"/>
            <w:szCs w:val="20"/>
          </w:rPr>
          <w:delText>Berger S &amp; Nehring H. Introduction: Towards a Global History of Social Movements. In: S. Berger, H. Nehring (eds.). The History of Social Movements in Global Perspective. Palgrave Macmillan UK, 2017. Pages 1-35.</w:delText>
        </w:r>
      </w:del>
    </w:p>
    <w:p w14:paraId="7B7DE5CD" w14:textId="662E91F5" w:rsidR="004B32E0" w:rsidRPr="005A28EF" w:rsidDel="00C92A04" w:rsidRDefault="004B32E0" w:rsidP="00904883">
      <w:pPr>
        <w:pStyle w:val="Prrafodelista"/>
        <w:numPr>
          <w:ilvl w:val="0"/>
          <w:numId w:val="35"/>
        </w:numPr>
        <w:spacing w:after="0"/>
        <w:rPr>
          <w:del w:id="2726" w:author="Andrés González Santa Cruz" w:date="2020-12-06T00:30:00Z"/>
          <w:rFonts w:ascii="Times New Roman" w:hAnsi="Times New Roman" w:cs="Times New Roman"/>
          <w:sz w:val="20"/>
          <w:szCs w:val="20"/>
        </w:rPr>
      </w:pPr>
      <w:del w:id="2727" w:author="Andrés González Santa Cruz" w:date="2020-12-06T00:30:00Z">
        <w:r w:rsidRPr="005A28EF" w:rsidDel="00C92A04">
          <w:rPr>
            <w:rFonts w:ascii="Times New Roman" w:hAnsi="Times New Roman" w:cs="Times New Roman"/>
            <w:sz w:val="20"/>
            <w:szCs w:val="20"/>
          </w:rPr>
          <w:delText xml:space="preserve">. </w:delText>
        </w:r>
        <w:r w:rsidR="00122D50" w:rsidRPr="005A28EF" w:rsidDel="00C92A04">
          <w:rPr>
            <w:rFonts w:ascii="Times New Roman" w:hAnsi="Times New Roman" w:cs="Times New Roman"/>
            <w:sz w:val="20"/>
            <w:szCs w:val="20"/>
          </w:rPr>
          <w:delText>Scott J, Marshall G. A Dictionary of Sociology. 3rd ed. Oxford University Press; 2009. doi:10.1093/acref/9780199533008.001.0001</w:delText>
        </w:r>
      </w:del>
    </w:p>
    <w:p w14:paraId="0B5DDBEC" w14:textId="266FA800" w:rsidR="004B32E0" w:rsidRPr="005A28EF" w:rsidDel="00C92A04" w:rsidRDefault="00122D50" w:rsidP="00904883">
      <w:pPr>
        <w:pStyle w:val="Prrafodelista"/>
        <w:numPr>
          <w:ilvl w:val="0"/>
          <w:numId w:val="35"/>
        </w:numPr>
        <w:spacing w:after="0"/>
        <w:rPr>
          <w:del w:id="2728" w:author="Andrés González Santa Cruz" w:date="2020-12-06T00:30:00Z"/>
          <w:rFonts w:ascii="Times New Roman" w:hAnsi="Times New Roman" w:cs="Times New Roman"/>
          <w:sz w:val="20"/>
          <w:szCs w:val="20"/>
        </w:rPr>
      </w:pPr>
      <w:del w:id="2729" w:author="Andrés González Santa Cruz" w:date="2020-12-06T00:30:00Z">
        <w:r w:rsidRPr="005A28EF" w:rsidDel="00C92A04">
          <w:rPr>
            <w:rFonts w:ascii="Times New Roman" w:hAnsi="Times New Roman" w:cs="Times New Roman"/>
            <w:sz w:val="20"/>
            <w:szCs w:val="20"/>
          </w:rPr>
          <w:delText>Opp K-D. Theories of Political Protest and Social Movements: A Multidisciplinary Introduction, Critique, and Synthesis. Routledge; 2009.</w:delText>
        </w:r>
      </w:del>
    </w:p>
    <w:p w14:paraId="66D63156" w14:textId="469996E7" w:rsidR="00122D50" w:rsidRPr="005A28EF" w:rsidDel="00C92A04" w:rsidRDefault="00122D50" w:rsidP="00904883">
      <w:pPr>
        <w:pStyle w:val="Prrafodelista"/>
        <w:numPr>
          <w:ilvl w:val="0"/>
          <w:numId w:val="35"/>
        </w:numPr>
        <w:spacing w:after="0"/>
        <w:rPr>
          <w:del w:id="2730" w:author="Andrés González Santa Cruz" w:date="2020-12-06T00:30:00Z"/>
          <w:rFonts w:ascii="Times New Roman" w:hAnsi="Times New Roman" w:cs="Times New Roman"/>
          <w:sz w:val="20"/>
          <w:szCs w:val="20"/>
          <w:lang w:val="fr-FR"/>
        </w:rPr>
      </w:pPr>
      <w:del w:id="2731" w:author="Andrés González Santa Cruz" w:date="2020-12-06T00:30:00Z">
        <w:r w:rsidRPr="005A28EF" w:rsidDel="00C92A04">
          <w:rPr>
            <w:rFonts w:ascii="Times New Roman" w:hAnsi="Times New Roman" w:cs="Times New Roman"/>
            <w:sz w:val="20"/>
            <w:szCs w:val="20"/>
          </w:rPr>
          <w:delText xml:space="preserve">Diani M. The Concept of Social Movement. </w:delText>
        </w:r>
        <w:r w:rsidRPr="005A28EF" w:rsidDel="00C92A04">
          <w:rPr>
            <w:rFonts w:ascii="Times New Roman" w:hAnsi="Times New Roman" w:cs="Times New Roman"/>
            <w:sz w:val="20"/>
            <w:szCs w:val="20"/>
            <w:lang w:val="fr-FR"/>
          </w:rPr>
          <w:delText xml:space="preserve">Sociol Rev. 1992;40(1):1-25. </w:delText>
        </w:r>
        <w:r w:rsidR="004B32E0" w:rsidRPr="005A28EF" w:rsidDel="00C92A04">
          <w:rPr>
            <w:rFonts w:ascii="Times New Roman" w:hAnsi="Times New Roman" w:cs="Times New Roman"/>
            <w:sz w:val="20"/>
            <w:szCs w:val="20"/>
            <w:lang w:val="fr-FR"/>
          </w:rPr>
          <w:delText>D</w:delText>
        </w:r>
        <w:r w:rsidRPr="005A28EF" w:rsidDel="00C92A04">
          <w:rPr>
            <w:rFonts w:ascii="Times New Roman" w:hAnsi="Times New Roman" w:cs="Times New Roman"/>
            <w:sz w:val="20"/>
            <w:szCs w:val="20"/>
            <w:lang w:val="fr-FR"/>
          </w:rPr>
          <w:delText>oi:10.1111/j.1467-954X.1992.tb02943.x</w:delText>
        </w:r>
      </w:del>
    </w:p>
    <w:p w14:paraId="6C1F5A22" w14:textId="7FAE33E7" w:rsidR="00207E13" w:rsidRPr="005A28EF" w:rsidDel="00D51BF3" w:rsidRDefault="004B32E0" w:rsidP="00904883">
      <w:pPr>
        <w:pStyle w:val="Prrafodelista"/>
        <w:numPr>
          <w:ilvl w:val="0"/>
          <w:numId w:val="35"/>
        </w:numPr>
        <w:spacing w:after="0"/>
        <w:rPr>
          <w:del w:id="2732" w:author="Andrés González Santa Cruz" w:date="2020-12-05T18:40:00Z"/>
          <w:rFonts w:ascii="Times New Roman" w:hAnsi="Times New Roman" w:cs="Times New Roman"/>
          <w:sz w:val="20"/>
          <w:szCs w:val="20"/>
        </w:rPr>
      </w:pPr>
      <w:commentRangeStart w:id="2733"/>
      <w:del w:id="2734" w:author="Andrés González Santa Cruz" w:date="2020-12-05T18:40:00Z">
        <w:r w:rsidRPr="005A28EF" w:rsidDel="00D51BF3">
          <w:rPr>
            <w:rFonts w:ascii="Times New Roman" w:hAnsi="Times New Roman" w:cs="Times New Roman"/>
            <w:sz w:val="20"/>
            <w:szCs w:val="20"/>
          </w:rPr>
          <w:delText xml:space="preserve">2015-NFPA-responders-forum-Civil-Unrest-Paper.pdf. Accessed August 9, 2020. </w:delText>
        </w:r>
        <w:r w:rsidR="00C92A04" w:rsidDel="00D51BF3">
          <w:fldChar w:fldCharType="begin"/>
        </w:r>
        <w:r w:rsidR="00C92A04" w:rsidRPr="00974EB4" w:rsidDel="00D51BF3">
          <w:delInstrText xml:space="preserve"> HYPERLINK "https://www.nfpa.org/-/media/Files/News-and-Research/Resources/Fire-service/Responder-Forum/2015-NFPA-responders-forum-Civil-Unrest-Paper.ashx?la=en" </w:delInstrText>
        </w:r>
        <w:r w:rsidR="00C92A04" w:rsidDel="00D51BF3">
          <w:fldChar w:fldCharType="separate"/>
        </w:r>
        <w:r w:rsidR="00207E13" w:rsidRPr="005A28EF" w:rsidDel="00D51BF3">
          <w:rPr>
            <w:rStyle w:val="Hipervnculo"/>
            <w:rFonts w:ascii="Times New Roman" w:hAnsi="Times New Roman" w:cs="Times New Roman"/>
            <w:color w:val="auto"/>
            <w:sz w:val="20"/>
            <w:szCs w:val="20"/>
          </w:rPr>
          <w:delText>https://www.nfpa.org/-/media/Files/News-and-Research/Resources/Fire-service/Responder-Forum/2015-NFPA-responders-forum-Civil-Unrest-Paper.ashx?la=en</w:delText>
        </w:r>
        <w:r w:rsidR="00C92A04" w:rsidDel="00D51BF3">
          <w:rPr>
            <w:rStyle w:val="Hipervnculo"/>
            <w:rFonts w:ascii="Times New Roman" w:hAnsi="Times New Roman" w:cs="Times New Roman"/>
            <w:color w:val="auto"/>
            <w:sz w:val="20"/>
            <w:szCs w:val="20"/>
          </w:rPr>
          <w:fldChar w:fldCharType="end"/>
        </w:r>
        <w:commentRangeEnd w:id="2733"/>
        <w:r w:rsidR="00D51BF3" w:rsidDel="00D51BF3">
          <w:rPr>
            <w:rStyle w:val="Refdecomentario"/>
          </w:rPr>
          <w:commentReference w:id="2733"/>
        </w:r>
      </w:del>
    </w:p>
    <w:p w14:paraId="03AF9D07" w14:textId="75BB0021" w:rsidR="00207E13" w:rsidRPr="005A28EF" w:rsidDel="00C92A04" w:rsidRDefault="004B32E0" w:rsidP="00904883">
      <w:pPr>
        <w:pStyle w:val="Prrafodelista"/>
        <w:numPr>
          <w:ilvl w:val="0"/>
          <w:numId w:val="35"/>
        </w:numPr>
        <w:spacing w:after="0"/>
        <w:rPr>
          <w:del w:id="2735" w:author="Andrés González Santa Cruz" w:date="2020-12-06T00:30:00Z"/>
          <w:rFonts w:ascii="Times New Roman" w:hAnsi="Times New Roman" w:cs="Times New Roman"/>
          <w:sz w:val="20"/>
          <w:szCs w:val="20"/>
        </w:rPr>
      </w:pPr>
      <w:del w:id="2736" w:author="Andrés González Santa Cruz" w:date="2020-12-06T00:30:00Z">
        <w:r w:rsidRPr="005A28EF" w:rsidDel="00C92A04">
          <w:rPr>
            <w:rFonts w:ascii="Times New Roman" w:hAnsi="Times New Roman" w:cs="Times New Roman"/>
            <w:sz w:val="20"/>
            <w:szCs w:val="20"/>
          </w:rPr>
          <w:delText>Krygier R. Chile is preparing to rewrite its constitution. Why are people still protesting? Washington Post. https://www.washingtonpost.com/world/the_americas/chile-is-preparing-to-rewrite-its-constitution-why-are-people-still-protesting/2020/02/01/eb7ee6b2-43cc-11ea-99c7-1dfd4241a2fe_story.html. Accessed August 11, 2020.</w:delText>
        </w:r>
      </w:del>
    </w:p>
    <w:p w14:paraId="0975EC07" w14:textId="73A3A597" w:rsidR="00207E13" w:rsidRPr="005A28EF" w:rsidDel="00C92A04" w:rsidRDefault="004B32E0" w:rsidP="00904883">
      <w:pPr>
        <w:pStyle w:val="Prrafodelista"/>
        <w:numPr>
          <w:ilvl w:val="0"/>
          <w:numId w:val="35"/>
        </w:numPr>
        <w:spacing w:after="0"/>
        <w:rPr>
          <w:del w:id="2737" w:author="Andrés González Santa Cruz" w:date="2020-12-06T00:30:00Z"/>
          <w:rFonts w:ascii="Times New Roman" w:hAnsi="Times New Roman" w:cs="Times New Roman"/>
          <w:sz w:val="20"/>
          <w:szCs w:val="20"/>
        </w:rPr>
      </w:pPr>
      <w:del w:id="2738" w:author="Andrés González Santa Cruz" w:date="2020-12-06T00:30:00Z">
        <w:r w:rsidRPr="005A28EF" w:rsidDel="00C92A04">
          <w:rPr>
            <w:rFonts w:ascii="Times New Roman" w:hAnsi="Times New Roman" w:cs="Times New Roman"/>
            <w:sz w:val="20"/>
            <w:szCs w:val="20"/>
          </w:rPr>
          <w:delText xml:space="preserve">Johanson M. How a 4-cent metro fare price hike sparked massive unrest in Chile. Vox. Published October 29, 2019. Accessed August 9, 2020. </w:delText>
        </w:r>
        <w:r w:rsidR="00C92A04" w:rsidDel="00C92A04">
          <w:fldChar w:fldCharType="begin"/>
        </w:r>
        <w:r w:rsidR="00C92A04" w:rsidDel="00C92A04">
          <w:delInstrText xml:space="preserve"> HYPERLINK "https://www.vox.com/world/2019/10/29/20938402/santiago-chile-protests-2019-riots-metro-fare-pinera" </w:delInstrText>
        </w:r>
        <w:r w:rsidR="00C92A04" w:rsidDel="00C92A04">
          <w:fldChar w:fldCharType="separate"/>
        </w:r>
        <w:r w:rsidR="00207E13" w:rsidRPr="005A28EF" w:rsidDel="00C92A04">
          <w:rPr>
            <w:rStyle w:val="Hipervnculo"/>
            <w:rFonts w:ascii="Times New Roman" w:hAnsi="Times New Roman" w:cs="Times New Roman"/>
            <w:color w:val="auto"/>
            <w:sz w:val="20"/>
            <w:szCs w:val="20"/>
          </w:rPr>
          <w:delText>https://www.vox.com/world/2019/10/29/20938402/santiago-chile-protests-2019-riots-metro-fare-pinera</w:delText>
        </w:r>
        <w:r w:rsidR="00C92A04" w:rsidDel="00C92A04">
          <w:rPr>
            <w:rStyle w:val="Hipervnculo"/>
            <w:rFonts w:ascii="Times New Roman" w:hAnsi="Times New Roman" w:cs="Times New Roman"/>
            <w:color w:val="auto"/>
            <w:sz w:val="20"/>
            <w:szCs w:val="20"/>
          </w:rPr>
          <w:fldChar w:fldCharType="end"/>
        </w:r>
      </w:del>
    </w:p>
    <w:p w14:paraId="68672A1E" w14:textId="75965967" w:rsidR="00207E13" w:rsidRPr="005A28EF" w:rsidDel="00C92A04" w:rsidRDefault="000F0A62" w:rsidP="00904883">
      <w:pPr>
        <w:pStyle w:val="Prrafodelista"/>
        <w:numPr>
          <w:ilvl w:val="0"/>
          <w:numId w:val="35"/>
        </w:numPr>
        <w:spacing w:after="0"/>
        <w:rPr>
          <w:del w:id="2739" w:author="Andrés González Santa Cruz" w:date="2020-12-06T00:30:00Z"/>
          <w:rFonts w:ascii="Times New Roman" w:hAnsi="Times New Roman" w:cs="Times New Roman"/>
          <w:sz w:val="20"/>
          <w:szCs w:val="20"/>
        </w:rPr>
      </w:pPr>
      <w:del w:id="2740" w:author="Andrés González Santa Cruz" w:date="2020-12-06T00:30:00Z">
        <w:r w:rsidRPr="005A28EF" w:rsidDel="00C92A04">
          <w:rPr>
            <w:rFonts w:ascii="Times New Roman" w:hAnsi="Times New Roman" w:cs="Times New Roman"/>
            <w:sz w:val="20"/>
            <w:szCs w:val="20"/>
          </w:rPr>
          <w:delText xml:space="preserve"> von Elm E, Madrid E, Urrutia G. Chile: civil unrest and Cochrane Colloquium cancelled. Lancet . 2019 Nov 9;394(10210):e35.</w:delText>
        </w:r>
      </w:del>
    </w:p>
    <w:p w14:paraId="4B535F46" w14:textId="0F7DF11E" w:rsidR="000F0A62" w:rsidRPr="005A28EF" w:rsidDel="00C92A04" w:rsidRDefault="000F0A62" w:rsidP="00904883">
      <w:pPr>
        <w:pStyle w:val="Prrafodelista"/>
        <w:numPr>
          <w:ilvl w:val="0"/>
          <w:numId w:val="35"/>
        </w:numPr>
        <w:spacing w:after="0"/>
        <w:rPr>
          <w:del w:id="2741" w:author="Andrés González Santa Cruz" w:date="2020-12-06T00:30:00Z"/>
          <w:rFonts w:ascii="Times New Roman" w:hAnsi="Times New Roman" w:cs="Times New Roman"/>
          <w:sz w:val="20"/>
          <w:szCs w:val="20"/>
          <w:lang w:val="fr-FR"/>
        </w:rPr>
      </w:pPr>
      <w:del w:id="2742" w:author="Andrés González Santa Cruz" w:date="2020-12-06T00:30:00Z">
        <w:r w:rsidRPr="005A28EF" w:rsidDel="00C92A04">
          <w:rPr>
            <w:rFonts w:ascii="Times New Roman" w:hAnsi="Times New Roman" w:cs="Times New Roman"/>
            <w:sz w:val="20"/>
            <w:szCs w:val="20"/>
            <w:lang w:val="es-CL"/>
          </w:rPr>
          <w:delText xml:space="preserve">emol. [La cronología de los hechos que detonaron la crisis social y los días de estado de emergencia en el país]. </w:delText>
        </w:r>
        <w:r w:rsidRPr="005A28EF" w:rsidDel="00C92A04">
          <w:rPr>
            <w:rFonts w:ascii="Times New Roman" w:hAnsi="Times New Roman" w:cs="Times New Roman"/>
            <w:sz w:val="20"/>
            <w:szCs w:val="20"/>
            <w:lang w:val="fr-FR"/>
          </w:rPr>
          <w:delText>Avaible on: https://www.emol.com/noticias/Nacional/2019/10/23/965179/Cronologia-Crisis-Social-Evasion-Protestas.html</w:delText>
        </w:r>
      </w:del>
    </w:p>
    <w:p w14:paraId="4EAB7C67" w14:textId="50CD00B2" w:rsidR="00A24529" w:rsidRPr="005A28EF" w:rsidDel="00C92A04" w:rsidRDefault="00A24529" w:rsidP="00904883">
      <w:pPr>
        <w:pStyle w:val="Prrafodelista"/>
        <w:numPr>
          <w:ilvl w:val="0"/>
          <w:numId w:val="35"/>
        </w:numPr>
        <w:spacing w:after="0"/>
        <w:rPr>
          <w:del w:id="2743" w:author="Andrés González Santa Cruz" w:date="2020-12-06T00:30:00Z"/>
          <w:rFonts w:ascii="Times New Roman" w:hAnsi="Times New Roman" w:cs="Times New Roman"/>
          <w:sz w:val="20"/>
          <w:szCs w:val="20"/>
        </w:rPr>
      </w:pPr>
      <w:del w:id="2744" w:author="Andrés González Santa Cruz" w:date="2020-12-06T00:30:00Z">
        <w:r w:rsidRPr="00D41248" w:rsidDel="00C92A04">
          <w:rPr>
            <w:rFonts w:ascii="Times New Roman" w:hAnsi="Times New Roman" w:cs="Times New Roman"/>
            <w:sz w:val="20"/>
            <w:szCs w:val="20"/>
            <w:lang w:val="fr-FR"/>
            <w:rPrChange w:id="2745" w:author="Andrés González Santa Cruz" w:date="2020-12-03T15:58:00Z">
              <w:rPr>
                <w:rFonts w:ascii="Times New Roman" w:hAnsi="Times New Roman" w:cs="Times New Roman"/>
                <w:sz w:val="20"/>
                <w:szCs w:val="20"/>
              </w:rPr>
            </w:rPrChange>
          </w:rPr>
          <w:delText xml:space="preserve"> </w:delText>
        </w:r>
        <w:r w:rsidRPr="005A28EF" w:rsidDel="00C92A04">
          <w:rPr>
            <w:rFonts w:ascii="Times New Roman" w:hAnsi="Times New Roman" w:cs="Times New Roman"/>
            <w:sz w:val="20"/>
            <w:szCs w:val="20"/>
          </w:rPr>
          <w:delText>Yimgang DP, Wang Y, Paik G, Hager ER, Black MM. ivil Unrest in the Context of Chronic Community Violence: Impact on Maternal Depressive Symptoms. Am J Public Health . 2017 Sep;107(9):1455-1462</w:delText>
        </w:r>
      </w:del>
    </w:p>
    <w:p w14:paraId="4BA2D4A1" w14:textId="4D5BA768" w:rsidR="00207E13" w:rsidRPr="005A28EF" w:rsidDel="00C92A04" w:rsidRDefault="00207E13" w:rsidP="00904883">
      <w:pPr>
        <w:pStyle w:val="Prrafodelista"/>
        <w:numPr>
          <w:ilvl w:val="0"/>
          <w:numId w:val="35"/>
        </w:numPr>
        <w:spacing w:after="0"/>
        <w:rPr>
          <w:del w:id="2746" w:author="Andrés González Santa Cruz" w:date="2020-12-06T00:30:00Z"/>
          <w:rFonts w:ascii="Times New Roman" w:hAnsi="Times New Roman" w:cs="Times New Roman"/>
          <w:sz w:val="20"/>
          <w:szCs w:val="20"/>
        </w:rPr>
      </w:pPr>
      <w:del w:id="2747" w:author="Andrés González Santa Cruz" w:date="2020-12-06T00:30:00Z">
        <w:r w:rsidRPr="005A28EF" w:rsidDel="00C92A04">
          <w:rPr>
            <w:rFonts w:ascii="Times New Roman" w:hAnsi="Times New Roman" w:cs="Times New Roman"/>
            <w:sz w:val="20"/>
            <w:szCs w:val="20"/>
          </w:rPr>
          <w:delText>Dangmann CR, Solberg Ø, Steffenak AKM, Høye S, Andersen PN. Health-related quality of life in young Syrian refugees recently resettled in Norway. Scand J Public Health . 2020 Jul 2;1403494820929833</w:delText>
        </w:r>
      </w:del>
    </w:p>
    <w:p w14:paraId="40C40811" w14:textId="2C931EAD" w:rsidR="00207E13" w:rsidRPr="005A28EF" w:rsidDel="00C92A04" w:rsidRDefault="00207E13" w:rsidP="00904883">
      <w:pPr>
        <w:pStyle w:val="Prrafodelista"/>
        <w:numPr>
          <w:ilvl w:val="0"/>
          <w:numId w:val="35"/>
        </w:numPr>
        <w:spacing w:after="0"/>
        <w:rPr>
          <w:del w:id="2748" w:author="Andrés González Santa Cruz" w:date="2020-12-06T00:30:00Z"/>
          <w:rFonts w:ascii="Times New Roman" w:hAnsi="Times New Roman" w:cs="Times New Roman"/>
          <w:sz w:val="20"/>
          <w:szCs w:val="20"/>
        </w:rPr>
      </w:pPr>
      <w:del w:id="2749" w:author="Andrés González Santa Cruz" w:date="2020-12-06T00:30:00Z">
        <w:r w:rsidRPr="005A28EF" w:rsidDel="00C92A04">
          <w:rPr>
            <w:rFonts w:ascii="Times New Roman" w:hAnsi="Times New Roman" w:cs="Times New Roman"/>
            <w:sz w:val="20"/>
            <w:szCs w:val="20"/>
          </w:rPr>
          <w:delText>Evans CA Jr. Public health impact of the 1992 Los Angeles civil unrest. Public Health Rep . May-Jun 1993;108(3):265-72.</w:delText>
        </w:r>
      </w:del>
    </w:p>
    <w:p w14:paraId="072275C3" w14:textId="5A22E6D7" w:rsidR="00E55A79" w:rsidRPr="005A28EF" w:rsidDel="00C92A04" w:rsidRDefault="000874CE" w:rsidP="00904883">
      <w:pPr>
        <w:pStyle w:val="Prrafodelista"/>
        <w:numPr>
          <w:ilvl w:val="0"/>
          <w:numId w:val="35"/>
        </w:numPr>
        <w:spacing w:after="0"/>
        <w:rPr>
          <w:del w:id="2750" w:author="Andrés González Santa Cruz" w:date="2020-12-06T00:30:00Z"/>
          <w:rFonts w:ascii="Times New Roman" w:hAnsi="Times New Roman" w:cs="Times New Roman"/>
          <w:sz w:val="20"/>
          <w:szCs w:val="20"/>
        </w:rPr>
      </w:pPr>
      <w:del w:id="2751" w:author="Andrés González Santa Cruz" w:date="2020-12-06T00:30:00Z">
        <w:r w:rsidRPr="005A28EF" w:rsidDel="00C92A04">
          <w:rPr>
            <w:rFonts w:ascii="Times New Roman" w:hAnsi="Times New Roman" w:cs="Times New Roman"/>
            <w:sz w:val="20"/>
            <w:szCs w:val="20"/>
          </w:rPr>
          <w:delText>Robertson E. Venezuelan unrest increases pressure on health services. Lancet . 2014 Mar 15;383(9921):942.</w:delText>
        </w:r>
      </w:del>
    </w:p>
    <w:p w14:paraId="174783C1" w14:textId="51F865BE" w:rsidR="00661A84" w:rsidRPr="005A28EF" w:rsidDel="00C92A04" w:rsidRDefault="00661A84" w:rsidP="00904883">
      <w:pPr>
        <w:pStyle w:val="Prrafodelista"/>
        <w:numPr>
          <w:ilvl w:val="0"/>
          <w:numId w:val="35"/>
        </w:numPr>
        <w:spacing w:after="0"/>
        <w:rPr>
          <w:del w:id="2752" w:author="Andrés González Santa Cruz" w:date="2020-12-06T00:30:00Z"/>
          <w:rFonts w:ascii="Times New Roman" w:hAnsi="Times New Roman" w:cs="Times New Roman"/>
          <w:sz w:val="20"/>
          <w:szCs w:val="20"/>
        </w:rPr>
      </w:pPr>
      <w:del w:id="2753" w:author="Andrés González Santa Cruz" w:date="2020-12-06T00:30:00Z">
        <w:r w:rsidRPr="005A28EF" w:rsidDel="00C92A04">
          <w:rPr>
            <w:rFonts w:ascii="Times New Roman" w:hAnsi="Times New Roman" w:cs="Times New Roman"/>
            <w:sz w:val="20"/>
            <w:szCs w:val="20"/>
          </w:rPr>
          <w:delText>The Lancet Oncology. Hong Kong: long civil unrest with long-term consequences. Lancet Oncol . 2020 Jan;21(1):1.</w:delText>
        </w:r>
      </w:del>
    </w:p>
    <w:p w14:paraId="369D1B84" w14:textId="391EBF91" w:rsidR="00B342AB" w:rsidRPr="005A28EF" w:rsidDel="00C92A04" w:rsidRDefault="00B342AB" w:rsidP="00904883">
      <w:pPr>
        <w:pStyle w:val="Prrafodelista"/>
        <w:numPr>
          <w:ilvl w:val="0"/>
          <w:numId w:val="35"/>
        </w:numPr>
        <w:spacing w:after="0"/>
        <w:rPr>
          <w:del w:id="2754" w:author="Andrés González Santa Cruz" w:date="2020-12-06T00:30:00Z"/>
          <w:rFonts w:ascii="Times New Roman" w:hAnsi="Times New Roman" w:cs="Times New Roman"/>
          <w:sz w:val="20"/>
          <w:szCs w:val="20"/>
        </w:rPr>
      </w:pPr>
      <w:del w:id="2755" w:author="Andrés González Santa Cruz" w:date="2020-12-06T00:30:00Z">
        <w:r w:rsidRPr="005A28EF" w:rsidDel="00C92A04">
          <w:rPr>
            <w:rFonts w:ascii="Times New Roman" w:hAnsi="Times New Roman" w:cs="Times New Roman"/>
            <w:sz w:val="20"/>
            <w:szCs w:val="20"/>
          </w:rPr>
          <w:delText>. Rust G et al. Practical barriers to timely primary care access: impact on adult use of emergency department services. Arch Intern Med . 2008 Aug 11;168(15):1705-10</w:delText>
        </w:r>
      </w:del>
    </w:p>
    <w:p w14:paraId="05CD7615" w14:textId="2270FB6D" w:rsidR="00B342AB" w:rsidRPr="005A28EF" w:rsidDel="00C92A04" w:rsidRDefault="00B342AB" w:rsidP="00904883">
      <w:pPr>
        <w:pStyle w:val="Prrafodelista"/>
        <w:numPr>
          <w:ilvl w:val="0"/>
          <w:numId w:val="35"/>
        </w:numPr>
        <w:spacing w:after="0"/>
        <w:rPr>
          <w:del w:id="2756" w:author="Andrés González Santa Cruz" w:date="2020-12-06T00:30:00Z"/>
          <w:rFonts w:ascii="Times New Roman" w:hAnsi="Times New Roman" w:cs="Times New Roman"/>
          <w:sz w:val="20"/>
          <w:szCs w:val="20"/>
        </w:rPr>
      </w:pPr>
      <w:del w:id="2757" w:author="Andrés González Santa Cruz" w:date="2020-12-06T00:30:00Z">
        <w:r w:rsidRPr="005A28EF" w:rsidDel="00C92A04">
          <w:rPr>
            <w:rFonts w:ascii="Times New Roman" w:hAnsi="Times New Roman" w:cs="Times New Roman"/>
            <w:sz w:val="20"/>
            <w:szCs w:val="20"/>
          </w:rPr>
          <w:delText>Jones AP, Bentham G, Horwell C. Health service accessibility and deaths from asthma. Int J Epidemiol . 1999 Feb;28(1):101-5.</w:delText>
        </w:r>
      </w:del>
    </w:p>
    <w:p w14:paraId="0183DAB8" w14:textId="439BEE8C" w:rsidR="00B342AB" w:rsidRPr="005A28EF" w:rsidDel="00C92A04" w:rsidRDefault="00B342AB" w:rsidP="00904883">
      <w:pPr>
        <w:pStyle w:val="Prrafodelista"/>
        <w:numPr>
          <w:ilvl w:val="0"/>
          <w:numId w:val="35"/>
        </w:numPr>
        <w:spacing w:after="0"/>
        <w:rPr>
          <w:del w:id="2758" w:author="Andrés González Santa Cruz" w:date="2020-12-06T00:30:00Z"/>
          <w:rFonts w:ascii="Times New Roman" w:hAnsi="Times New Roman" w:cs="Times New Roman"/>
          <w:sz w:val="20"/>
          <w:szCs w:val="20"/>
        </w:rPr>
      </w:pPr>
      <w:del w:id="2759" w:author="Andrés González Santa Cruz" w:date="2020-12-06T00:30:00Z">
        <w:r w:rsidRPr="005A28EF" w:rsidDel="00C92A04">
          <w:rPr>
            <w:rFonts w:ascii="Times New Roman" w:hAnsi="Times New Roman" w:cs="Times New Roman"/>
            <w:sz w:val="20"/>
            <w:szCs w:val="20"/>
          </w:rPr>
          <w:delText>Nicholl J, West J, Goodacre S, Turner J. The relationship between distance to hospital and patient mortality in emergencies: an observational study. Emerg Med J . 2007 Sep;24(9):665-8.</w:delText>
        </w:r>
      </w:del>
    </w:p>
    <w:p w14:paraId="2861F862" w14:textId="72CD8201" w:rsidR="00F77103" w:rsidRPr="005A28EF" w:rsidDel="00C92A04" w:rsidRDefault="00F77103" w:rsidP="00904883">
      <w:pPr>
        <w:pStyle w:val="Prrafodelista"/>
        <w:numPr>
          <w:ilvl w:val="0"/>
          <w:numId w:val="35"/>
        </w:numPr>
        <w:spacing w:after="0"/>
        <w:rPr>
          <w:del w:id="2760" w:author="Andrés González Santa Cruz" w:date="2020-12-06T00:30:00Z"/>
          <w:rFonts w:ascii="Times New Roman" w:hAnsi="Times New Roman" w:cs="Times New Roman"/>
          <w:sz w:val="20"/>
          <w:szCs w:val="20"/>
        </w:rPr>
      </w:pPr>
      <w:del w:id="2761" w:author="Andrés González Santa Cruz" w:date="2020-12-06T00:30:00Z">
        <w:r w:rsidRPr="005A28EF" w:rsidDel="00C92A04">
          <w:rPr>
            <w:rFonts w:ascii="Times New Roman" w:hAnsi="Times New Roman" w:cs="Times New Roman"/>
            <w:sz w:val="20"/>
            <w:szCs w:val="20"/>
          </w:rPr>
          <w:delText>Ballantyne B. Medical management of the traumatic consequences of civil unrest incidents: causation, clinical approaches, needs and advanced planning criteria. Toxicol Rev . 2006;25(3):155-97.</w:delText>
        </w:r>
      </w:del>
    </w:p>
    <w:p w14:paraId="15FBB7AA" w14:textId="72414F2A" w:rsidR="00F77103" w:rsidRPr="005A28EF" w:rsidDel="00C92A04" w:rsidRDefault="00F77103" w:rsidP="00904883">
      <w:pPr>
        <w:pStyle w:val="Prrafodelista"/>
        <w:numPr>
          <w:ilvl w:val="0"/>
          <w:numId w:val="35"/>
        </w:numPr>
        <w:spacing w:after="0"/>
        <w:rPr>
          <w:del w:id="2762" w:author="Andrés González Santa Cruz" w:date="2020-12-06T00:30:00Z"/>
          <w:rFonts w:ascii="Times New Roman" w:hAnsi="Times New Roman" w:cs="Times New Roman"/>
          <w:sz w:val="20"/>
          <w:szCs w:val="20"/>
        </w:rPr>
      </w:pPr>
      <w:del w:id="2763" w:author="Andrés González Santa Cruz" w:date="2020-12-06T00:30:00Z">
        <w:r w:rsidRPr="005A28EF" w:rsidDel="00C92A04">
          <w:rPr>
            <w:rFonts w:ascii="Times New Roman" w:hAnsi="Times New Roman" w:cs="Times New Roman"/>
            <w:sz w:val="20"/>
            <w:szCs w:val="20"/>
            <w:lang w:val="es-CL"/>
          </w:rPr>
          <w:lastRenderedPageBreak/>
          <w:delText xml:space="preserve">Rodríguez Á, Peña S, Cavieres I, et al. </w:delText>
        </w:r>
        <w:r w:rsidRPr="005A28EF" w:rsidDel="00C92A04">
          <w:rPr>
            <w:rFonts w:ascii="Times New Roman" w:hAnsi="Times New Roman" w:cs="Times New Roman"/>
            <w:sz w:val="20"/>
            <w:szCs w:val="20"/>
          </w:rPr>
          <w:delText>Ocular trauma by kinetic impact projectiles during civil unrest in Chile [published online ahead of print, 2020 Aug 24]. </w:delText>
        </w:r>
        <w:r w:rsidRPr="005A28EF" w:rsidDel="00C92A04">
          <w:rPr>
            <w:rFonts w:ascii="Times New Roman" w:hAnsi="Times New Roman" w:cs="Times New Roman"/>
            <w:i/>
            <w:iCs/>
            <w:sz w:val="20"/>
            <w:szCs w:val="20"/>
          </w:rPr>
          <w:delText>Eye (Lond)</w:delText>
        </w:r>
        <w:r w:rsidRPr="005A28EF" w:rsidDel="00C92A04">
          <w:rPr>
            <w:rFonts w:ascii="Times New Roman" w:hAnsi="Times New Roman" w:cs="Times New Roman"/>
            <w:sz w:val="20"/>
            <w:szCs w:val="20"/>
          </w:rPr>
          <w:delText>. 2020;1-7. doi:10.1038/s41433-020-01146-w</w:delText>
        </w:r>
      </w:del>
    </w:p>
    <w:p w14:paraId="1A9D5636" w14:textId="4E86F17F" w:rsidR="00F77103" w:rsidRPr="005A28EF" w:rsidDel="00C92A04" w:rsidRDefault="00F77103" w:rsidP="00904883">
      <w:pPr>
        <w:spacing w:after="0"/>
        <w:rPr>
          <w:del w:id="2764" w:author="Andrés González Santa Cruz" w:date="2020-12-06T00:30:00Z"/>
          <w:rFonts w:ascii="Times New Roman" w:hAnsi="Times New Roman" w:cs="Times New Roman"/>
          <w:sz w:val="20"/>
          <w:szCs w:val="20"/>
        </w:rPr>
      </w:pPr>
    </w:p>
    <w:p w14:paraId="50ADD69C" w14:textId="4A29A62E" w:rsidR="00F77103" w:rsidRPr="005A28EF" w:rsidDel="00C92A04" w:rsidRDefault="00F77103" w:rsidP="00904883">
      <w:pPr>
        <w:pStyle w:val="Prrafodelista"/>
        <w:numPr>
          <w:ilvl w:val="0"/>
          <w:numId w:val="35"/>
        </w:numPr>
        <w:spacing w:after="0"/>
        <w:rPr>
          <w:del w:id="2765" w:author="Andrés González Santa Cruz" w:date="2020-12-06T00:30:00Z"/>
          <w:rFonts w:ascii="Times New Roman" w:hAnsi="Times New Roman" w:cs="Times New Roman"/>
          <w:sz w:val="20"/>
          <w:szCs w:val="20"/>
        </w:rPr>
      </w:pPr>
      <w:del w:id="2766" w:author="Andrés González Santa Cruz" w:date="2020-12-06T00:30:00Z">
        <w:r w:rsidRPr="005A28EF" w:rsidDel="00C92A04">
          <w:rPr>
            <w:rFonts w:ascii="Times New Roman" w:hAnsi="Times New Roman" w:cs="Times New Roman"/>
            <w:sz w:val="20"/>
            <w:szCs w:val="20"/>
          </w:rPr>
          <w:delText>Balouris CA. Rubber and plastic bullet eye injuries in Palestine. The Lancet. 1990;335(8686):415. doi:10.1016/0140-6736(90)90252-Z</w:delText>
        </w:r>
      </w:del>
    </w:p>
    <w:p w14:paraId="380EED59" w14:textId="49598334" w:rsidR="00F77103" w:rsidRPr="005A28EF" w:rsidDel="00C92A04" w:rsidRDefault="00F77103" w:rsidP="00904883">
      <w:pPr>
        <w:pStyle w:val="Prrafodelista"/>
        <w:numPr>
          <w:ilvl w:val="0"/>
          <w:numId w:val="35"/>
        </w:numPr>
        <w:spacing w:after="0"/>
        <w:rPr>
          <w:del w:id="2767" w:author="Andrés González Santa Cruz" w:date="2020-12-06T00:30:00Z"/>
          <w:rFonts w:ascii="Times New Roman" w:hAnsi="Times New Roman" w:cs="Times New Roman"/>
          <w:sz w:val="20"/>
          <w:szCs w:val="20"/>
        </w:rPr>
      </w:pPr>
      <w:del w:id="2768" w:author="Andrés González Santa Cruz" w:date="2020-12-06T00:30:00Z">
        <w:r w:rsidRPr="005A28EF" w:rsidDel="00C92A04">
          <w:rPr>
            <w:rFonts w:ascii="Times New Roman" w:hAnsi="Times New Roman" w:cs="Times New Roman"/>
            <w:sz w:val="20"/>
            <w:szCs w:val="20"/>
          </w:rPr>
          <w:delText xml:space="preserve">The injuries and management of riot casualties admitted to the belfast hospital wards, August to October, 1969 - Robb - 1971 - BJS (British Journal of Surgery) - Wiley Online Library. Accessed August 13, 2020. </w:delText>
        </w:r>
        <w:r w:rsidR="00C92A04" w:rsidDel="00C92A04">
          <w:fldChar w:fldCharType="begin"/>
        </w:r>
        <w:r w:rsidR="00C92A04" w:rsidDel="00C92A04">
          <w:delInstrText xml:space="preserve"> HYPERLINK "https://bjssjournals.onlinelibrary.wiley.com/doi/pdf/10.1002/bjs.1800580604?casa_token=Xlr6xVzi_hUAAAAA%3AwLn8C9fRQtz3gFXx7a7jhbuUJ5UyLCBRSCyj0UG4Kq4aen5HtNA5H6lLcDu-rA7wFNpGYuHrFXd7ecC7" </w:delInstrText>
        </w:r>
        <w:r w:rsidR="00C92A04" w:rsidDel="00C92A04">
          <w:fldChar w:fldCharType="separate"/>
        </w:r>
        <w:r w:rsidRPr="005A28EF" w:rsidDel="00C92A04">
          <w:rPr>
            <w:rStyle w:val="Hipervnculo"/>
            <w:rFonts w:ascii="Times New Roman" w:hAnsi="Times New Roman" w:cs="Times New Roman"/>
            <w:color w:val="auto"/>
            <w:sz w:val="20"/>
            <w:szCs w:val="20"/>
          </w:rPr>
          <w:delText>https://bjssjournals.onlinelibrary.wiley.com/doi/pdf/10.1002/bjs.1800580604?casa_token=Xlr6xVzi_hUAAAAA%3AwLn8C9fRQtz3gFXx7a7jhbuUJ5UyLCBRSCyj0UG4Kq4aen5HtNA5H6lLcDu-rA7wFNpGYuHrFXd7ecC7</w:delText>
        </w:r>
        <w:r w:rsidR="00C92A04" w:rsidDel="00C92A04">
          <w:rPr>
            <w:rStyle w:val="Hipervnculo"/>
            <w:rFonts w:ascii="Times New Roman" w:hAnsi="Times New Roman" w:cs="Times New Roman"/>
            <w:color w:val="auto"/>
            <w:sz w:val="20"/>
            <w:szCs w:val="20"/>
          </w:rPr>
          <w:fldChar w:fldCharType="end"/>
        </w:r>
      </w:del>
    </w:p>
    <w:p w14:paraId="2FB43E88" w14:textId="6E9468DC" w:rsidR="00F77103" w:rsidRPr="005A28EF" w:rsidDel="00C92A04" w:rsidRDefault="00F77103" w:rsidP="00904883">
      <w:pPr>
        <w:pStyle w:val="Prrafodelista"/>
        <w:numPr>
          <w:ilvl w:val="0"/>
          <w:numId w:val="35"/>
        </w:numPr>
        <w:spacing w:after="0"/>
        <w:rPr>
          <w:del w:id="2769" w:author="Andrés González Santa Cruz" w:date="2020-12-06T00:30:00Z"/>
          <w:rFonts w:ascii="Times New Roman" w:hAnsi="Times New Roman" w:cs="Times New Roman"/>
          <w:sz w:val="20"/>
          <w:szCs w:val="20"/>
        </w:rPr>
      </w:pPr>
      <w:del w:id="2770" w:author="Andrés González Santa Cruz" w:date="2020-12-06T00:30:00Z">
        <w:r w:rsidRPr="005A28EF" w:rsidDel="00C92A04">
          <w:rPr>
            <w:rFonts w:ascii="Times New Roman" w:hAnsi="Times New Roman" w:cs="Times New Roman"/>
            <w:sz w:val="20"/>
            <w:szCs w:val="20"/>
          </w:rPr>
          <w:delText>Sheridan S, Whitlock, Roy, I.H. Plastic Baton Round Injuries. British Journal of Oral Surgery. 1983;21: 259-267.</w:delText>
        </w:r>
      </w:del>
    </w:p>
    <w:p w14:paraId="2E3ED852" w14:textId="29ECAE1B" w:rsidR="00661A84" w:rsidRPr="005A28EF" w:rsidDel="00C92A04" w:rsidRDefault="00661A84" w:rsidP="00904883">
      <w:pPr>
        <w:pStyle w:val="Prrafodelista"/>
        <w:numPr>
          <w:ilvl w:val="0"/>
          <w:numId w:val="35"/>
        </w:numPr>
        <w:spacing w:after="0"/>
        <w:rPr>
          <w:del w:id="2771" w:author="Andrés González Santa Cruz" w:date="2020-12-06T00:30:00Z"/>
          <w:rFonts w:ascii="Times New Roman" w:hAnsi="Times New Roman" w:cs="Times New Roman"/>
          <w:sz w:val="20"/>
          <w:szCs w:val="20"/>
        </w:rPr>
      </w:pPr>
      <w:del w:id="2772" w:author="Andrés González Santa Cruz" w:date="2020-12-06T00:30:00Z">
        <w:r w:rsidRPr="005A28EF" w:rsidDel="00C92A04">
          <w:rPr>
            <w:rFonts w:ascii="Times New Roman" w:hAnsi="Times New Roman" w:cs="Times New Roman"/>
            <w:sz w:val="20"/>
            <w:szCs w:val="20"/>
          </w:rPr>
          <w:delText>Blain PG. Tear Gases and Irritant Incapacitants: 1-Chloroacetophenone, 2-Chlorobenzylidene Malononitrile and Dibenz[B,F]-1,4-Oxazepine. Toxicol Rev. 2003;22(2):103-110. doi:10.2165/00139709-200322020-00005</w:delText>
        </w:r>
      </w:del>
    </w:p>
    <w:p w14:paraId="3BFD9D94" w14:textId="6B80FC6D" w:rsidR="00661A84" w:rsidRPr="005A28EF" w:rsidDel="00C92A04" w:rsidRDefault="00661A84" w:rsidP="00904883">
      <w:pPr>
        <w:pStyle w:val="Prrafodelista"/>
        <w:numPr>
          <w:ilvl w:val="0"/>
          <w:numId w:val="35"/>
        </w:numPr>
        <w:spacing w:after="0"/>
        <w:rPr>
          <w:del w:id="2773" w:author="Andrés González Santa Cruz" w:date="2020-12-06T00:30:00Z"/>
          <w:rFonts w:ascii="Times New Roman" w:hAnsi="Times New Roman" w:cs="Times New Roman"/>
          <w:sz w:val="20"/>
          <w:szCs w:val="20"/>
        </w:rPr>
      </w:pPr>
      <w:del w:id="2774" w:author="Andrés González Santa Cruz" w:date="2020-12-06T00:30:00Z">
        <w:r w:rsidRPr="005A28EF" w:rsidDel="00C92A04">
          <w:rPr>
            <w:rFonts w:ascii="Times New Roman" w:hAnsi="Times New Roman" w:cs="Times New Roman"/>
            <w:sz w:val="20"/>
            <w:szCs w:val="20"/>
          </w:rPr>
          <w:delText>Arbak P, Başer İ, Kumbasar ÖO, Ülger F, Kılıçaslan Z, Evyapan F. Long Term Effects of Tear Gases on Respiratory System: Analysis of 93 Cases. The Scientific World Journal. doi:https://doi.org/10.1155/2014/963638</w:delText>
        </w:r>
      </w:del>
    </w:p>
    <w:p w14:paraId="4C251A5B" w14:textId="17D3D565" w:rsidR="00F77103" w:rsidRPr="005A28EF" w:rsidDel="00C92A04" w:rsidRDefault="00661A84" w:rsidP="00904883">
      <w:pPr>
        <w:pStyle w:val="Prrafodelista"/>
        <w:numPr>
          <w:ilvl w:val="0"/>
          <w:numId w:val="35"/>
        </w:numPr>
        <w:spacing w:after="0"/>
        <w:rPr>
          <w:del w:id="2775" w:author="Andrés González Santa Cruz" w:date="2020-12-06T00:30:00Z"/>
          <w:rFonts w:ascii="Times New Roman" w:hAnsi="Times New Roman" w:cs="Times New Roman"/>
          <w:sz w:val="20"/>
          <w:szCs w:val="20"/>
        </w:rPr>
      </w:pPr>
      <w:del w:id="2776" w:author="Andrés González Santa Cruz" w:date="2020-12-06T00:30:00Z">
        <w:r w:rsidRPr="00D41248" w:rsidDel="00C92A04">
          <w:rPr>
            <w:rFonts w:ascii="Times New Roman" w:hAnsi="Times New Roman" w:cs="Times New Roman"/>
            <w:sz w:val="20"/>
            <w:szCs w:val="20"/>
            <w:rPrChange w:id="2777" w:author="Andrés González Santa Cruz" w:date="2020-12-03T15:58:00Z">
              <w:rPr>
                <w:rFonts w:ascii="Times New Roman" w:hAnsi="Times New Roman" w:cs="Times New Roman"/>
                <w:sz w:val="20"/>
                <w:szCs w:val="20"/>
                <w:lang w:val="es-CL"/>
              </w:rPr>
            </w:rPrChange>
          </w:rPr>
          <w:delText xml:space="preserve">Uslu E, Ozkan G, Kucuk CU, et al. </w:delText>
        </w:r>
        <w:r w:rsidRPr="005A28EF" w:rsidDel="00C92A04">
          <w:rPr>
            <w:rFonts w:ascii="Times New Roman" w:hAnsi="Times New Roman" w:cs="Times New Roman"/>
            <w:sz w:val="20"/>
            <w:szCs w:val="20"/>
          </w:rPr>
          <w:delText>Respiratory effects of tear gas inhalation. Eur Respir J. 2014;44(Suppl 58). Accessed August 13, 2020. https://erj.ersjournals.com/content/44/Suppl_58/P4958</w:delText>
        </w:r>
      </w:del>
    </w:p>
    <w:p w14:paraId="20E441C3" w14:textId="34AE397E" w:rsidR="00D51BF3" w:rsidDel="00C92A04" w:rsidRDefault="00D51BF3" w:rsidP="00904883">
      <w:pPr>
        <w:pBdr>
          <w:top w:val="nil"/>
          <w:left w:val="nil"/>
          <w:bottom w:val="nil"/>
          <w:right w:val="nil"/>
          <w:between w:val="nil"/>
        </w:pBdr>
        <w:tabs>
          <w:tab w:val="left" w:pos="260"/>
          <w:tab w:val="left" w:pos="500"/>
        </w:tabs>
        <w:spacing w:after="0" w:line="240" w:lineRule="auto"/>
        <w:rPr>
          <w:del w:id="2778" w:author="Andrés González Santa Cruz" w:date="2020-12-06T00:30:00Z"/>
          <w:rFonts w:ascii="Times New Roman" w:hAnsi="Times New Roman" w:cs="Times New Roman"/>
          <w:color w:val="212121"/>
          <w:sz w:val="16"/>
          <w:szCs w:val="16"/>
          <w:shd w:val="clear" w:color="auto" w:fill="FFFFFF"/>
        </w:rPr>
      </w:pPr>
    </w:p>
    <w:p w14:paraId="0C838C94" w14:textId="188A06FB" w:rsidR="00D51BF3" w:rsidDel="00201C9E" w:rsidRDefault="00D51BF3" w:rsidP="00904883">
      <w:pPr>
        <w:pBdr>
          <w:top w:val="nil"/>
          <w:left w:val="nil"/>
          <w:bottom w:val="nil"/>
          <w:right w:val="nil"/>
          <w:between w:val="nil"/>
        </w:pBdr>
        <w:tabs>
          <w:tab w:val="left" w:pos="260"/>
          <w:tab w:val="left" w:pos="500"/>
        </w:tabs>
        <w:spacing w:after="0" w:line="240" w:lineRule="auto"/>
        <w:rPr>
          <w:del w:id="2779" w:author="Andrés González Santa Cruz" w:date="2020-12-06T16:43:00Z"/>
          <w:rFonts w:ascii="Times New Roman" w:hAnsi="Times New Roman" w:cs="Times New Roman"/>
          <w:color w:val="212121"/>
          <w:sz w:val="16"/>
          <w:szCs w:val="16"/>
          <w:shd w:val="clear" w:color="auto" w:fill="FFFFFF"/>
        </w:rPr>
      </w:pPr>
    </w:p>
    <w:p w14:paraId="4A347689" w14:textId="77777777" w:rsidR="00904883" w:rsidRPr="00904883" w:rsidRDefault="00D51BF3" w:rsidP="00904883">
      <w:pPr>
        <w:pStyle w:val="EndNoteBibliography"/>
        <w:spacing w:after="0"/>
        <w:ind w:left="720" w:hanging="720"/>
      </w:pPr>
      <w:r>
        <w:rPr>
          <w:rFonts w:ascii="Times New Roman" w:hAnsi="Times New Roman" w:cs="Times New Roman"/>
          <w:color w:val="212121"/>
          <w:sz w:val="16"/>
          <w:szCs w:val="16"/>
          <w:shd w:val="clear" w:color="auto" w:fill="FFFFFF"/>
        </w:rPr>
        <w:fldChar w:fldCharType="begin"/>
      </w:r>
      <w:r>
        <w:rPr>
          <w:rFonts w:ascii="Times New Roman" w:hAnsi="Times New Roman" w:cs="Times New Roman"/>
          <w:color w:val="212121"/>
          <w:sz w:val="16"/>
          <w:szCs w:val="16"/>
          <w:shd w:val="clear" w:color="auto" w:fill="FFFFFF"/>
        </w:rPr>
        <w:instrText xml:space="preserve"> ADDIN EN.REFLIST </w:instrText>
      </w:r>
      <w:r>
        <w:rPr>
          <w:rFonts w:ascii="Times New Roman" w:hAnsi="Times New Roman" w:cs="Times New Roman"/>
          <w:color w:val="212121"/>
          <w:sz w:val="16"/>
          <w:szCs w:val="16"/>
          <w:shd w:val="clear" w:color="auto" w:fill="FFFFFF"/>
        </w:rPr>
        <w:fldChar w:fldCharType="separate"/>
      </w:r>
      <w:r w:rsidR="00904883" w:rsidRPr="00904883">
        <w:t>1.</w:t>
      </w:r>
      <w:r w:rsidR="00904883" w:rsidRPr="00904883">
        <w:tab/>
        <w:t xml:space="preserve">Vergara, L., </w:t>
      </w:r>
      <w:r w:rsidR="00904883" w:rsidRPr="00904883">
        <w:rPr>
          <w:i/>
        </w:rPr>
        <w:t>World social science report, 2016: Challenging inequalities, pathways to a just world</w:t>
      </w:r>
      <w:r w:rsidR="00904883" w:rsidRPr="00904883">
        <w:t>. 2016: Paris, France. p. 250-53.</w:t>
      </w:r>
    </w:p>
    <w:p w14:paraId="717DA669" w14:textId="77777777" w:rsidR="00904883" w:rsidRPr="00904883" w:rsidRDefault="00904883" w:rsidP="00904883">
      <w:pPr>
        <w:pStyle w:val="EndNoteBibliography"/>
        <w:spacing w:after="0"/>
        <w:ind w:left="720" w:hanging="720"/>
      </w:pPr>
      <w:r w:rsidRPr="00904883">
        <w:t>2.</w:t>
      </w:r>
      <w:r w:rsidRPr="00904883">
        <w:tab/>
        <w:t xml:space="preserve">Berger, S. and H. Nehring, </w:t>
      </w:r>
      <w:r w:rsidRPr="00904883">
        <w:rPr>
          <w:i/>
        </w:rPr>
        <w:t>Introduction: Towards a Global History of Social Movements</w:t>
      </w:r>
      <w:r w:rsidRPr="00904883">
        <w:t>. 2017. p. 1-35.</w:t>
      </w:r>
    </w:p>
    <w:p w14:paraId="58A7D44B" w14:textId="77777777" w:rsidR="00904883" w:rsidRPr="00904883" w:rsidRDefault="00904883" w:rsidP="00904883">
      <w:pPr>
        <w:pStyle w:val="EndNoteBibliography"/>
        <w:spacing w:after="0"/>
        <w:ind w:left="720" w:hanging="720"/>
      </w:pPr>
      <w:r w:rsidRPr="00904883">
        <w:t>3.</w:t>
      </w:r>
      <w:r w:rsidRPr="00904883">
        <w:tab/>
        <w:t xml:space="preserve">Scott, J. and G. Marshall, </w:t>
      </w:r>
      <w:r w:rsidRPr="00904883">
        <w:rPr>
          <w:i/>
        </w:rPr>
        <w:t>A Dictionary of Sociology</w:t>
      </w:r>
      <w:r w:rsidRPr="00904883">
        <w:t>. 3rd ed. ed. 2009: Oxford University Press.</w:t>
      </w:r>
    </w:p>
    <w:p w14:paraId="6378F0D0" w14:textId="77777777" w:rsidR="00904883" w:rsidRPr="00904883" w:rsidRDefault="00904883" w:rsidP="00904883">
      <w:pPr>
        <w:pStyle w:val="EndNoteBibliography"/>
        <w:spacing w:after="0"/>
        <w:ind w:left="720" w:hanging="720"/>
      </w:pPr>
      <w:r w:rsidRPr="00904883">
        <w:t>4.</w:t>
      </w:r>
      <w:r w:rsidRPr="00904883">
        <w:tab/>
        <w:t xml:space="preserve">Opp, K.-D., </w:t>
      </w:r>
      <w:r w:rsidRPr="00904883">
        <w:rPr>
          <w:i/>
        </w:rPr>
        <w:t>Theories of Political Protest and Social Movements: A Multidisciplinary Introduction, Critique, and Synthesis</w:t>
      </w:r>
      <w:r w:rsidRPr="00904883">
        <w:t>. 1st ed. ed. Political Science. 2009, London: Routledge.</w:t>
      </w:r>
    </w:p>
    <w:p w14:paraId="7A606F85" w14:textId="77777777" w:rsidR="00904883" w:rsidRPr="00904883" w:rsidRDefault="00904883" w:rsidP="00904883">
      <w:pPr>
        <w:pStyle w:val="EndNoteBibliography"/>
        <w:spacing w:after="0"/>
        <w:ind w:left="720" w:hanging="720"/>
      </w:pPr>
      <w:r w:rsidRPr="00904883">
        <w:t>5.</w:t>
      </w:r>
      <w:r w:rsidRPr="00904883">
        <w:tab/>
        <w:t xml:space="preserve">Diani, M., </w:t>
      </w:r>
      <w:r w:rsidRPr="00904883">
        <w:rPr>
          <w:i/>
        </w:rPr>
        <w:t>The Concept of Social Movement.</w:t>
      </w:r>
      <w:r w:rsidRPr="00904883">
        <w:t xml:space="preserve"> The Sociological Review, 1992. </w:t>
      </w:r>
      <w:r w:rsidRPr="00904883">
        <w:rPr>
          <w:b/>
        </w:rPr>
        <w:t>40</w:t>
      </w:r>
      <w:r w:rsidRPr="00904883">
        <w:t>(1): p. 1-25.</w:t>
      </w:r>
    </w:p>
    <w:p w14:paraId="72013DE4" w14:textId="77777777" w:rsidR="00904883" w:rsidRPr="00904883" w:rsidRDefault="00904883" w:rsidP="00904883">
      <w:pPr>
        <w:pStyle w:val="EndNoteBibliography"/>
        <w:spacing w:after="0"/>
        <w:ind w:left="720" w:hanging="720"/>
      </w:pPr>
      <w:r w:rsidRPr="00904883">
        <w:t>6.</w:t>
      </w:r>
      <w:r w:rsidRPr="00904883">
        <w:tab/>
        <w:t xml:space="preserve">Krygier, R., </w:t>
      </w:r>
      <w:r w:rsidRPr="00904883">
        <w:rPr>
          <w:i/>
        </w:rPr>
        <w:t>Chile is preparing to rewrite its constitution. Why are people still protesting?</w:t>
      </w:r>
      <w:r w:rsidRPr="00904883">
        <w:t xml:space="preserve">, in </w:t>
      </w:r>
      <w:r w:rsidRPr="00904883">
        <w:rPr>
          <w:i/>
        </w:rPr>
        <w:t>The Washington Post</w:t>
      </w:r>
      <w:r w:rsidRPr="00904883">
        <w:t>. 2020, February 1.</w:t>
      </w:r>
    </w:p>
    <w:p w14:paraId="71B92B6F" w14:textId="116D99F2" w:rsidR="00904883" w:rsidRPr="00904883" w:rsidRDefault="00904883" w:rsidP="00904883">
      <w:pPr>
        <w:pStyle w:val="EndNoteBibliography"/>
        <w:spacing w:after="0"/>
        <w:ind w:left="720" w:hanging="720"/>
      </w:pPr>
      <w:r w:rsidRPr="00904883">
        <w:t>7.</w:t>
      </w:r>
      <w:r w:rsidRPr="00904883">
        <w:tab/>
        <w:t xml:space="preserve">Johanson, M. </w:t>
      </w:r>
      <w:r w:rsidRPr="00904883">
        <w:rPr>
          <w:i/>
        </w:rPr>
        <w:t>How a $0.04 metro fare price hike sparked massive unrest in Chile</w:t>
      </w:r>
      <w:r w:rsidRPr="00904883">
        <w:t xml:space="preserve">. 2019, October 29  [cited August, 11, 2019]; Available from: </w:t>
      </w:r>
      <w:hyperlink r:id="rId13" w:history="1">
        <w:r w:rsidRPr="00904883">
          <w:rPr>
            <w:rStyle w:val="Hipervnculo"/>
          </w:rPr>
          <w:t>https://www.vox.com/world/2019/10/29/20938402/santiago-chile-protests-2019-riots-metro-fare-pinera</w:t>
        </w:r>
      </w:hyperlink>
      <w:r w:rsidRPr="00904883">
        <w:t>.</w:t>
      </w:r>
    </w:p>
    <w:p w14:paraId="37E36C77" w14:textId="77777777" w:rsidR="00904883" w:rsidRPr="00904883" w:rsidRDefault="00904883" w:rsidP="00904883">
      <w:pPr>
        <w:pStyle w:val="EndNoteBibliography"/>
        <w:spacing w:after="0"/>
        <w:ind w:left="720" w:hanging="720"/>
      </w:pPr>
      <w:r w:rsidRPr="00904883">
        <w:t>8.</w:t>
      </w:r>
      <w:r w:rsidRPr="00904883">
        <w:tab/>
        <w:t xml:space="preserve">Gonzalez, R. and C.L.F. Morán, </w:t>
      </w:r>
      <w:r w:rsidRPr="00904883">
        <w:rPr>
          <w:i/>
        </w:rPr>
        <w:t>The 2019–2020 Chilean protests: A first look at their causes and participants.</w:t>
      </w:r>
      <w:r w:rsidRPr="00904883">
        <w:t xml:space="preserve"> International Journal of Sociology, 2020. </w:t>
      </w:r>
      <w:r w:rsidRPr="00904883">
        <w:rPr>
          <w:b/>
        </w:rPr>
        <w:t>50</w:t>
      </w:r>
      <w:r w:rsidRPr="00904883">
        <w:t>(3): p. 227-235.</w:t>
      </w:r>
    </w:p>
    <w:p w14:paraId="7B1B2B8E" w14:textId="77777777" w:rsidR="00904883" w:rsidRPr="00904883" w:rsidRDefault="00904883" w:rsidP="00904883">
      <w:pPr>
        <w:pStyle w:val="EndNoteBibliography"/>
        <w:spacing w:after="0"/>
        <w:ind w:left="720" w:hanging="720"/>
      </w:pPr>
      <w:r w:rsidRPr="00904883">
        <w:t>9.</w:t>
      </w:r>
      <w:r w:rsidRPr="00904883">
        <w:tab/>
        <w:t xml:space="preserve">Somma, N.M., et al., </w:t>
      </w:r>
      <w:r w:rsidRPr="00904883">
        <w:rPr>
          <w:i/>
        </w:rPr>
        <w:t>No water in the oasis: the Chilean Spring of 2019–2020.</w:t>
      </w:r>
      <w:r w:rsidRPr="00904883">
        <w:t xml:space="preserve"> Social Movement Studies, 2020: p. 1-8.</w:t>
      </w:r>
    </w:p>
    <w:p w14:paraId="5A987568" w14:textId="77777777" w:rsidR="00904883" w:rsidRPr="00904883" w:rsidRDefault="00904883" w:rsidP="00904883">
      <w:pPr>
        <w:pStyle w:val="EndNoteBibliography"/>
        <w:spacing w:after="0"/>
        <w:ind w:left="720" w:hanging="720"/>
      </w:pPr>
      <w:r w:rsidRPr="00904883">
        <w:t>10.</w:t>
      </w:r>
      <w:r w:rsidRPr="00904883">
        <w:tab/>
        <w:t xml:space="preserve">Elm, E., E. Madrid Aris, and G. Urrútia, </w:t>
      </w:r>
      <w:r w:rsidRPr="00904883">
        <w:rPr>
          <w:i/>
        </w:rPr>
        <w:t>Chile: civil unrest and Cochrane Colloquium cancelled.</w:t>
      </w:r>
      <w:r w:rsidRPr="00904883">
        <w:t xml:space="preserve"> The Lancet, 2019. </w:t>
      </w:r>
      <w:r w:rsidRPr="00904883">
        <w:rPr>
          <w:b/>
        </w:rPr>
        <w:t>394</w:t>
      </w:r>
      <w:r w:rsidRPr="00904883">
        <w:t>(10210).</w:t>
      </w:r>
    </w:p>
    <w:p w14:paraId="2833CB43" w14:textId="77777777" w:rsidR="00904883" w:rsidRPr="00904883" w:rsidRDefault="00904883" w:rsidP="00904883">
      <w:pPr>
        <w:pStyle w:val="EndNoteBibliography"/>
        <w:spacing w:after="0"/>
        <w:ind w:left="720" w:hanging="720"/>
      </w:pPr>
      <w:r w:rsidRPr="00904883">
        <w:t>11.</w:t>
      </w:r>
      <w:r w:rsidRPr="00904883">
        <w:tab/>
      </w:r>
      <w:r w:rsidRPr="00904883">
        <w:rPr>
          <w:i/>
        </w:rPr>
        <w:t>La cronología de los hechos que detonaron la crisis social y los días de estado de emergencia en el país [The chronology of the events that triggered the social crisis and the days of state of emergency in the country]</w:t>
      </w:r>
      <w:r w:rsidRPr="00904883">
        <w:t xml:space="preserve">, in </w:t>
      </w:r>
      <w:r w:rsidRPr="00904883">
        <w:rPr>
          <w:i/>
        </w:rPr>
        <w:t>El Mercurio</w:t>
      </w:r>
      <w:r w:rsidRPr="00904883">
        <w:t>. 2019, October 25: Chile.</w:t>
      </w:r>
    </w:p>
    <w:p w14:paraId="2CAE2DAC" w14:textId="77777777" w:rsidR="00904883" w:rsidRPr="00904883" w:rsidRDefault="00904883" w:rsidP="00904883">
      <w:pPr>
        <w:pStyle w:val="EndNoteBibliography"/>
        <w:spacing w:after="0"/>
        <w:ind w:left="720" w:hanging="720"/>
      </w:pPr>
      <w:r w:rsidRPr="00904883">
        <w:t>12.</w:t>
      </w:r>
      <w:r w:rsidRPr="00904883">
        <w:tab/>
        <w:t xml:space="preserve">Dangmann, C.R., et al., </w:t>
      </w:r>
      <w:r w:rsidRPr="00904883">
        <w:rPr>
          <w:i/>
        </w:rPr>
        <w:t>Health-related quality of life in young Syrian refugees recently resettled in Norway.</w:t>
      </w:r>
      <w:r w:rsidRPr="00904883">
        <w:t xml:space="preserve"> Scandinavian journal of public health, 2020. </w:t>
      </w:r>
      <w:r w:rsidRPr="00904883">
        <w:rPr>
          <w:b/>
        </w:rPr>
        <w:t>48</w:t>
      </w:r>
      <w:r w:rsidRPr="00904883">
        <w:t>(7): p. 688-698.</w:t>
      </w:r>
    </w:p>
    <w:p w14:paraId="72829AD5" w14:textId="77777777" w:rsidR="00904883" w:rsidRPr="00904883" w:rsidRDefault="00904883" w:rsidP="00904883">
      <w:pPr>
        <w:pStyle w:val="EndNoteBibliography"/>
        <w:spacing w:after="0"/>
        <w:ind w:left="720" w:hanging="720"/>
      </w:pPr>
      <w:r w:rsidRPr="00904883">
        <w:lastRenderedPageBreak/>
        <w:t>13.</w:t>
      </w:r>
      <w:r w:rsidRPr="00904883">
        <w:tab/>
        <w:t xml:space="preserve">Evans, C.A., Jr., </w:t>
      </w:r>
      <w:r w:rsidRPr="00904883">
        <w:rPr>
          <w:i/>
        </w:rPr>
        <w:t>Public health impact of the 1992 Los Angeles civil unrest.</w:t>
      </w:r>
      <w:r w:rsidRPr="00904883">
        <w:t xml:space="preserve"> Public health reports (Washington, D.C. : 1974), 1993. </w:t>
      </w:r>
      <w:r w:rsidRPr="00904883">
        <w:rPr>
          <w:b/>
        </w:rPr>
        <w:t>108</w:t>
      </w:r>
      <w:r w:rsidRPr="00904883">
        <w:t>(3): p. 265-272.</w:t>
      </w:r>
    </w:p>
    <w:p w14:paraId="6015EBC3" w14:textId="77777777" w:rsidR="00904883" w:rsidRPr="00904883" w:rsidRDefault="00904883" w:rsidP="00904883">
      <w:pPr>
        <w:pStyle w:val="EndNoteBibliography"/>
        <w:spacing w:after="0"/>
        <w:ind w:left="720" w:hanging="720"/>
      </w:pPr>
      <w:r w:rsidRPr="00904883">
        <w:t>14.</w:t>
      </w:r>
      <w:r w:rsidRPr="00904883">
        <w:tab/>
        <w:t xml:space="preserve">Ni, M.Y., et al., </w:t>
      </w:r>
      <w:r w:rsidRPr="00904883">
        <w:rPr>
          <w:i/>
        </w:rPr>
        <w:t>Mental health during and after protests, riots and revolutions: A systematic review.</w:t>
      </w:r>
      <w:r w:rsidRPr="00904883">
        <w:t xml:space="preserve"> Australian &amp; New Zealand Journal of Psychiatry, 2020. </w:t>
      </w:r>
      <w:r w:rsidRPr="00904883">
        <w:rPr>
          <w:b/>
        </w:rPr>
        <w:t>54</w:t>
      </w:r>
      <w:r w:rsidRPr="00904883">
        <w:t>(3): p. 232-243.</w:t>
      </w:r>
    </w:p>
    <w:p w14:paraId="1EF2FC57" w14:textId="77777777" w:rsidR="00904883" w:rsidRPr="00904883" w:rsidRDefault="00904883" w:rsidP="00904883">
      <w:pPr>
        <w:pStyle w:val="EndNoteBibliography"/>
        <w:spacing w:after="0"/>
        <w:ind w:left="720" w:hanging="720"/>
      </w:pPr>
      <w:r w:rsidRPr="00904883">
        <w:t>15.</w:t>
      </w:r>
      <w:r w:rsidRPr="00904883">
        <w:tab/>
        <w:t xml:space="preserve">Robertson, E., </w:t>
      </w:r>
      <w:r w:rsidRPr="00904883">
        <w:rPr>
          <w:i/>
        </w:rPr>
        <w:t>Venezuelan unrest increases pressure on health services.</w:t>
      </w:r>
      <w:r w:rsidRPr="00904883">
        <w:t xml:space="preserve"> Lancet, 2014. </w:t>
      </w:r>
      <w:r w:rsidRPr="00904883">
        <w:rPr>
          <w:b/>
        </w:rPr>
        <w:t>383</w:t>
      </w:r>
      <w:r w:rsidRPr="00904883">
        <w:t>(9921): p. 942.</w:t>
      </w:r>
    </w:p>
    <w:p w14:paraId="7AB017C5" w14:textId="77777777" w:rsidR="00904883" w:rsidRPr="00904883" w:rsidRDefault="00904883" w:rsidP="00904883">
      <w:pPr>
        <w:pStyle w:val="EndNoteBibliography"/>
        <w:spacing w:after="0"/>
        <w:ind w:left="720" w:hanging="720"/>
      </w:pPr>
      <w:r w:rsidRPr="00904883">
        <w:t>16.</w:t>
      </w:r>
      <w:r w:rsidRPr="00904883">
        <w:tab/>
        <w:t xml:space="preserve">The Lancet, O., </w:t>
      </w:r>
      <w:r w:rsidRPr="00904883">
        <w:rPr>
          <w:i/>
        </w:rPr>
        <w:t>Hong Kong: long civil unrest with long-term consequences.</w:t>
      </w:r>
      <w:r w:rsidRPr="00904883">
        <w:t xml:space="preserve"> Lancet Oncol, 2020. </w:t>
      </w:r>
      <w:r w:rsidRPr="00904883">
        <w:rPr>
          <w:b/>
        </w:rPr>
        <w:t>21</w:t>
      </w:r>
      <w:r w:rsidRPr="00904883">
        <w:t>(1): p. 1.</w:t>
      </w:r>
    </w:p>
    <w:p w14:paraId="76D52784" w14:textId="77777777" w:rsidR="00904883" w:rsidRPr="00904883" w:rsidRDefault="00904883" w:rsidP="00904883">
      <w:pPr>
        <w:pStyle w:val="EndNoteBibliography"/>
        <w:spacing w:after="0"/>
        <w:ind w:left="720" w:hanging="720"/>
      </w:pPr>
      <w:r w:rsidRPr="00904883">
        <w:t>17.</w:t>
      </w:r>
      <w:r w:rsidRPr="00904883">
        <w:tab/>
        <w:t xml:space="preserve">Rust, G., et al., </w:t>
      </w:r>
      <w:r w:rsidRPr="00904883">
        <w:rPr>
          <w:i/>
        </w:rPr>
        <w:t>Practical barriers to timely primary care access: impact on adult use of emergency department services.</w:t>
      </w:r>
      <w:r w:rsidRPr="00904883">
        <w:t xml:space="preserve"> Arch Intern Med, 2008. </w:t>
      </w:r>
      <w:r w:rsidRPr="00904883">
        <w:rPr>
          <w:b/>
        </w:rPr>
        <w:t>168</w:t>
      </w:r>
      <w:r w:rsidRPr="00904883">
        <w:t>(15): p. 1705-10.</w:t>
      </w:r>
    </w:p>
    <w:p w14:paraId="1656A85A" w14:textId="77777777" w:rsidR="00904883" w:rsidRPr="00904883" w:rsidRDefault="00904883" w:rsidP="00904883">
      <w:pPr>
        <w:pStyle w:val="EndNoteBibliography"/>
        <w:spacing w:after="0"/>
        <w:ind w:left="720" w:hanging="720"/>
      </w:pPr>
      <w:r w:rsidRPr="00904883">
        <w:t>18.</w:t>
      </w:r>
      <w:r w:rsidRPr="00904883">
        <w:tab/>
        <w:t xml:space="preserve">Jones, A.P., G. Bentham, and C. Horwell, </w:t>
      </w:r>
      <w:r w:rsidRPr="00904883">
        <w:rPr>
          <w:i/>
        </w:rPr>
        <w:t>Health service accessibility and deaths from asthma.</w:t>
      </w:r>
      <w:r w:rsidRPr="00904883">
        <w:t xml:space="preserve"> Int J Epidemiol, 1999. </w:t>
      </w:r>
      <w:r w:rsidRPr="00904883">
        <w:rPr>
          <w:b/>
        </w:rPr>
        <w:t>28</w:t>
      </w:r>
      <w:r w:rsidRPr="00904883">
        <w:t>(1): p. 101-5.</w:t>
      </w:r>
    </w:p>
    <w:p w14:paraId="75F62DD9" w14:textId="77777777" w:rsidR="00904883" w:rsidRPr="00904883" w:rsidRDefault="00904883" w:rsidP="00904883">
      <w:pPr>
        <w:pStyle w:val="EndNoteBibliography"/>
        <w:spacing w:after="0"/>
        <w:ind w:left="720" w:hanging="720"/>
      </w:pPr>
      <w:r w:rsidRPr="00904883">
        <w:t>19.</w:t>
      </w:r>
      <w:r w:rsidRPr="00904883">
        <w:tab/>
        <w:t xml:space="preserve">Nicholl, J., et al., </w:t>
      </w:r>
      <w:r w:rsidRPr="00904883">
        <w:rPr>
          <w:i/>
        </w:rPr>
        <w:t>The relationship between distance to hospital and patient mortality in emergencies: an observational study.</w:t>
      </w:r>
      <w:r w:rsidRPr="00904883">
        <w:t xml:space="preserve"> Emergency Medicine Journal, 2007. </w:t>
      </w:r>
      <w:r w:rsidRPr="00904883">
        <w:rPr>
          <w:b/>
        </w:rPr>
        <w:t>24</w:t>
      </w:r>
      <w:r w:rsidRPr="00904883">
        <w:t>: p. 665 - 668.</w:t>
      </w:r>
    </w:p>
    <w:p w14:paraId="185CEDDE" w14:textId="77777777" w:rsidR="00904883" w:rsidRPr="00904883" w:rsidRDefault="00904883" w:rsidP="00904883">
      <w:pPr>
        <w:pStyle w:val="EndNoteBibliography"/>
        <w:spacing w:after="0"/>
        <w:ind w:left="720" w:hanging="720"/>
      </w:pPr>
      <w:r w:rsidRPr="00904883">
        <w:t>20.</w:t>
      </w:r>
      <w:r w:rsidRPr="00904883">
        <w:tab/>
        <w:t xml:space="preserve">Ballantyne, B., </w:t>
      </w:r>
      <w:r w:rsidRPr="00904883">
        <w:rPr>
          <w:i/>
        </w:rPr>
        <w:t>Medical management of the traumatic consequences of civil unrest incidents: causation, clinical approaches, needs and advanced planning criteria.</w:t>
      </w:r>
      <w:r w:rsidRPr="00904883">
        <w:t xml:space="preserve"> (1176-2551 (Print)).</w:t>
      </w:r>
    </w:p>
    <w:p w14:paraId="5D9D7D9F" w14:textId="77777777" w:rsidR="00904883" w:rsidRPr="00904883" w:rsidRDefault="00904883" w:rsidP="00904883">
      <w:pPr>
        <w:pStyle w:val="EndNoteBibliography"/>
        <w:spacing w:after="0"/>
        <w:ind w:left="720" w:hanging="720"/>
      </w:pPr>
      <w:r w:rsidRPr="00904883">
        <w:t>21.</w:t>
      </w:r>
      <w:r w:rsidRPr="00904883">
        <w:tab/>
        <w:t xml:space="preserve">Rodríguez, Á., et al., </w:t>
      </w:r>
      <w:r w:rsidRPr="00904883">
        <w:rPr>
          <w:i/>
        </w:rPr>
        <w:t>Ocular trauma by kinetic impact projectiles during civil unrest in Chile.</w:t>
      </w:r>
      <w:r w:rsidRPr="00904883">
        <w:t xml:space="preserve"> Eye, 2020.</w:t>
      </w:r>
    </w:p>
    <w:p w14:paraId="74BB4518" w14:textId="77777777" w:rsidR="00904883" w:rsidRPr="00904883" w:rsidRDefault="00904883" w:rsidP="00904883">
      <w:pPr>
        <w:pStyle w:val="EndNoteBibliography"/>
        <w:spacing w:after="0"/>
        <w:ind w:left="720" w:hanging="720"/>
      </w:pPr>
      <w:r w:rsidRPr="00904883">
        <w:t>22.</w:t>
      </w:r>
      <w:r w:rsidRPr="00904883">
        <w:tab/>
        <w:t xml:space="preserve">Balouris, C.A., </w:t>
      </w:r>
      <w:r w:rsidRPr="00904883">
        <w:rPr>
          <w:i/>
        </w:rPr>
        <w:t>Rubber and plastic bullet eye injuries in Palestine.</w:t>
      </w:r>
      <w:r w:rsidRPr="00904883">
        <w:t xml:space="preserve"> (0140-6736 (Print)).</w:t>
      </w:r>
    </w:p>
    <w:p w14:paraId="3CCDF729" w14:textId="77777777" w:rsidR="00904883" w:rsidRPr="00904883" w:rsidRDefault="00904883" w:rsidP="00904883">
      <w:pPr>
        <w:pStyle w:val="EndNoteBibliography"/>
        <w:spacing w:after="0"/>
        <w:ind w:left="720" w:hanging="720"/>
      </w:pPr>
      <w:r w:rsidRPr="00904883">
        <w:t>23.</w:t>
      </w:r>
      <w:r w:rsidRPr="00904883">
        <w:tab/>
        <w:t xml:space="preserve">Robb Jd Fau - Matthews, J.G. and J.G. Matthews, </w:t>
      </w:r>
      <w:r w:rsidRPr="00904883">
        <w:rPr>
          <w:i/>
        </w:rPr>
        <w:t>The injuries and management of riot casualties admitted to the Belfast hospital wards, August to October, 1969.</w:t>
      </w:r>
      <w:r w:rsidRPr="00904883">
        <w:t xml:space="preserve"> (0007-1323 (Print)).</w:t>
      </w:r>
    </w:p>
    <w:p w14:paraId="5CE95512" w14:textId="77777777" w:rsidR="00904883" w:rsidRPr="00904883" w:rsidRDefault="00904883" w:rsidP="00904883">
      <w:pPr>
        <w:pStyle w:val="EndNoteBibliography"/>
        <w:spacing w:after="0"/>
        <w:ind w:left="720" w:hanging="720"/>
      </w:pPr>
      <w:r w:rsidRPr="00904883">
        <w:t>24.</w:t>
      </w:r>
      <w:r w:rsidRPr="00904883">
        <w:tab/>
        <w:t xml:space="preserve">Sheridan, S.M. and R.I.H. Whitlock, </w:t>
      </w:r>
      <w:r w:rsidRPr="00904883">
        <w:rPr>
          <w:i/>
        </w:rPr>
        <w:t>Plastic baton round injuries.</w:t>
      </w:r>
      <w:r w:rsidRPr="00904883">
        <w:t xml:space="preserve"> British Journal of Oral Surgery, 1983. </w:t>
      </w:r>
      <w:r w:rsidRPr="00904883">
        <w:rPr>
          <w:b/>
        </w:rPr>
        <w:t>21</w:t>
      </w:r>
      <w:r w:rsidRPr="00904883">
        <w:t>(4): p. 259-267.</w:t>
      </w:r>
    </w:p>
    <w:p w14:paraId="644C6811" w14:textId="77777777" w:rsidR="00904883" w:rsidRPr="00904883" w:rsidRDefault="00904883" w:rsidP="00904883">
      <w:pPr>
        <w:pStyle w:val="EndNoteBibliography"/>
        <w:spacing w:after="0"/>
        <w:ind w:left="720" w:hanging="720"/>
      </w:pPr>
      <w:r w:rsidRPr="00904883">
        <w:t>25.</w:t>
      </w:r>
      <w:r w:rsidRPr="00904883">
        <w:tab/>
        <w:t xml:space="preserve">Blain, P.G., </w:t>
      </w:r>
      <w:r w:rsidRPr="00904883">
        <w:rPr>
          <w:i/>
        </w:rPr>
        <w:t>Tear gases and irritant incapacitants. 1-chloroacetophenone, 2-chlorobenzylidene malononitrile and dibenz[b,f]-1,4-oxazepine.</w:t>
      </w:r>
      <w:r w:rsidRPr="00904883">
        <w:t xml:space="preserve"> (1176-2551 (Print)).</w:t>
      </w:r>
    </w:p>
    <w:p w14:paraId="27D43DDF" w14:textId="77777777" w:rsidR="00904883" w:rsidRPr="00904883" w:rsidRDefault="00904883" w:rsidP="00904883">
      <w:pPr>
        <w:pStyle w:val="EndNoteBibliography"/>
        <w:spacing w:after="0"/>
        <w:ind w:left="720" w:hanging="720"/>
      </w:pPr>
      <w:r w:rsidRPr="00904883">
        <w:t>26.</w:t>
      </w:r>
      <w:r w:rsidRPr="00904883">
        <w:tab/>
        <w:t xml:space="preserve">Arbak, P., et al., </w:t>
      </w:r>
      <w:r w:rsidRPr="00904883">
        <w:rPr>
          <w:i/>
        </w:rPr>
        <w:t>Long term effects of tear gases on respiratory system: analysis of 93 cases.</w:t>
      </w:r>
      <w:r w:rsidRPr="00904883">
        <w:t xml:space="preserve"> TheScientificWorldJournal, 2014. </w:t>
      </w:r>
      <w:r w:rsidRPr="00904883">
        <w:rPr>
          <w:b/>
        </w:rPr>
        <w:t>2014</w:t>
      </w:r>
      <w:r w:rsidRPr="00904883">
        <w:t>: p. 963638-963638.</w:t>
      </w:r>
    </w:p>
    <w:p w14:paraId="5048B251" w14:textId="77777777" w:rsidR="00904883" w:rsidRPr="00904883" w:rsidRDefault="00904883" w:rsidP="00904883">
      <w:pPr>
        <w:pStyle w:val="EndNoteBibliography"/>
        <w:spacing w:after="0"/>
        <w:ind w:left="720" w:hanging="720"/>
      </w:pPr>
      <w:r w:rsidRPr="00904883">
        <w:t>27.</w:t>
      </w:r>
      <w:r w:rsidRPr="00904883">
        <w:tab/>
        <w:t xml:space="preserve">Uslu, E., et al., </w:t>
      </w:r>
      <w:r w:rsidRPr="00904883">
        <w:rPr>
          <w:i/>
        </w:rPr>
        <w:t>Respiratory effects of tear gas inhalation.</w:t>
      </w:r>
      <w:r w:rsidRPr="00904883">
        <w:t xml:space="preserve"> European Respiratory Journal, 2014. </w:t>
      </w:r>
      <w:r w:rsidRPr="00904883">
        <w:rPr>
          <w:b/>
        </w:rPr>
        <w:t>44</w:t>
      </w:r>
      <w:r w:rsidRPr="00904883">
        <w:t>(Suppl 58): p. P4958.</w:t>
      </w:r>
    </w:p>
    <w:p w14:paraId="671D9E7E" w14:textId="77777777" w:rsidR="00904883" w:rsidRPr="00904883" w:rsidRDefault="00904883" w:rsidP="00904883">
      <w:pPr>
        <w:pStyle w:val="EndNoteBibliography"/>
        <w:spacing w:after="0"/>
        <w:ind w:left="720" w:hanging="720"/>
      </w:pPr>
      <w:r w:rsidRPr="00904883">
        <w:t>28.</w:t>
      </w:r>
      <w:r w:rsidRPr="00904883">
        <w:tab/>
        <w:t xml:space="preserve">Haar, R.J., et al., </w:t>
      </w:r>
      <w:r w:rsidRPr="00904883">
        <w:rPr>
          <w:i/>
        </w:rPr>
        <w:t>Health impacts of chemical irritants used for crowd control: a systematic review of the injuries and deaths caused by tear gas and pepper spray.</w:t>
      </w:r>
      <w:r w:rsidRPr="00904883">
        <w:t xml:space="preserve"> BMC Public Health, 2017. </w:t>
      </w:r>
      <w:r w:rsidRPr="00904883">
        <w:rPr>
          <w:b/>
        </w:rPr>
        <w:t>17</w:t>
      </w:r>
      <w:r w:rsidRPr="00904883">
        <w:t>(1): p. 831.</w:t>
      </w:r>
    </w:p>
    <w:p w14:paraId="0674DB49" w14:textId="7D5C5D23" w:rsidR="00904883" w:rsidRPr="00904883" w:rsidRDefault="00904883" w:rsidP="00904883">
      <w:pPr>
        <w:pStyle w:val="EndNoteBibliography"/>
        <w:spacing w:after="0"/>
        <w:ind w:left="720" w:hanging="720"/>
      </w:pPr>
      <w:r w:rsidRPr="00904883">
        <w:t>29.</w:t>
      </w:r>
      <w:r w:rsidRPr="00904883">
        <w:tab/>
        <w:t xml:space="preserve">Centers for Disease Control and Prevention. </w:t>
      </w:r>
      <w:r w:rsidRPr="00904883">
        <w:rPr>
          <w:i/>
        </w:rPr>
        <w:t>Interim document: Facts About Riot Control Agents</w:t>
      </w:r>
      <w:r w:rsidRPr="00904883">
        <w:t xml:space="preserve">. 2018 April 4, 2018 [cited 2020 October 30]; Available from: </w:t>
      </w:r>
      <w:hyperlink r:id="rId14" w:history="1">
        <w:r w:rsidRPr="00904883">
          <w:rPr>
            <w:rStyle w:val="Hipervnculo"/>
          </w:rPr>
          <w:t>https://emergency.cdc.gov/agent/riotcontrol/factsheet.asp</w:t>
        </w:r>
      </w:hyperlink>
      <w:r w:rsidRPr="00904883">
        <w:t>.</w:t>
      </w:r>
    </w:p>
    <w:p w14:paraId="20F81A1B" w14:textId="77777777" w:rsidR="00904883" w:rsidRPr="00904883" w:rsidRDefault="00904883" w:rsidP="00904883">
      <w:pPr>
        <w:pStyle w:val="EndNoteBibliography"/>
        <w:spacing w:after="0"/>
        <w:ind w:left="720" w:hanging="720"/>
      </w:pPr>
      <w:r w:rsidRPr="00904883">
        <w:t>30.</w:t>
      </w:r>
      <w:r w:rsidRPr="00904883">
        <w:tab/>
        <w:t xml:space="preserve">Rothenberg, C., et al., </w:t>
      </w:r>
      <w:r w:rsidRPr="00904883">
        <w:rPr>
          <w:i/>
        </w:rPr>
        <w:t>Tear gas: an epidemiological and mechanistic reassessment.</w:t>
      </w:r>
      <w:r w:rsidRPr="00904883">
        <w:t xml:space="preserve"> Annals of the New York Academy of Sciences, 2016. </w:t>
      </w:r>
      <w:r w:rsidRPr="00904883">
        <w:rPr>
          <w:b/>
        </w:rPr>
        <w:t>1378</w:t>
      </w:r>
      <w:r w:rsidRPr="00904883">
        <w:t>(1): p. 96-107.</w:t>
      </w:r>
    </w:p>
    <w:p w14:paraId="61714496" w14:textId="77777777" w:rsidR="00904883" w:rsidRPr="00904883" w:rsidRDefault="00904883" w:rsidP="00904883">
      <w:pPr>
        <w:pStyle w:val="EndNoteBibliography"/>
        <w:spacing w:after="0"/>
        <w:ind w:left="720" w:hanging="720"/>
      </w:pPr>
      <w:r w:rsidRPr="00904883">
        <w:t>31.</w:t>
      </w:r>
      <w:r w:rsidRPr="00904883">
        <w:tab/>
        <w:t xml:space="preserve">Scott, S.L. and H.R. Varian, </w:t>
      </w:r>
      <w:r w:rsidRPr="00904883">
        <w:rPr>
          <w:i/>
        </w:rPr>
        <w:t>Predicting the present with bayesian structural time series.</w:t>
      </w:r>
      <w:r w:rsidRPr="00904883">
        <w:t xml:space="preserve"> International Journal of Mathematical Modelling and Numerical Optimisation, 2014. </w:t>
      </w:r>
      <w:r w:rsidRPr="00904883">
        <w:rPr>
          <w:b/>
        </w:rPr>
        <w:t>5</w:t>
      </w:r>
      <w:r w:rsidRPr="00904883">
        <w:t>(1-2): p. 4-23.</w:t>
      </w:r>
    </w:p>
    <w:p w14:paraId="5FE3E68D" w14:textId="77777777" w:rsidR="00904883" w:rsidRPr="00904883" w:rsidRDefault="00904883" w:rsidP="00904883">
      <w:pPr>
        <w:pStyle w:val="EndNoteBibliography"/>
        <w:spacing w:after="0"/>
        <w:ind w:left="720" w:hanging="720"/>
      </w:pPr>
      <w:r w:rsidRPr="00904883">
        <w:t>32.</w:t>
      </w:r>
      <w:r w:rsidRPr="00904883">
        <w:tab/>
        <w:t xml:space="preserve">Brodersen, K.H., et al., </w:t>
      </w:r>
      <w:r w:rsidRPr="00904883">
        <w:rPr>
          <w:i/>
        </w:rPr>
        <w:t>Inferring causal impact using Bayesian structural time-series models.</w:t>
      </w:r>
      <w:r w:rsidRPr="00904883">
        <w:t xml:space="preserve"> Ann. Appl. Stat., 2015. </w:t>
      </w:r>
      <w:r w:rsidRPr="00904883">
        <w:rPr>
          <w:b/>
        </w:rPr>
        <w:t>9</w:t>
      </w:r>
      <w:r w:rsidRPr="00904883">
        <w:t>(1): p. 247-274.</w:t>
      </w:r>
    </w:p>
    <w:p w14:paraId="39D52317" w14:textId="77777777" w:rsidR="00904883" w:rsidRPr="00904883" w:rsidRDefault="00904883" w:rsidP="00904883">
      <w:pPr>
        <w:pStyle w:val="EndNoteBibliography"/>
        <w:spacing w:after="0"/>
        <w:ind w:left="720" w:hanging="720"/>
      </w:pPr>
      <w:r w:rsidRPr="00904883">
        <w:t>33.</w:t>
      </w:r>
      <w:r w:rsidRPr="00904883">
        <w:tab/>
        <w:t xml:space="preserve">Pinilla, J., et al., </w:t>
      </w:r>
      <w:r w:rsidRPr="00904883">
        <w:rPr>
          <w:i/>
        </w:rPr>
        <w:t>Using a Bayesian Structural Time–Series Model to Infer the Causal Impact on Cigarette Sales of Partial and Total Bans on Public Smoking.</w:t>
      </w:r>
      <w:r w:rsidRPr="00904883">
        <w:t xml:space="preserve"> Jahrbücher für Nationalökonomie und Statistik, 2018. </w:t>
      </w:r>
      <w:r w:rsidRPr="00904883">
        <w:rPr>
          <w:b/>
        </w:rPr>
        <w:t>238</w:t>
      </w:r>
      <w:r w:rsidRPr="00904883">
        <w:t>(5): p. 423.</w:t>
      </w:r>
    </w:p>
    <w:p w14:paraId="6D084F47" w14:textId="77777777" w:rsidR="00904883" w:rsidRPr="00904883" w:rsidRDefault="00904883" w:rsidP="00904883">
      <w:pPr>
        <w:pStyle w:val="EndNoteBibliography"/>
        <w:spacing w:after="0"/>
        <w:ind w:left="720" w:hanging="720"/>
      </w:pPr>
      <w:r w:rsidRPr="00904883">
        <w:t>34.</w:t>
      </w:r>
      <w:r w:rsidRPr="00904883">
        <w:tab/>
        <w:t xml:space="preserve">Harvey, A.C., T.M. Trimbur, and H.K. Van Dijk, </w:t>
      </w:r>
      <w:r w:rsidRPr="00904883">
        <w:rPr>
          <w:i/>
        </w:rPr>
        <w:t>Trends and cycles in economic time series: A Bayesian approach.</w:t>
      </w:r>
      <w:r w:rsidRPr="00904883">
        <w:t xml:space="preserve"> Journal of Econometrics, 2007. </w:t>
      </w:r>
      <w:r w:rsidRPr="00904883">
        <w:rPr>
          <w:b/>
        </w:rPr>
        <w:t>140</w:t>
      </w:r>
      <w:r w:rsidRPr="00904883">
        <w:t>(2): p. 618-649.</w:t>
      </w:r>
    </w:p>
    <w:p w14:paraId="6E59FFA3" w14:textId="77777777" w:rsidR="00904883" w:rsidRPr="00904883" w:rsidRDefault="00904883" w:rsidP="00904883">
      <w:pPr>
        <w:pStyle w:val="EndNoteBibliography"/>
        <w:spacing w:after="0"/>
        <w:ind w:left="720" w:hanging="720"/>
      </w:pPr>
      <w:r w:rsidRPr="00904883">
        <w:lastRenderedPageBreak/>
        <w:t>35.</w:t>
      </w:r>
      <w:r w:rsidRPr="00904883">
        <w:tab/>
        <w:t xml:space="preserve">Koopman, S.J. and J. Durbin, </w:t>
      </w:r>
      <w:r w:rsidRPr="00904883">
        <w:rPr>
          <w:i/>
        </w:rPr>
        <w:t>Time series analysis of non-Gaussian observations based on state space models from both classical and Bayesian perspectives. (With discussion).</w:t>
      </w:r>
      <w:r w:rsidRPr="00904883">
        <w:t xml:space="preserve"> Journal of the Royal Statistical Society Series B, 2000. </w:t>
      </w:r>
      <w:r w:rsidRPr="00904883">
        <w:rPr>
          <w:b/>
        </w:rPr>
        <w:t>62</w:t>
      </w:r>
      <w:r w:rsidRPr="00904883">
        <w:t>: p. 3-56.</w:t>
      </w:r>
    </w:p>
    <w:p w14:paraId="5D11C7B8" w14:textId="77777777" w:rsidR="00904883" w:rsidRPr="00904883" w:rsidRDefault="00904883" w:rsidP="00904883">
      <w:pPr>
        <w:pStyle w:val="EndNoteBibliography"/>
        <w:spacing w:after="0"/>
        <w:ind w:left="720" w:hanging="720"/>
      </w:pPr>
      <w:r w:rsidRPr="00904883">
        <w:t>36.</w:t>
      </w:r>
      <w:r w:rsidRPr="00904883">
        <w:tab/>
        <w:t xml:space="preserve">Fragoso, T.M., W. Bertoli, and F. Louzada, </w:t>
      </w:r>
      <w:r w:rsidRPr="00904883">
        <w:rPr>
          <w:i/>
        </w:rPr>
        <w:t>Bayesian Model Averaging: A Systematic Review and Conceptual Classification.</w:t>
      </w:r>
      <w:r w:rsidRPr="00904883">
        <w:t xml:space="preserve"> International Statistical Review, 2018. </w:t>
      </w:r>
      <w:r w:rsidRPr="00904883">
        <w:rPr>
          <w:b/>
        </w:rPr>
        <w:t>86</w:t>
      </w:r>
      <w:r w:rsidRPr="00904883">
        <w:t>(1): p. 1-28.</w:t>
      </w:r>
    </w:p>
    <w:p w14:paraId="7569BCF1" w14:textId="77777777" w:rsidR="00904883" w:rsidRPr="00904883" w:rsidRDefault="00904883" w:rsidP="00904883">
      <w:pPr>
        <w:pStyle w:val="EndNoteBibliography"/>
        <w:spacing w:after="0"/>
        <w:ind w:left="720" w:hanging="720"/>
      </w:pPr>
      <w:r w:rsidRPr="00904883">
        <w:t>37.</w:t>
      </w:r>
      <w:r w:rsidRPr="00904883">
        <w:tab/>
        <w:t xml:space="preserve">Kruschke, J.K. and T.M. Liddell, </w:t>
      </w:r>
      <w:r w:rsidRPr="00904883">
        <w:rPr>
          <w:i/>
        </w:rPr>
        <w:t>The Bayesian New Statistics: Hypothesis testing, estimation, meta-analysis, and power analysis from a Bayesian perspective.</w:t>
      </w:r>
      <w:r w:rsidRPr="00904883">
        <w:t xml:space="preserve"> Psychonomic Bulletin &amp; Review, 2018. </w:t>
      </w:r>
      <w:r w:rsidRPr="00904883">
        <w:rPr>
          <w:b/>
        </w:rPr>
        <w:t>25</w:t>
      </w:r>
      <w:r w:rsidRPr="00904883">
        <w:t>(1): p. 178-206.</w:t>
      </w:r>
    </w:p>
    <w:p w14:paraId="2A9C74AC" w14:textId="77777777" w:rsidR="00904883" w:rsidRPr="00904883" w:rsidRDefault="00904883" w:rsidP="00904883">
      <w:pPr>
        <w:pStyle w:val="EndNoteBibliography"/>
        <w:spacing w:after="0"/>
        <w:ind w:left="720" w:hanging="720"/>
      </w:pPr>
      <w:r w:rsidRPr="00904883">
        <w:t>38.</w:t>
      </w:r>
      <w:r w:rsidRPr="00904883">
        <w:tab/>
        <w:t xml:space="preserve">Ganesan, K., J. Saraiva, and R. Bessa, </w:t>
      </w:r>
      <w:r w:rsidRPr="00904883">
        <w:rPr>
          <w:i/>
        </w:rPr>
        <w:t>On the Use of Causality Inference in Designing Tariffs to Implement More Effective Behavioral Demand Response Programs.</w:t>
      </w:r>
      <w:r w:rsidRPr="00904883">
        <w:t xml:space="preserve"> Energies, 2019. </w:t>
      </w:r>
      <w:r w:rsidRPr="00904883">
        <w:rPr>
          <w:b/>
        </w:rPr>
        <w:t>12</w:t>
      </w:r>
      <w:r w:rsidRPr="00904883">
        <w:t>: p. 2666.</w:t>
      </w:r>
    </w:p>
    <w:p w14:paraId="20A25764" w14:textId="77777777" w:rsidR="00904883" w:rsidRPr="00904883" w:rsidRDefault="00904883" w:rsidP="00904883">
      <w:pPr>
        <w:pStyle w:val="EndNoteBibliography"/>
        <w:spacing w:after="0"/>
        <w:ind w:left="720" w:hanging="720"/>
      </w:pPr>
      <w:r w:rsidRPr="00904883">
        <w:t>39.</w:t>
      </w:r>
      <w:r w:rsidRPr="00904883">
        <w:tab/>
        <w:t xml:space="preserve">Feder, K.A., et al., </w:t>
      </w:r>
      <w:r w:rsidRPr="00904883">
        <w:rPr>
          <w:i/>
        </w:rPr>
        <w:t>Florida's Opioid Crackdown and Mortality From Drug Overdose, Motor Vehicle Crashes, and Suicide: A Bayesian Interrupted Time-Series Analysis.</w:t>
      </w:r>
      <w:r w:rsidRPr="00904883">
        <w:t xml:space="preserve"> Am J Epidemiol, 2020. </w:t>
      </w:r>
      <w:r w:rsidRPr="00904883">
        <w:rPr>
          <w:b/>
        </w:rPr>
        <w:t>189</w:t>
      </w:r>
      <w:r w:rsidRPr="00904883">
        <w:t>(9): p. 885-893.</w:t>
      </w:r>
    </w:p>
    <w:p w14:paraId="736F8C4C" w14:textId="77777777" w:rsidR="00904883" w:rsidRPr="00904883" w:rsidRDefault="00904883" w:rsidP="00904883">
      <w:pPr>
        <w:pStyle w:val="EndNoteBibliography"/>
        <w:spacing w:after="0"/>
        <w:ind w:left="720" w:hanging="720"/>
      </w:pPr>
      <w:r w:rsidRPr="00904883">
        <w:t>40.</w:t>
      </w:r>
      <w:r w:rsidRPr="00904883">
        <w:tab/>
        <w:t xml:space="preserve">Driscoll, J. and A.C. Kraay, </w:t>
      </w:r>
      <w:r w:rsidRPr="00904883">
        <w:rPr>
          <w:i/>
        </w:rPr>
        <w:t>Consistent covariance matrix estimation with spatially dependent data.</w:t>
      </w:r>
      <w:r w:rsidRPr="00904883">
        <w:t xml:space="preserve"> Rev. Econ. Stat., 1998. </w:t>
      </w:r>
      <w:r w:rsidRPr="00904883">
        <w:rPr>
          <w:b/>
        </w:rPr>
        <w:t>80</w:t>
      </w:r>
      <w:r w:rsidRPr="00904883">
        <w:t>: p. 549-560.</w:t>
      </w:r>
    </w:p>
    <w:p w14:paraId="64C48475" w14:textId="77777777" w:rsidR="00904883" w:rsidRPr="00904883" w:rsidRDefault="00904883" w:rsidP="00904883">
      <w:pPr>
        <w:pStyle w:val="EndNoteBibliography"/>
        <w:spacing w:after="0"/>
        <w:ind w:left="720" w:hanging="720"/>
      </w:pPr>
      <w:r w:rsidRPr="00904883">
        <w:t>41.</w:t>
      </w:r>
      <w:r w:rsidRPr="00904883">
        <w:tab/>
        <w:t xml:space="preserve">Hoechle, D., </w:t>
      </w:r>
      <w:r w:rsidRPr="00904883">
        <w:rPr>
          <w:i/>
        </w:rPr>
        <w:t>Robust Standard Errors for Panel Regressions With Cross-Sectional Dependence.</w:t>
      </w:r>
      <w:r w:rsidRPr="00904883">
        <w:t xml:space="preserve"> Stata Journal, 2007. </w:t>
      </w:r>
      <w:r w:rsidRPr="00904883">
        <w:rPr>
          <w:b/>
        </w:rPr>
        <w:t>7</w:t>
      </w:r>
      <w:r w:rsidRPr="00904883">
        <w:t>: p. 281-312.</w:t>
      </w:r>
    </w:p>
    <w:p w14:paraId="2BBF24FC" w14:textId="77777777" w:rsidR="00904883" w:rsidRPr="00904883" w:rsidRDefault="00904883" w:rsidP="00904883">
      <w:pPr>
        <w:pStyle w:val="EndNoteBibliography"/>
        <w:spacing w:after="0"/>
        <w:ind w:left="720" w:hanging="720"/>
      </w:pPr>
      <w:r w:rsidRPr="00904883">
        <w:t>42.</w:t>
      </w:r>
      <w:r w:rsidRPr="00904883">
        <w:tab/>
        <w:t xml:space="preserve">StataCorp, </w:t>
      </w:r>
      <w:r w:rsidRPr="00904883">
        <w:rPr>
          <w:i/>
        </w:rPr>
        <w:t>Stata Statistical Software</w:t>
      </w:r>
      <w:r w:rsidRPr="00904883">
        <w:t>, S. LLC., Editor. 2019, College Station: TX.</w:t>
      </w:r>
    </w:p>
    <w:p w14:paraId="6D59707C" w14:textId="77777777" w:rsidR="00904883" w:rsidRPr="00904883" w:rsidRDefault="00904883" w:rsidP="00904883">
      <w:pPr>
        <w:pStyle w:val="EndNoteBibliography"/>
        <w:spacing w:after="0"/>
        <w:ind w:left="720" w:hanging="720"/>
      </w:pPr>
      <w:r w:rsidRPr="00904883">
        <w:t>43.</w:t>
      </w:r>
      <w:r w:rsidRPr="00904883">
        <w:tab/>
        <w:t xml:space="preserve">McVeigh, K., </w:t>
      </w:r>
      <w:r w:rsidRPr="00904883">
        <w:rPr>
          <w:i/>
        </w:rPr>
        <w:t>Protests predicted to surge globally as Covid-19 drives unrest</w:t>
      </w:r>
      <w:r w:rsidRPr="00904883">
        <w:t xml:space="preserve">, in </w:t>
      </w:r>
      <w:r w:rsidRPr="00904883">
        <w:rPr>
          <w:i/>
        </w:rPr>
        <w:t>The Guardian</w:t>
      </w:r>
      <w:r w:rsidRPr="00904883">
        <w:t>. 2020, July, 17.</w:t>
      </w:r>
    </w:p>
    <w:p w14:paraId="14076E82" w14:textId="77777777" w:rsidR="00904883" w:rsidRPr="00904883" w:rsidRDefault="00904883" w:rsidP="00904883">
      <w:pPr>
        <w:pStyle w:val="EndNoteBibliography"/>
        <w:spacing w:after="0"/>
        <w:ind w:left="720" w:hanging="720"/>
      </w:pPr>
      <w:r w:rsidRPr="00904883">
        <w:t>44.</w:t>
      </w:r>
      <w:r w:rsidRPr="00904883">
        <w:tab/>
        <w:t xml:space="preserve">Humanity, V.o., </w:t>
      </w:r>
      <w:r w:rsidRPr="00904883">
        <w:rPr>
          <w:i/>
        </w:rPr>
        <w:t>Global Peace Index 2020: Measuring Peace in a Complex World</w:t>
      </w:r>
      <w:r w:rsidRPr="00904883">
        <w:t>. 2020.</w:t>
      </w:r>
    </w:p>
    <w:p w14:paraId="4C6D586A" w14:textId="77777777" w:rsidR="00904883" w:rsidRPr="00904883" w:rsidRDefault="00904883" w:rsidP="00904883">
      <w:pPr>
        <w:pStyle w:val="EndNoteBibliography"/>
        <w:spacing w:after="0"/>
        <w:ind w:left="720" w:hanging="720"/>
      </w:pPr>
      <w:r w:rsidRPr="00904883">
        <w:t>45.</w:t>
      </w:r>
      <w:r w:rsidRPr="00904883">
        <w:tab/>
        <w:t xml:space="preserve">Ramos Perkis, J.P., et al., </w:t>
      </w:r>
      <w:r w:rsidRPr="00904883">
        <w:rPr>
          <w:i/>
        </w:rPr>
        <w:t>Different Crises, Different Patterns of Trauma. The Impact of a Social Crisis and the COVID-19 Health Pandemic on a High Violence Area.</w:t>
      </w:r>
      <w:r w:rsidRPr="00904883">
        <w:t xml:space="preserve"> World J Surg, 2020: p. 1-7.</w:t>
      </w:r>
    </w:p>
    <w:p w14:paraId="1B16B996" w14:textId="77777777" w:rsidR="00904883" w:rsidRPr="00904883" w:rsidRDefault="00904883" w:rsidP="00904883">
      <w:pPr>
        <w:pStyle w:val="EndNoteBibliography"/>
        <w:spacing w:after="0"/>
        <w:ind w:left="720" w:hanging="720"/>
      </w:pPr>
      <w:r w:rsidRPr="00904883">
        <w:t>46.</w:t>
      </w:r>
      <w:r w:rsidRPr="00904883">
        <w:tab/>
        <w:t xml:space="preserve">Crispi, F., et al., </w:t>
      </w:r>
      <w:r w:rsidRPr="00904883">
        <w:rPr>
          <w:i/>
        </w:rPr>
        <w:t>Rebuilding the broken health contract in Chile.</w:t>
      </w:r>
      <w:r w:rsidRPr="00904883">
        <w:t xml:space="preserve"> The Lancet, 2020. </w:t>
      </w:r>
      <w:r w:rsidRPr="00904883">
        <w:rPr>
          <w:b/>
        </w:rPr>
        <w:t>395</w:t>
      </w:r>
      <w:r w:rsidRPr="00904883">
        <w:t>: p. 1342.</w:t>
      </w:r>
    </w:p>
    <w:p w14:paraId="0728E197" w14:textId="19E5AC7B" w:rsidR="005F43E7" w:rsidRPr="00A608FE" w:rsidRDefault="00D51BF3">
      <w:pPr>
        <w:pBdr>
          <w:top w:val="nil"/>
          <w:left w:val="nil"/>
          <w:bottom w:val="nil"/>
          <w:right w:val="nil"/>
          <w:between w:val="nil"/>
        </w:pBdr>
        <w:tabs>
          <w:tab w:val="left" w:pos="260"/>
          <w:tab w:val="left" w:pos="500"/>
        </w:tabs>
        <w:spacing w:line="240" w:lineRule="auto"/>
        <w:rPr>
          <w:rFonts w:ascii="Times New Roman" w:hAnsi="Times New Roman" w:cs="Times New Roman"/>
          <w:color w:val="212121"/>
          <w:sz w:val="16"/>
          <w:szCs w:val="16"/>
          <w:shd w:val="clear" w:color="auto" w:fill="FFFFFF"/>
        </w:rPr>
        <w:pPrChange w:id="2780" w:author="Abraham Isaac Jacob Gajardo Cortez (masterin)" w:date="2020-12-01T22:01:00Z">
          <w:pPr>
            <w:pBdr>
              <w:top w:val="nil"/>
              <w:left w:val="nil"/>
              <w:bottom w:val="nil"/>
              <w:right w:val="nil"/>
              <w:between w:val="nil"/>
            </w:pBdr>
            <w:tabs>
              <w:tab w:val="left" w:pos="260"/>
              <w:tab w:val="left" w:pos="500"/>
            </w:tabs>
            <w:spacing w:line="240" w:lineRule="auto"/>
            <w:ind w:left="504" w:hanging="504"/>
            <w:jc w:val="center"/>
          </w:pPr>
        </w:pPrChange>
      </w:pPr>
      <w:r>
        <w:rPr>
          <w:rFonts w:ascii="Times New Roman" w:hAnsi="Times New Roman" w:cs="Times New Roman"/>
          <w:color w:val="212121"/>
          <w:sz w:val="16"/>
          <w:szCs w:val="16"/>
          <w:shd w:val="clear" w:color="auto" w:fill="FFFFFF"/>
        </w:rPr>
        <w:fldChar w:fldCharType="end"/>
      </w:r>
    </w:p>
    <w:sectPr w:rsidR="005F43E7" w:rsidRPr="00A608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7" w:author="Andrés González Santa Cruz" w:date="2020-12-05T12:48:00Z" w:initials="AGSC">
    <w:p w14:paraId="10DB7EE3" w14:textId="6E0A2271" w:rsidR="00C92A04" w:rsidRDefault="00C92A04">
      <w:pPr>
        <w:pStyle w:val="Textocomentario"/>
      </w:pPr>
      <w:r>
        <w:rPr>
          <w:rStyle w:val="Refdecomentario"/>
        </w:rPr>
        <w:annotationRef/>
      </w:r>
      <w:r>
        <w:t>I think we did not adopted this strategy beause the analysis was defined on a weekly basis.</w:t>
      </w:r>
    </w:p>
  </w:comment>
  <w:comment w:id="886" w:author="Abraham Isaac Jacob Gajardo Cortez (masterin)" w:date="2020-12-01T19:37:00Z" w:initials="AIJGC(">
    <w:p w14:paraId="32584B47" w14:textId="663D3DED" w:rsidR="00C92A04" w:rsidRDefault="00C92A04">
      <w:pPr>
        <w:pStyle w:val="Textocomentario"/>
      </w:pPr>
      <w:r>
        <w:rPr>
          <w:rStyle w:val="Refdecomentario"/>
        </w:rPr>
        <w:annotationRef/>
      </w:r>
      <w:r>
        <w:t>I suggest to create this figure</w:t>
      </w:r>
    </w:p>
  </w:comment>
  <w:comment w:id="1188" w:author="Abraham Isaac Jacob Gajardo Cortez (masterin)" w:date="2020-12-01T20:24:00Z" w:initials="AIJGC(">
    <w:p w14:paraId="0301C1A1" w14:textId="66E78734" w:rsidR="00C92A04" w:rsidRDefault="00C92A04">
      <w:pPr>
        <w:pStyle w:val="Textocomentario"/>
      </w:pPr>
      <w:r>
        <w:rPr>
          <w:rStyle w:val="Refdecomentario"/>
        </w:rPr>
        <w:annotationRef/>
      </w:r>
      <w:r>
        <w:t>To add total consultations and hospitalizations??</w:t>
      </w:r>
    </w:p>
  </w:comment>
  <w:comment w:id="1196" w:author="Abraham Isaac Jacob Gajardo Cortez (masterin)" w:date="2020-12-01T19:36:00Z" w:initials="AIJGC(">
    <w:p w14:paraId="1C2B81E6" w14:textId="77777777" w:rsidR="00C92A04" w:rsidRDefault="00C92A04">
      <w:pPr>
        <w:pStyle w:val="Textocomentario"/>
        <w:rPr>
          <w:noProof/>
        </w:rPr>
      </w:pPr>
      <w:r>
        <w:rPr>
          <w:rStyle w:val="Refdecomentario"/>
        </w:rPr>
        <w:annotationRef/>
      </w:r>
      <w:r>
        <w:t>I suggest 2 decimals for avarege and relative effect</w:t>
      </w:r>
    </w:p>
    <w:p w14:paraId="7B45D977" w14:textId="4FDAE90D" w:rsidR="00C92A04" w:rsidRDefault="00C92A04">
      <w:pPr>
        <w:pStyle w:val="Textocomentario"/>
      </w:pPr>
    </w:p>
  </w:comment>
  <w:comment w:id="1210" w:author="Abraham Isaac Jacob Gajardo Cortez (masterin)" w:date="2020-12-01T19:36:00Z" w:initials="AIJGC(">
    <w:p w14:paraId="4D0E92BF" w14:textId="54B12296" w:rsidR="00C92A04" w:rsidRDefault="00C92A04">
      <w:pPr>
        <w:pStyle w:val="Textocomentario"/>
      </w:pPr>
      <w:r>
        <w:rPr>
          <w:rStyle w:val="Refdecomentario"/>
        </w:rPr>
        <w:annotationRef/>
      </w:r>
      <w:r>
        <w:t>I suggest 3 decimals for p-avlues</w:t>
      </w:r>
    </w:p>
  </w:comment>
  <w:comment w:id="1427" w:author="Andrés González Santa Cruz" w:date="2020-11-02T15:55:00Z" w:initials="AGSC">
    <w:p w14:paraId="7C563E3E" w14:textId="2B802754" w:rsidR="00C92A04" w:rsidRDefault="00C92A04">
      <w:pPr>
        <w:pStyle w:val="Textocomentario"/>
      </w:pPr>
      <w:r>
        <w:rPr>
          <w:rStyle w:val="Refdecomentario"/>
        </w:rPr>
        <w:annotationRef/>
      </w:r>
      <w:r>
        <w:t>Must take into account that these transformed proportions may be far more sensitive to variation of hospitalizations per consultations than the weekly sum of hospitalizations or consultations alone</w:t>
      </w:r>
    </w:p>
  </w:comment>
  <w:comment w:id="1428" w:author="Andrés González Santa Cruz" w:date="2020-11-02T15:57:00Z" w:initials="AGSC">
    <w:p w14:paraId="0689D613" w14:textId="70E64A00" w:rsidR="00C92A04" w:rsidRDefault="00C92A04">
      <w:pPr>
        <w:pStyle w:val="Textocomentario"/>
      </w:pPr>
      <w:r>
        <w:rPr>
          <w:rStyle w:val="Refdecomentario"/>
        </w:rPr>
        <w:annotationRef/>
      </w:r>
    </w:p>
  </w:comment>
  <w:comment w:id="1500" w:author="Andrés González Santa Cruz" w:date="2020-12-05T18:15:00Z" w:initials="AGSC">
    <w:p w14:paraId="4D77E435" w14:textId="7EF363B5" w:rsidR="00C92A04" w:rsidRDefault="00C92A04">
      <w:pPr>
        <w:pStyle w:val="Textocomentario"/>
      </w:pPr>
      <w:r>
        <w:rPr>
          <w:rStyle w:val="Refdecomentario"/>
        </w:rPr>
        <w:annotationRef/>
      </w:r>
      <w:r>
        <w:t>Our analysis is based on weekly counts. Do I add another analysis?</w:t>
      </w:r>
    </w:p>
  </w:comment>
  <w:comment w:id="1635" w:author="Andrés González Santa Cruz" w:date="2020-12-06T16:12:00Z" w:initials="AGSC">
    <w:p w14:paraId="5FDF0D2B" w14:textId="77777777" w:rsidR="00BD509B" w:rsidRDefault="00BD509B" w:rsidP="00BD509B">
      <w:pPr>
        <w:pStyle w:val="Textocomentario"/>
      </w:pPr>
      <w:r w:rsidRPr="005C63C1">
        <w:rPr>
          <w:rStyle w:val="Refdecomentario"/>
          <w:highlight w:val="yellow"/>
        </w:rPr>
        <w:annotationRef/>
      </w:r>
      <w:r w:rsidRPr="005C63C1">
        <w:rPr>
          <w:highlight w:val="yellow"/>
        </w:rPr>
        <w:t>I think this paper adds evidence to this matter, but Im quite not sure. Another issue is that the inclusion of circulatory consultations and hospitalizations as control variables could be playing a contradictoy role. Because assuming this, would indeed be affected by the intervention</w:t>
      </w:r>
    </w:p>
  </w:comment>
  <w:comment w:id="1652" w:author="Andrés González Santa Cruz" w:date="2020-12-05T21:17:00Z" w:initials="AGSC">
    <w:p w14:paraId="3FEE3FD1" w14:textId="3FC568C1" w:rsidR="00C92A04" w:rsidRDefault="00C92A04">
      <w:pPr>
        <w:pStyle w:val="Textocomentario"/>
      </w:pPr>
      <w:r>
        <w:rPr>
          <w:rStyle w:val="Refdecomentario"/>
        </w:rPr>
        <w:annotationRef/>
      </w:r>
      <w:r>
        <w:t>Not sure what are these</w:t>
      </w:r>
    </w:p>
  </w:comment>
  <w:comment w:id="1761" w:author="Alvaro Castillo Carniglia | U.Mayor" w:date="2020-10-29T10:41:00Z" w:initials="ACC|U">
    <w:p w14:paraId="623E0814" w14:textId="49B76F2C" w:rsidR="00C92A04" w:rsidRDefault="00C92A04">
      <w:pPr>
        <w:pStyle w:val="Textocomentario"/>
      </w:pPr>
      <w:r>
        <w:rPr>
          <w:rStyle w:val="Refdecomentario"/>
        </w:rPr>
        <w:annotationRef/>
      </w:r>
      <w:r>
        <w:t>Add here a short description of study results, highlighting the main findings</w:t>
      </w:r>
    </w:p>
  </w:comment>
  <w:comment w:id="1813" w:author="Andrés González Santa Cruz" w:date="2020-12-06T16:12:00Z" w:initials="AGSC">
    <w:p w14:paraId="260946D8" w14:textId="259A8F42" w:rsidR="00DB4506" w:rsidRDefault="00DB4506">
      <w:pPr>
        <w:pStyle w:val="Textocomentario"/>
      </w:pPr>
      <w:r w:rsidRPr="005C63C1">
        <w:rPr>
          <w:rStyle w:val="Refdecomentario"/>
          <w:highlight w:val="yellow"/>
        </w:rPr>
        <w:annotationRef/>
      </w:r>
      <w:r w:rsidRPr="005C63C1">
        <w:rPr>
          <w:highlight w:val="yellow"/>
        </w:rPr>
        <w:t>I think this paper adds evidence to this matter, but Im quite not sure. Another issue is that the inclusion of circulatory consultations and hospitalizations as control variables could be playing a contradictoy role. Because assuming this, would indeed be affected by the intervention</w:t>
      </w:r>
    </w:p>
  </w:comment>
  <w:comment w:id="1896" w:author="Andrés González Santa Cruz" w:date="2020-12-05T18:03:00Z" w:initials="AGSC">
    <w:p w14:paraId="12A1D2B1" w14:textId="3A94ED1D" w:rsidR="00C92A04" w:rsidRDefault="00C92A04">
      <w:pPr>
        <w:pStyle w:val="Textocomentario"/>
      </w:pPr>
      <w:r>
        <w:rPr>
          <w:rStyle w:val="Refdecomentario"/>
        </w:rPr>
        <w:annotationRef/>
      </w:r>
      <w:r>
        <w:t>“medical volunteers remain at the sidelines to provide care to wounded demonstrators”(p.4)</w:t>
      </w:r>
      <w:r>
        <w:br/>
        <w:t>Nicolás M. Somma, Matías Bargsted, Rodolfo Disi Pavlic &amp; Rodrigo M. Medel (2020): No water in the oasis: the Chilean Spring of 2019–2020, Social Movement Studies, DOI: 10.1080/14742837.2020.1727737</w:t>
      </w:r>
    </w:p>
  </w:comment>
  <w:comment w:id="2088" w:author="Abraham Isaac Jacob Gajardo Cortez (masterin)" w:date="2020-12-01T20:40:00Z" w:initials="AIJGC(">
    <w:p w14:paraId="05AFE48C" w14:textId="094BA63D" w:rsidR="00C92A04" w:rsidRDefault="00C92A04">
      <w:pPr>
        <w:pStyle w:val="Textocomentario"/>
      </w:pPr>
      <w:r>
        <w:rPr>
          <w:rStyle w:val="Refdecomentario"/>
        </w:rPr>
        <w:annotationRef/>
      </w:r>
      <w:r>
        <w:t>To be confirmed</w:t>
      </w:r>
    </w:p>
  </w:comment>
  <w:comment w:id="2089" w:author="Andrés González Santa Cruz" w:date="2020-12-06T13:30:00Z" w:initials="AGSC">
    <w:p w14:paraId="40DFEE0E" w14:textId="71490149" w:rsidR="00D038CC" w:rsidRDefault="00D038CC">
      <w:pPr>
        <w:pStyle w:val="Textocomentario"/>
      </w:pPr>
      <w:r w:rsidRPr="00D038CC">
        <w:rPr>
          <w:rStyle w:val="Refdecomentario"/>
          <w:highlight w:val="yellow"/>
        </w:rPr>
        <w:annotationRef/>
      </w:r>
      <w:r w:rsidRPr="00D038CC">
        <w:rPr>
          <w:highlight w:val="yellow"/>
        </w:rPr>
        <w:t>Could  not add evidence to this point</w:t>
      </w:r>
    </w:p>
  </w:comment>
  <w:comment w:id="2100" w:author="Andrés González Santa Cruz" w:date="2020-12-08T10:30:00Z" w:initials="AGSC">
    <w:p w14:paraId="3D604AD4" w14:textId="098CEF2E" w:rsidR="00CE5B96" w:rsidRPr="00CE5B96" w:rsidRDefault="00574849">
      <w:pPr>
        <w:pStyle w:val="Textocomentario"/>
      </w:pPr>
      <w:r w:rsidRPr="00CE5B96">
        <w:rPr>
          <w:noProof/>
        </w:rPr>
        <w:t>I would not add this phrase since que did not contrasted it empirically</w:t>
      </w:r>
    </w:p>
  </w:comment>
  <w:comment w:id="2579" w:author="Abraham Isaac Jacob Gajardo Cortez (masterin)" w:date="2020-12-01T20:24:00Z" w:initials="AIJGC(">
    <w:p w14:paraId="4447A9A2" w14:textId="77777777" w:rsidR="00C92A04" w:rsidRDefault="00C92A04" w:rsidP="00701126">
      <w:pPr>
        <w:pStyle w:val="Textocomentario"/>
      </w:pPr>
      <w:r>
        <w:rPr>
          <w:rStyle w:val="Refdecomentario"/>
        </w:rPr>
        <w:annotationRef/>
      </w:r>
      <w:r>
        <w:t>To add total consultations and hospitalizations??</w:t>
      </w:r>
    </w:p>
  </w:comment>
  <w:comment w:id="2581" w:author="Abraham Isaac Jacob Gajardo Cortez (masterin)" w:date="2020-12-01T19:36:00Z" w:initials="AIJGC(">
    <w:p w14:paraId="0C43731D" w14:textId="77777777" w:rsidR="00C92A04" w:rsidRDefault="00C92A04" w:rsidP="00701126">
      <w:pPr>
        <w:pStyle w:val="Textocomentario"/>
        <w:rPr>
          <w:noProof/>
        </w:rPr>
      </w:pPr>
      <w:r>
        <w:rPr>
          <w:rStyle w:val="Refdecomentario"/>
        </w:rPr>
        <w:annotationRef/>
      </w:r>
      <w:r>
        <w:t>I suggest 2 decimals for avarege and relative effect</w:t>
      </w:r>
    </w:p>
    <w:p w14:paraId="12A3C90C" w14:textId="77777777" w:rsidR="00C92A04" w:rsidRDefault="00C92A04" w:rsidP="00701126">
      <w:pPr>
        <w:pStyle w:val="Textocomentario"/>
      </w:pPr>
    </w:p>
  </w:comment>
  <w:comment w:id="2586" w:author="Abraham Isaac Jacob Gajardo Cortez (masterin)" w:date="2020-12-01T19:36:00Z" w:initials="AIJGC(">
    <w:p w14:paraId="30649CF7" w14:textId="77777777" w:rsidR="00C92A04" w:rsidRDefault="00C92A04" w:rsidP="00701126">
      <w:pPr>
        <w:pStyle w:val="Textocomentario"/>
      </w:pPr>
      <w:r>
        <w:rPr>
          <w:rStyle w:val="Refdecomentario"/>
        </w:rPr>
        <w:annotationRef/>
      </w:r>
      <w:r>
        <w:t>I suggest 3 decimals for p-avlues</w:t>
      </w:r>
    </w:p>
  </w:comment>
  <w:comment w:id="2698" w:author="Andrés González Santa Cruz" w:date="2020-11-02T15:55:00Z" w:initials="AGSC">
    <w:p w14:paraId="1EE66DC6" w14:textId="77777777" w:rsidR="00C92A04" w:rsidRDefault="00C92A04" w:rsidP="00701126">
      <w:pPr>
        <w:pStyle w:val="Textocomentario"/>
      </w:pPr>
      <w:r>
        <w:rPr>
          <w:rStyle w:val="Refdecomentario"/>
        </w:rPr>
        <w:annotationRef/>
      </w:r>
      <w:r>
        <w:t>Must take into account that these transformed proportions may be far more sensitive to variation of hospitalizations per consultations than the weekly sum of hospitalizations or consultations alone</w:t>
      </w:r>
    </w:p>
  </w:comment>
  <w:comment w:id="2699" w:author="Andrés González Santa Cruz" w:date="2020-11-02T15:57:00Z" w:initials="AGSC">
    <w:p w14:paraId="090E07B2" w14:textId="77777777" w:rsidR="00C92A04" w:rsidRDefault="00C92A04" w:rsidP="00701126">
      <w:pPr>
        <w:pStyle w:val="Textocomentario"/>
      </w:pPr>
      <w:r>
        <w:rPr>
          <w:rStyle w:val="Refdecomentario"/>
        </w:rPr>
        <w:annotationRef/>
      </w:r>
    </w:p>
  </w:comment>
  <w:comment w:id="2733" w:author="Andrés González Santa Cruz" w:date="2020-12-05T18:39:00Z" w:initials="AGSC">
    <w:p w14:paraId="19601EC3" w14:textId="57DB7B4E" w:rsidR="00C92A04" w:rsidRDefault="00C92A04">
      <w:pPr>
        <w:pStyle w:val="Textocomentario"/>
      </w:pPr>
      <w:r>
        <w:rPr>
          <w:rStyle w:val="Refdecomentario"/>
        </w:rPr>
        <w:annotationRef/>
      </w:r>
      <w:r>
        <w:t>Is not related to Chile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DB7EE3" w15:done="0"/>
  <w15:commentEx w15:paraId="32584B47" w15:done="0"/>
  <w15:commentEx w15:paraId="0301C1A1" w15:done="0"/>
  <w15:commentEx w15:paraId="7B45D977" w15:done="0"/>
  <w15:commentEx w15:paraId="4D0E92BF" w15:done="0"/>
  <w15:commentEx w15:paraId="7C563E3E" w15:done="0"/>
  <w15:commentEx w15:paraId="0689D613" w15:paraIdParent="7C563E3E" w15:done="0"/>
  <w15:commentEx w15:paraId="4D77E435" w15:done="0"/>
  <w15:commentEx w15:paraId="5FDF0D2B" w15:done="0"/>
  <w15:commentEx w15:paraId="3FEE3FD1" w15:done="0"/>
  <w15:commentEx w15:paraId="623E0814" w15:done="0"/>
  <w15:commentEx w15:paraId="260946D8" w15:done="0"/>
  <w15:commentEx w15:paraId="12A1D2B1" w15:done="0"/>
  <w15:commentEx w15:paraId="05AFE48C" w15:done="0"/>
  <w15:commentEx w15:paraId="40DFEE0E" w15:paraIdParent="05AFE48C" w15:done="0"/>
  <w15:commentEx w15:paraId="3D604AD4" w15:done="0"/>
  <w15:commentEx w15:paraId="4447A9A2" w15:done="0"/>
  <w15:commentEx w15:paraId="12A3C90C" w15:done="0"/>
  <w15:commentEx w15:paraId="30649CF7" w15:done="0"/>
  <w15:commentEx w15:paraId="1EE66DC6" w15:done="0"/>
  <w15:commentEx w15:paraId="090E07B2" w15:paraIdParent="1EE66DC6" w15:done="0"/>
  <w15:commentEx w15:paraId="19601E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60024" w16cex:dateUtc="2020-12-05T15:48:00Z"/>
  <w16cex:commentExtensible w16cex:durableId="237119F4" w16cex:dateUtc="2020-12-01T22:37:00Z"/>
  <w16cex:commentExtensible w16cex:durableId="23712504" w16cex:dateUtc="2020-12-01T23:24:00Z"/>
  <w16cex:commentExtensible w16cex:durableId="237119B5" w16cex:dateUtc="2020-12-01T22:36:00Z"/>
  <w16cex:commentExtensible w16cex:durableId="237119D8" w16cex:dateUtc="2020-12-01T22:36:00Z"/>
  <w16cex:commentExtensible w16cex:durableId="234AAA69" w16cex:dateUtc="2020-11-02T18:55:00Z"/>
  <w16cex:commentExtensible w16cex:durableId="234AAACE" w16cex:dateUtc="2020-11-02T18:57:00Z"/>
  <w16cex:commentExtensible w16cex:durableId="23764CB2" w16cex:dateUtc="2020-12-05T21:15:00Z"/>
  <w16cex:commentExtensible w16cex:durableId="2377E05B" w16cex:dateUtc="2020-12-06T19:12:00Z"/>
  <w16cex:commentExtensible w16cex:durableId="2376776A" w16cex:dateUtc="2020-12-06T00:17:00Z"/>
  <w16cex:commentExtensible w16cex:durableId="23451ADE" w16cex:dateUtc="2020-10-29T13:41:00Z"/>
  <w16cex:commentExtensible w16cex:durableId="2377816E" w16cex:dateUtc="2020-12-06T19:12:00Z"/>
  <w16cex:commentExtensible w16cex:durableId="237649F3" w16cex:dateUtc="2020-12-05T21:03:00Z"/>
  <w16cex:commentExtensible w16cex:durableId="237128B0" w16cex:dateUtc="2020-12-01T23:40:00Z"/>
  <w16cex:commentExtensible w16cex:durableId="23775B8D" w16cex:dateUtc="2020-12-06T16:30:00Z"/>
  <w16cex:commentExtensible w16cex:durableId="2379D458" w16cex:dateUtc="2020-12-08T13:30:00Z"/>
  <w16cex:commentExtensible w16cex:durableId="237137B7" w16cex:dateUtc="2020-12-01T23:24:00Z"/>
  <w16cex:commentExtensible w16cex:durableId="237137B6" w16cex:dateUtc="2020-12-01T22:36:00Z"/>
  <w16cex:commentExtensible w16cex:durableId="237137B5" w16cex:dateUtc="2020-12-01T22:36:00Z"/>
  <w16cex:commentExtensible w16cex:durableId="237137B4" w16cex:dateUtc="2020-11-02T18:55:00Z"/>
  <w16cex:commentExtensible w16cex:durableId="237137B3" w16cex:dateUtc="2020-11-02T18:57:00Z"/>
  <w16cex:commentExtensible w16cex:durableId="23765274" w16cex:dateUtc="2020-12-05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DB7EE3" w16cid:durableId="23760024"/>
  <w16cid:commentId w16cid:paraId="32584B47" w16cid:durableId="237119F4"/>
  <w16cid:commentId w16cid:paraId="0301C1A1" w16cid:durableId="23712504"/>
  <w16cid:commentId w16cid:paraId="7B45D977" w16cid:durableId="237119B5"/>
  <w16cid:commentId w16cid:paraId="4D0E92BF" w16cid:durableId="237119D8"/>
  <w16cid:commentId w16cid:paraId="7C563E3E" w16cid:durableId="234AAA69"/>
  <w16cid:commentId w16cid:paraId="0689D613" w16cid:durableId="234AAACE"/>
  <w16cid:commentId w16cid:paraId="4D77E435" w16cid:durableId="23764CB2"/>
  <w16cid:commentId w16cid:paraId="5FDF0D2B" w16cid:durableId="2377E05B"/>
  <w16cid:commentId w16cid:paraId="3FEE3FD1" w16cid:durableId="2376776A"/>
  <w16cid:commentId w16cid:paraId="623E0814" w16cid:durableId="23451ADE"/>
  <w16cid:commentId w16cid:paraId="260946D8" w16cid:durableId="2377816E"/>
  <w16cid:commentId w16cid:paraId="12A1D2B1" w16cid:durableId="237649F3"/>
  <w16cid:commentId w16cid:paraId="05AFE48C" w16cid:durableId="237128B0"/>
  <w16cid:commentId w16cid:paraId="40DFEE0E" w16cid:durableId="23775B8D"/>
  <w16cid:commentId w16cid:paraId="3D604AD4" w16cid:durableId="2379D458"/>
  <w16cid:commentId w16cid:paraId="4447A9A2" w16cid:durableId="237137B7"/>
  <w16cid:commentId w16cid:paraId="12A3C90C" w16cid:durableId="237137B6"/>
  <w16cid:commentId w16cid:paraId="30649CF7" w16cid:durableId="237137B5"/>
  <w16cid:commentId w16cid:paraId="1EE66DC6" w16cid:durableId="237137B4"/>
  <w16cid:commentId w16cid:paraId="090E07B2" w16cid:durableId="237137B3"/>
  <w16cid:commentId w16cid:paraId="19601EC3" w16cid:durableId="237652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Segoe UI"/>
    <w:panose1 w:val="00000000000000000000"/>
    <w:charset w:val="00"/>
    <w:family w:val="roman"/>
    <w:notTrueType/>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8FB"/>
    <w:multiLevelType w:val="hybridMultilevel"/>
    <w:tmpl w:val="5A10B1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0B0009"/>
    <w:multiLevelType w:val="hybridMultilevel"/>
    <w:tmpl w:val="9702B3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62724CD"/>
    <w:multiLevelType w:val="hybridMultilevel"/>
    <w:tmpl w:val="F5AA24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9761BCF"/>
    <w:multiLevelType w:val="hybridMultilevel"/>
    <w:tmpl w:val="5CE2D6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A60401A"/>
    <w:multiLevelType w:val="hybridMultilevel"/>
    <w:tmpl w:val="7424F8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D93647"/>
    <w:multiLevelType w:val="hybridMultilevel"/>
    <w:tmpl w:val="EA78AB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E860D3"/>
    <w:multiLevelType w:val="hybridMultilevel"/>
    <w:tmpl w:val="B0485816"/>
    <w:lvl w:ilvl="0" w:tplc="BAC25B7C">
      <w:start w:val="1"/>
      <w:numFmt w:val="bullet"/>
      <w:lvlText w:val="■"/>
      <w:lvlJc w:val="left"/>
      <w:pPr>
        <w:tabs>
          <w:tab w:val="num" w:pos="720"/>
        </w:tabs>
        <w:ind w:left="720" w:hanging="360"/>
      </w:pPr>
      <w:rPr>
        <w:rFonts w:ascii="Arial" w:hAnsi="Arial" w:hint="default"/>
      </w:rPr>
    </w:lvl>
    <w:lvl w:ilvl="1" w:tplc="3BF2FB6E">
      <w:start w:val="1"/>
      <w:numFmt w:val="bullet"/>
      <w:lvlText w:val="■"/>
      <w:lvlJc w:val="left"/>
      <w:pPr>
        <w:tabs>
          <w:tab w:val="num" w:pos="1440"/>
        </w:tabs>
        <w:ind w:left="1440" w:hanging="360"/>
      </w:pPr>
      <w:rPr>
        <w:rFonts w:ascii="Arial" w:hAnsi="Arial" w:hint="default"/>
      </w:rPr>
    </w:lvl>
    <w:lvl w:ilvl="2" w:tplc="590E0384">
      <w:start w:val="1"/>
      <w:numFmt w:val="bullet"/>
      <w:lvlText w:val="■"/>
      <w:lvlJc w:val="left"/>
      <w:pPr>
        <w:tabs>
          <w:tab w:val="num" w:pos="2160"/>
        </w:tabs>
        <w:ind w:left="2160" w:hanging="360"/>
      </w:pPr>
      <w:rPr>
        <w:rFonts w:ascii="Arial" w:hAnsi="Arial" w:hint="default"/>
      </w:rPr>
    </w:lvl>
    <w:lvl w:ilvl="3" w:tplc="1780097A" w:tentative="1">
      <w:start w:val="1"/>
      <w:numFmt w:val="bullet"/>
      <w:lvlText w:val="■"/>
      <w:lvlJc w:val="left"/>
      <w:pPr>
        <w:tabs>
          <w:tab w:val="num" w:pos="2880"/>
        </w:tabs>
        <w:ind w:left="2880" w:hanging="360"/>
      </w:pPr>
      <w:rPr>
        <w:rFonts w:ascii="Arial" w:hAnsi="Arial" w:hint="default"/>
      </w:rPr>
    </w:lvl>
    <w:lvl w:ilvl="4" w:tplc="DD746F92" w:tentative="1">
      <w:start w:val="1"/>
      <w:numFmt w:val="bullet"/>
      <w:lvlText w:val="■"/>
      <w:lvlJc w:val="left"/>
      <w:pPr>
        <w:tabs>
          <w:tab w:val="num" w:pos="3600"/>
        </w:tabs>
        <w:ind w:left="3600" w:hanging="360"/>
      </w:pPr>
      <w:rPr>
        <w:rFonts w:ascii="Arial" w:hAnsi="Arial" w:hint="default"/>
      </w:rPr>
    </w:lvl>
    <w:lvl w:ilvl="5" w:tplc="B9904064" w:tentative="1">
      <w:start w:val="1"/>
      <w:numFmt w:val="bullet"/>
      <w:lvlText w:val="■"/>
      <w:lvlJc w:val="left"/>
      <w:pPr>
        <w:tabs>
          <w:tab w:val="num" w:pos="4320"/>
        </w:tabs>
        <w:ind w:left="4320" w:hanging="360"/>
      </w:pPr>
      <w:rPr>
        <w:rFonts w:ascii="Arial" w:hAnsi="Arial" w:hint="default"/>
      </w:rPr>
    </w:lvl>
    <w:lvl w:ilvl="6" w:tplc="93A0EE86" w:tentative="1">
      <w:start w:val="1"/>
      <w:numFmt w:val="bullet"/>
      <w:lvlText w:val="■"/>
      <w:lvlJc w:val="left"/>
      <w:pPr>
        <w:tabs>
          <w:tab w:val="num" w:pos="5040"/>
        </w:tabs>
        <w:ind w:left="5040" w:hanging="360"/>
      </w:pPr>
      <w:rPr>
        <w:rFonts w:ascii="Arial" w:hAnsi="Arial" w:hint="default"/>
      </w:rPr>
    </w:lvl>
    <w:lvl w:ilvl="7" w:tplc="2BCA6BB8" w:tentative="1">
      <w:start w:val="1"/>
      <w:numFmt w:val="bullet"/>
      <w:lvlText w:val="■"/>
      <w:lvlJc w:val="left"/>
      <w:pPr>
        <w:tabs>
          <w:tab w:val="num" w:pos="5760"/>
        </w:tabs>
        <w:ind w:left="5760" w:hanging="360"/>
      </w:pPr>
      <w:rPr>
        <w:rFonts w:ascii="Arial" w:hAnsi="Arial" w:hint="default"/>
      </w:rPr>
    </w:lvl>
    <w:lvl w:ilvl="8" w:tplc="FAA07D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9E31D4"/>
    <w:multiLevelType w:val="multilevel"/>
    <w:tmpl w:val="B62678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BE8475E"/>
    <w:multiLevelType w:val="hybridMultilevel"/>
    <w:tmpl w:val="44D0619A"/>
    <w:lvl w:ilvl="0" w:tplc="B2BAF5CE">
      <w:start w:val="1"/>
      <w:numFmt w:val="bullet"/>
      <w:lvlText w:val="●"/>
      <w:lvlJc w:val="left"/>
      <w:pPr>
        <w:tabs>
          <w:tab w:val="num" w:pos="720"/>
        </w:tabs>
        <w:ind w:left="720" w:hanging="360"/>
      </w:pPr>
      <w:rPr>
        <w:rFonts w:ascii="Lato" w:hAnsi="Lato" w:hint="default"/>
      </w:rPr>
    </w:lvl>
    <w:lvl w:ilvl="1" w:tplc="9AAC24B2" w:tentative="1">
      <w:start w:val="1"/>
      <w:numFmt w:val="bullet"/>
      <w:lvlText w:val="●"/>
      <w:lvlJc w:val="left"/>
      <w:pPr>
        <w:tabs>
          <w:tab w:val="num" w:pos="1440"/>
        </w:tabs>
        <w:ind w:left="1440" w:hanging="360"/>
      </w:pPr>
      <w:rPr>
        <w:rFonts w:ascii="Lato" w:hAnsi="Lato" w:hint="default"/>
      </w:rPr>
    </w:lvl>
    <w:lvl w:ilvl="2" w:tplc="38CC6404" w:tentative="1">
      <w:start w:val="1"/>
      <w:numFmt w:val="bullet"/>
      <w:lvlText w:val="●"/>
      <w:lvlJc w:val="left"/>
      <w:pPr>
        <w:tabs>
          <w:tab w:val="num" w:pos="2160"/>
        </w:tabs>
        <w:ind w:left="2160" w:hanging="360"/>
      </w:pPr>
      <w:rPr>
        <w:rFonts w:ascii="Lato" w:hAnsi="Lato" w:hint="default"/>
      </w:rPr>
    </w:lvl>
    <w:lvl w:ilvl="3" w:tplc="51988A10" w:tentative="1">
      <w:start w:val="1"/>
      <w:numFmt w:val="bullet"/>
      <w:lvlText w:val="●"/>
      <w:lvlJc w:val="left"/>
      <w:pPr>
        <w:tabs>
          <w:tab w:val="num" w:pos="2880"/>
        </w:tabs>
        <w:ind w:left="2880" w:hanging="360"/>
      </w:pPr>
      <w:rPr>
        <w:rFonts w:ascii="Lato" w:hAnsi="Lato" w:hint="default"/>
      </w:rPr>
    </w:lvl>
    <w:lvl w:ilvl="4" w:tplc="095A2D42" w:tentative="1">
      <w:start w:val="1"/>
      <w:numFmt w:val="bullet"/>
      <w:lvlText w:val="●"/>
      <w:lvlJc w:val="left"/>
      <w:pPr>
        <w:tabs>
          <w:tab w:val="num" w:pos="3600"/>
        </w:tabs>
        <w:ind w:left="3600" w:hanging="360"/>
      </w:pPr>
      <w:rPr>
        <w:rFonts w:ascii="Lato" w:hAnsi="Lato" w:hint="default"/>
      </w:rPr>
    </w:lvl>
    <w:lvl w:ilvl="5" w:tplc="8BF6F780" w:tentative="1">
      <w:start w:val="1"/>
      <w:numFmt w:val="bullet"/>
      <w:lvlText w:val="●"/>
      <w:lvlJc w:val="left"/>
      <w:pPr>
        <w:tabs>
          <w:tab w:val="num" w:pos="4320"/>
        </w:tabs>
        <w:ind w:left="4320" w:hanging="360"/>
      </w:pPr>
      <w:rPr>
        <w:rFonts w:ascii="Lato" w:hAnsi="Lato" w:hint="default"/>
      </w:rPr>
    </w:lvl>
    <w:lvl w:ilvl="6" w:tplc="B2E442C8" w:tentative="1">
      <w:start w:val="1"/>
      <w:numFmt w:val="bullet"/>
      <w:lvlText w:val="●"/>
      <w:lvlJc w:val="left"/>
      <w:pPr>
        <w:tabs>
          <w:tab w:val="num" w:pos="5040"/>
        </w:tabs>
        <w:ind w:left="5040" w:hanging="360"/>
      </w:pPr>
      <w:rPr>
        <w:rFonts w:ascii="Lato" w:hAnsi="Lato" w:hint="default"/>
      </w:rPr>
    </w:lvl>
    <w:lvl w:ilvl="7" w:tplc="658AC3A4" w:tentative="1">
      <w:start w:val="1"/>
      <w:numFmt w:val="bullet"/>
      <w:lvlText w:val="●"/>
      <w:lvlJc w:val="left"/>
      <w:pPr>
        <w:tabs>
          <w:tab w:val="num" w:pos="5760"/>
        </w:tabs>
        <w:ind w:left="5760" w:hanging="360"/>
      </w:pPr>
      <w:rPr>
        <w:rFonts w:ascii="Lato" w:hAnsi="Lato" w:hint="default"/>
      </w:rPr>
    </w:lvl>
    <w:lvl w:ilvl="8" w:tplc="0FF0E900"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20A50123"/>
    <w:multiLevelType w:val="hybridMultilevel"/>
    <w:tmpl w:val="EADC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F571E"/>
    <w:multiLevelType w:val="hybridMultilevel"/>
    <w:tmpl w:val="E7BE0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A52C5"/>
    <w:multiLevelType w:val="hybridMultilevel"/>
    <w:tmpl w:val="33E41A74"/>
    <w:lvl w:ilvl="0" w:tplc="18FA799C">
      <w:start w:val="1"/>
      <w:numFmt w:val="bullet"/>
      <w:lvlText w:val="•"/>
      <w:lvlJc w:val="left"/>
      <w:pPr>
        <w:tabs>
          <w:tab w:val="num" w:pos="720"/>
        </w:tabs>
        <w:ind w:left="720" w:hanging="360"/>
      </w:pPr>
      <w:rPr>
        <w:rFonts w:ascii="Arial" w:hAnsi="Arial" w:hint="default"/>
      </w:rPr>
    </w:lvl>
    <w:lvl w:ilvl="1" w:tplc="B59A56B4" w:tentative="1">
      <w:start w:val="1"/>
      <w:numFmt w:val="bullet"/>
      <w:lvlText w:val="•"/>
      <w:lvlJc w:val="left"/>
      <w:pPr>
        <w:tabs>
          <w:tab w:val="num" w:pos="1440"/>
        </w:tabs>
        <w:ind w:left="1440" w:hanging="360"/>
      </w:pPr>
      <w:rPr>
        <w:rFonts w:ascii="Arial" w:hAnsi="Arial" w:hint="default"/>
      </w:rPr>
    </w:lvl>
    <w:lvl w:ilvl="2" w:tplc="D1C04E06" w:tentative="1">
      <w:start w:val="1"/>
      <w:numFmt w:val="bullet"/>
      <w:lvlText w:val="•"/>
      <w:lvlJc w:val="left"/>
      <w:pPr>
        <w:tabs>
          <w:tab w:val="num" w:pos="2160"/>
        </w:tabs>
        <w:ind w:left="2160" w:hanging="360"/>
      </w:pPr>
      <w:rPr>
        <w:rFonts w:ascii="Arial" w:hAnsi="Arial" w:hint="default"/>
      </w:rPr>
    </w:lvl>
    <w:lvl w:ilvl="3" w:tplc="ACE4225C" w:tentative="1">
      <w:start w:val="1"/>
      <w:numFmt w:val="bullet"/>
      <w:lvlText w:val="•"/>
      <w:lvlJc w:val="left"/>
      <w:pPr>
        <w:tabs>
          <w:tab w:val="num" w:pos="2880"/>
        </w:tabs>
        <w:ind w:left="2880" w:hanging="360"/>
      </w:pPr>
      <w:rPr>
        <w:rFonts w:ascii="Arial" w:hAnsi="Arial" w:hint="default"/>
      </w:rPr>
    </w:lvl>
    <w:lvl w:ilvl="4" w:tplc="8094224E" w:tentative="1">
      <w:start w:val="1"/>
      <w:numFmt w:val="bullet"/>
      <w:lvlText w:val="•"/>
      <w:lvlJc w:val="left"/>
      <w:pPr>
        <w:tabs>
          <w:tab w:val="num" w:pos="3600"/>
        </w:tabs>
        <w:ind w:left="3600" w:hanging="360"/>
      </w:pPr>
      <w:rPr>
        <w:rFonts w:ascii="Arial" w:hAnsi="Arial" w:hint="default"/>
      </w:rPr>
    </w:lvl>
    <w:lvl w:ilvl="5" w:tplc="6D2243BA" w:tentative="1">
      <w:start w:val="1"/>
      <w:numFmt w:val="bullet"/>
      <w:lvlText w:val="•"/>
      <w:lvlJc w:val="left"/>
      <w:pPr>
        <w:tabs>
          <w:tab w:val="num" w:pos="4320"/>
        </w:tabs>
        <w:ind w:left="4320" w:hanging="360"/>
      </w:pPr>
      <w:rPr>
        <w:rFonts w:ascii="Arial" w:hAnsi="Arial" w:hint="default"/>
      </w:rPr>
    </w:lvl>
    <w:lvl w:ilvl="6" w:tplc="927AFDEC" w:tentative="1">
      <w:start w:val="1"/>
      <w:numFmt w:val="bullet"/>
      <w:lvlText w:val="•"/>
      <w:lvlJc w:val="left"/>
      <w:pPr>
        <w:tabs>
          <w:tab w:val="num" w:pos="5040"/>
        </w:tabs>
        <w:ind w:left="5040" w:hanging="360"/>
      </w:pPr>
      <w:rPr>
        <w:rFonts w:ascii="Arial" w:hAnsi="Arial" w:hint="default"/>
      </w:rPr>
    </w:lvl>
    <w:lvl w:ilvl="7" w:tplc="C9CC265A" w:tentative="1">
      <w:start w:val="1"/>
      <w:numFmt w:val="bullet"/>
      <w:lvlText w:val="•"/>
      <w:lvlJc w:val="left"/>
      <w:pPr>
        <w:tabs>
          <w:tab w:val="num" w:pos="5760"/>
        </w:tabs>
        <w:ind w:left="5760" w:hanging="360"/>
      </w:pPr>
      <w:rPr>
        <w:rFonts w:ascii="Arial" w:hAnsi="Arial" w:hint="default"/>
      </w:rPr>
    </w:lvl>
    <w:lvl w:ilvl="8" w:tplc="B6B48A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64F5A"/>
    <w:multiLevelType w:val="hybridMultilevel"/>
    <w:tmpl w:val="C010D4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0198F"/>
    <w:multiLevelType w:val="hybridMultilevel"/>
    <w:tmpl w:val="B47EE5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F70137A"/>
    <w:multiLevelType w:val="hybridMultilevel"/>
    <w:tmpl w:val="E3ACBBF8"/>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31D44031"/>
    <w:multiLevelType w:val="hybridMultilevel"/>
    <w:tmpl w:val="BEB26668"/>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E775BF"/>
    <w:multiLevelType w:val="hybridMultilevel"/>
    <w:tmpl w:val="FFF033A4"/>
    <w:lvl w:ilvl="0" w:tplc="651C5FEE">
      <w:start w:val="1"/>
      <w:numFmt w:val="bullet"/>
      <w:lvlText w:val="○"/>
      <w:lvlJc w:val="left"/>
      <w:pPr>
        <w:tabs>
          <w:tab w:val="num" w:pos="720"/>
        </w:tabs>
        <w:ind w:left="720" w:hanging="360"/>
      </w:pPr>
      <w:rPr>
        <w:rFonts w:ascii="Arial" w:hAnsi="Arial" w:hint="default"/>
      </w:rPr>
    </w:lvl>
    <w:lvl w:ilvl="1" w:tplc="C6F4F5F8">
      <w:start w:val="1"/>
      <w:numFmt w:val="bullet"/>
      <w:lvlText w:val="○"/>
      <w:lvlJc w:val="left"/>
      <w:pPr>
        <w:tabs>
          <w:tab w:val="num" w:pos="1440"/>
        </w:tabs>
        <w:ind w:left="1440" w:hanging="360"/>
      </w:pPr>
      <w:rPr>
        <w:rFonts w:ascii="Arial" w:hAnsi="Arial" w:hint="default"/>
      </w:rPr>
    </w:lvl>
    <w:lvl w:ilvl="2" w:tplc="D6CC0D08" w:tentative="1">
      <w:start w:val="1"/>
      <w:numFmt w:val="bullet"/>
      <w:lvlText w:val="○"/>
      <w:lvlJc w:val="left"/>
      <w:pPr>
        <w:tabs>
          <w:tab w:val="num" w:pos="2160"/>
        </w:tabs>
        <w:ind w:left="2160" w:hanging="360"/>
      </w:pPr>
      <w:rPr>
        <w:rFonts w:ascii="Arial" w:hAnsi="Arial" w:hint="default"/>
      </w:rPr>
    </w:lvl>
    <w:lvl w:ilvl="3" w:tplc="42704FA8" w:tentative="1">
      <w:start w:val="1"/>
      <w:numFmt w:val="bullet"/>
      <w:lvlText w:val="○"/>
      <w:lvlJc w:val="left"/>
      <w:pPr>
        <w:tabs>
          <w:tab w:val="num" w:pos="2880"/>
        </w:tabs>
        <w:ind w:left="2880" w:hanging="360"/>
      </w:pPr>
      <w:rPr>
        <w:rFonts w:ascii="Arial" w:hAnsi="Arial" w:hint="default"/>
      </w:rPr>
    </w:lvl>
    <w:lvl w:ilvl="4" w:tplc="7A06B33A" w:tentative="1">
      <w:start w:val="1"/>
      <w:numFmt w:val="bullet"/>
      <w:lvlText w:val="○"/>
      <w:lvlJc w:val="left"/>
      <w:pPr>
        <w:tabs>
          <w:tab w:val="num" w:pos="3600"/>
        </w:tabs>
        <w:ind w:left="3600" w:hanging="360"/>
      </w:pPr>
      <w:rPr>
        <w:rFonts w:ascii="Arial" w:hAnsi="Arial" w:hint="default"/>
      </w:rPr>
    </w:lvl>
    <w:lvl w:ilvl="5" w:tplc="6026029C" w:tentative="1">
      <w:start w:val="1"/>
      <w:numFmt w:val="bullet"/>
      <w:lvlText w:val="○"/>
      <w:lvlJc w:val="left"/>
      <w:pPr>
        <w:tabs>
          <w:tab w:val="num" w:pos="4320"/>
        </w:tabs>
        <w:ind w:left="4320" w:hanging="360"/>
      </w:pPr>
      <w:rPr>
        <w:rFonts w:ascii="Arial" w:hAnsi="Arial" w:hint="default"/>
      </w:rPr>
    </w:lvl>
    <w:lvl w:ilvl="6" w:tplc="76DEA59E" w:tentative="1">
      <w:start w:val="1"/>
      <w:numFmt w:val="bullet"/>
      <w:lvlText w:val="○"/>
      <w:lvlJc w:val="left"/>
      <w:pPr>
        <w:tabs>
          <w:tab w:val="num" w:pos="5040"/>
        </w:tabs>
        <w:ind w:left="5040" w:hanging="360"/>
      </w:pPr>
      <w:rPr>
        <w:rFonts w:ascii="Arial" w:hAnsi="Arial" w:hint="default"/>
      </w:rPr>
    </w:lvl>
    <w:lvl w:ilvl="7" w:tplc="423C8D7E" w:tentative="1">
      <w:start w:val="1"/>
      <w:numFmt w:val="bullet"/>
      <w:lvlText w:val="○"/>
      <w:lvlJc w:val="left"/>
      <w:pPr>
        <w:tabs>
          <w:tab w:val="num" w:pos="5760"/>
        </w:tabs>
        <w:ind w:left="5760" w:hanging="360"/>
      </w:pPr>
      <w:rPr>
        <w:rFonts w:ascii="Arial" w:hAnsi="Arial" w:hint="default"/>
      </w:rPr>
    </w:lvl>
    <w:lvl w:ilvl="8" w:tplc="B150EC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7B0456"/>
    <w:multiLevelType w:val="hybridMultilevel"/>
    <w:tmpl w:val="1E0C323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4EB5D40"/>
    <w:multiLevelType w:val="hybridMultilevel"/>
    <w:tmpl w:val="5CB0526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5B81D2D"/>
    <w:multiLevelType w:val="hybridMultilevel"/>
    <w:tmpl w:val="12EA020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0" w15:restartNumberingAfterBreak="0">
    <w:nsid w:val="380265B9"/>
    <w:multiLevelType w:val="hybridMultilevel"/>
    <w:tmpl w:val="919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D1176"/>
    <w:multiLevelType w:val="hybridMultilevel"/>
    <w:tmpl w:val="3DECFF60"/>
    <w:lvl w:ilvl="0" w:tplc="B3E03714">
      <w:start w:val="1"/>
      <w:numFmt w:val="bullet"/>
      <w:lvlText w:val="•"/>
      <w:lvlJc w:val="left"/>
      <w:pPr>
        <w:tabs>
          <w:tab w:val="num" w:pos="720"/>
        </w:tabs>
        <w:ind w:left="720" w:hanging="360"/>
      </w:pPr>
      <w:rPr>
        <w:rFonts w:ascii="Arial" w:hAnsi="Arial" w:hint="default"/>
      </w:rPr>
    </w:lvl>
    <w:lvl w:ilvl="1" w:tplc="6C8E25AC">
      <w:numFmt w:val="bullet"/>
      <w:lvlText w:val="•"/>
      <w:lvlJc w:val="left"/>
      <w:pPr>
        <w:tabs>
          <w:tab w:val="num" w:pos="1440"/>
        </w:tabs>
        <w:ind w:left="1440" w:hanging="360"/>
      </w:pPr>
      <w:rPr>
        <w:rFonts w:ascii="Arial" w:hAnsi="Arial" w:hint="default"/>
      </w:rPr>
    </w:lvl>
    <w:lvl w:ilvl="2" w:tplc="800E07F6" w:tentative="1">
      <w:start w:val="1"/>
      <w:numFmt w:val="bullet"/>
      <w:lvlText w:val="•"/>
      <w:lvlJc w:val="left"/>
      <w:pPr>
        <w:tabs>
          <w:tab w:val="num" w:pos="2160"/>
        </w:tabs>
        <w:ind w:left="2160" w:hanging="360"/>
      </w:pPr>
      <w:rPr>
        <w:rFonts w:ascii="Arial" w:hAnsi="Arial" w:hint="default"/>
      </w:rPr>
    </w:lvl>
    <w:lvl w:ilvl="3" w:tplc="E7F070AC" w:tentative="1">
      <w:start w:val="1"/>
      <w:numFmt w:val="bullet"/>
      <w:lvlText w:val="•"/>
      <w:lvlJc w:val="left"/>
      <w:pPr>
        <w:tabs>
          <w:tab w:val="num" w:pos="2880"/>
        </w:tabs>
        <w:ind w:left="2880" w:hanging="360"/>
      </w:pPr>
      <w:rPr>
        <w:rFonts w:ascii="Arial" w:hAnsi="Arial" w:hint="default"/>
      </w:rPr>
    </w:lvl>
    <w:lvl w:ilvl="4" w:tplc="F880ED64" w:tentative="1">
      <w:start w:val="1"/>
      <w:numFmt w:val="bullet"/>
      <w:lvlText w:val="•"/>
      <w:lvlJc w:val="left"/>
      <w:pPr>
        <w:tabs>
          <w:tab w:val="num" w:pos="3600"/>
        </w:tabs>
        <w:ind w:left="3600" w:hanging="360"/>
      </w:pPr>
      <w:rPr>
        <w:rFonts w:ascii="Arial" w:hAnsi="Arial" w:hint="default"/>
      </w:rPr>
    </w:lvl>
    <w:lvl w:ilvl="5" w:tplc="D7BE215A" w:tentative="1">
      <w:start w:val="1"/>
      <w:numFmt w:val="bullet"/>
      <w:lvlText w:val="•"/>
      <w:lvlJc w:val="left"/>
      <w:pPr>
        <w:tabs>
          <w:tab w:val="num" w:pos="4320"/>
        </w:tabs>
        <w:ind w:left="4320" w:hanging="360"/>
      </w:pPr>
      <w:rPr>
        <w:rFonts w:ascii="Arial" w:hAnsi="Arial" w:hint="default"/>
      </w:rPr>
    </w:lvl>
    <w:lvl w:ilvl="6" w:tplc="EB407BFA" w:tentative="1">
      <w:start w:val="1"/>
      <w:numFmt w:val="bullet"/>
      <w:lvlText w:val="•"/>
      <w:lvlJc w:val="left"/>
      <w:pPr>
        <w:tabs>
          <w:tab w:val="num" w:pos="5040"/>
        </w:tabs>
        <w:ind w:left="5040" w:hanging="360"/>
      </w:pPr>
      <w:rPr>
        <w:rFonts w:ascii="Arial" w:hAnsi="Arial" w:hint="default"/>
      </w:rPr>
    </w:lvl>
    <w:lvl w:ilvl="7" w:tplc="A86CC756" w:tentative="1">
      <w:start w:val="1"/>
      <w:numFmt w:val="bullet"/>
      <w:lvlText w:val="•"/>
      <w:lvlJc w:val="left"/>
      <w:pPr>
        <w:tabs>
          <w:tab w:val="num" w:pos="5760"/>
        </w:tabs>
        <w:ind w:left="5760" w:hanging="360"/>
      </w:pPr>
      <w:rPr>
        <w:rFonts w:ascii="Arial" w:hAnsi="Arial" w:hint="default"/>
      </w:rPr>
    </w:lvl>
    <w:lvl w:ilvl="8" w:tplc="BBF419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D94FF4"/>
    <w:multiLevelType w:val="hybridMultilevel"/>
    <w:tmpl w:val="F9F2835A"/>
    <w:lvl w:ilvl="0" w:tplc="A88ED30A">
      <w:start w:val="1"/>
      <w:numFmt w:val="bullet"/>
      <w:lvlText w:val="●"/>
      <w:lvlJc w:val="left"/>
      <w:pPr>
        <w:tabs>
          <w:tab w:val="num" w:pos="720"/>
        </w:tabs>
        <w:ind w:left="720" w:hanging="360"/>
      </w:pPr>
      <w:rPr>
        <w:rFonts w:ascii="Lato" w:hAnsi="Lato" w:hint="default"/>
      </w:rPr>
    </w:lvl>
    <w:lvl w:ilvl="1" w:tplc="E4F07B96" w:tentative="1">
      <w:start w:val="1"/>
      <w:numFmt w:val="bullet"/>
      <w:lvlText w:val="●"/>
      <w:lvlJc w:val="left"/>
      <w:pPr>
        <w:tabs>
          <w:tab w:val="num" w:pos="1440"/>
        </w:tabs>
        <w:ind w:left="1440" w:hanging="360"/>
      </w:pPr>
      <w:rPr>
        <w:rFonts w:ascii="Lato" w:hAnsi="Lato" w:hint="default"/>
      </w:rPr>
    </w:lvl>
    <w:lvl w:ilvl="2" w:tplc="B4B2876A" w:tentative="1">
      <w:start w:val="1"/>
      <w:numFmt w:val="bullet"/>
      <w:lvlText w:val="●"/>
      <w:lvlJc w:val="left"/>
      <w:pPr>
        <w:tabs>
          <w:tab w:val="num" w:pos="2160"/>
        </w:tabs>
        <w:ind w:left="2160" w:hanging="360"/>
      </w:pPr>
      <w:rPr>
        <w:rFonts w:ascii="Lato" w:hAnsi="Lato" w:hint="default"/>
      </w:rPr>
    </w:lvl>
    <w:lvl w:ilvl="3" w:tplc="68005192" w:tentative="1">
      <w:start w:val="1"/>
      <w:numFmt w:val="bullet"/>
      <w:lvlText w:val="●"/>
      <w:lvlJc w:val="left"/>
      <w:pPr>
        <w:tabs>
          <w:tab w:val="num" w:pos="2880"/>
        </w:tabs>
        <w:ind w:left="2880" w:hanging="360"/>
      </w:pPr>
      <w:rPr>
        <w:rFonts w:ascii="Lato" w:hAnsi="Lato" w:hint="default"/>
      </w:rPr>
    </w:lvl>
    <w:lvl w:ilvl="4" w:tplc="DA3840DC" w:tentative="1">
      <w:start w:val="1"/>
      <w:numFmt w:val="bullet"/>
      <w:lvlText w:val="●"/>
      <w:lvlJc w:val="left"/>
      <w:pPr>
        <w:tabs>
          <w:tab w:val="num" w:pos="3600"/>
        </w:tabs>
        <w:ind w:left="3600" w:hanging="360"/>
      </w:pPr>
      <w:rPr>
        <w:rFonts w:ascii="Lato" w:hAnsi="Lato" w:hint="default"/>
      </w:rPr>
    </w:lvl>
    <w:lvl w:ilvl="5" w:tplc="92AAFBAC" w:tentative="1">
      <w:start w:val="1"/>
      <w:numFmt w:val="bullet"/>
      <w:lvlText w:val="●"/>
      <w:lvlJc w:val="left"/>
      <w:pPr>
        <w:tabs>
          <w:tab w:val="num" w:pos="4320"/>
        </w:tabs>
        <w:ind w:left="4320" w:hanging="360"/>
      </w:pPr>
      <w:rPr>
        <w:rFonts w:ascii="Lato" w:hAnsi="Lato" w:hint="default"/>
      </w:rPr>
    </w:lvl>
    <w:lvl w:ilvl="6" w:tplc="88BC3290" w:tentative="1">
      <w:start w:val="1"/>
      <w:numFmt w:val="bullet"/>
      <w:lvlText w:val="●"/>
      <w:lvlJc w:val="left"/>
      <w:pPr>
        <w:tabs>
          <w:tab w:val="num" w:pos="5040"/>
        </w:tabs>
        <w:ind w:left="5040" w:hanging="360"/>
      </w:pPr>
      <w:rPr>
        <w:rFonts w:ascii="Lato" w:hAnsi="Lato" w:hint="default"/>
      </w:rPr>
    </w:lvl>
    <w:lvl w:ilvl="7" w:tplc="3F6C6D26" w:tentative="1">
      <w:start w:val="1"/>
      <w:numFmt w:val="bullet"/>
      <w:lvlText w:val="●"/>
      <w:lvlJc w:val="left"/>
      <w:pPr>
        <w:tabs>
          <w:tab w:val="num" w:pos="5760"/>
        </w:tabs>
        <w:ind w:left="5760" w:hanging="360"/>
      </w:pPr>
      <w:rPr>
        <w:rFonts w:ascii="Lato" w:hAnsi="Lato" w:hint="default"/>
      </w:rPr>
    </w:lvl>
    <w:lvl w:ilvl="8" w:tplc="EAAA18F4" w:tentative="1">
      <w:start w:val="1"/>
      <w:numFmt w:val="bullet"/>
      <w:lvlText w:val="●"/>
      <w:lvlJc w:val="left"/>
      <w:pPr>
        <w:tabs>
          <w:tab w:val="num" w:pos="6480"/>
        </w:tabs>
        <w:ind w:left="6480" w:hanging="360"/>
      </w:pPr>
      <w:rPr>
        <w:rFonts w:ascii="Lato" w:hAnsi="Lato" w:hint="default"/>
      </w:rPr>
    </w:lvl>
  </w:abstractNum>
  <w:abstractNum w:abstractNumId="23" w15:restartNumberingAfterBreak="0">
    <w:nsid w:val="4CED5F71"/>
    <w:multiLevelType w:val="hybridMultilevel"/>
    <w:tmpl w:val="84C6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A7387"/>
    <w:multiLevelType w:val="hybridMultilevel"/>
    <w:tmpl w:val="B666201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0FE6165"/>
    <w:multiLevelType w:val="hybridMultilevel"/>
    <w:tmpl w:val="897A84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A0A6ADB"/>
    <w:multiLevelType w:val="hybridMultilevel"/>
    <w:tmpl w:val="29EA7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ADA3836"/>
    <w:multiLevelType w:val="hybridMultilevel"/>
    <w:tmpl w:val="4E8602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D6A7786"/>
    <w:multiLevelType w:val="hybridMultilevel"/>
    <w:tmpl w:val="396075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2A52C9C"/>
    <w:multiLevelType w:val="multilevel"/>
    <w:tmpl w:val="386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401F2"/>
    <w:multiLevelType w:val="hybridMultilevel"/>
    <w:tmpl w:val="98D25D84"/>
    <w:lvl w:ilvl="0" w:tplc="3222D150">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1" w15:restartNumberingAfterBreak="0">
    <w:nsid w:val="65FF242E"/>
    <w:multiLevelType w:val="hybridMultilevel"/>
    <w:tmpl w:val="6876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02052"/>
    <w:multiLevelType w:val="hybridMultilevel"/>
    <w:tmpl w:val="1EBC6356"/>
    <w:lvl w:ilvl="0" w:tplc="3C6A15AC">
      <w:start w:val="1"/>
      <w:numFmt w:val="bullet"/>
      <w:lvlText w:val="●"/>
      <w:lvlJc w:val="left"/>
      <w:pPr>
        <w:tabs>
          <w:tab w:val="num" w:pos="720"/>
        </w:tabs>
        <w:ind w:left="720" w:hanging="360"/>
      </w:pPr>
      <w:rPr>
        <w:rFonts w:ascii="Lato" w:hAnsi="Lato" w:hint="default"/>
      </w:rPr>
    </w:lvl>
    <w:lvl w:ilvl="1" w:tplc="EDB60CE0" w:tentative="1">
      <w:start w:val="1"/>
      <w:numFmt w:val="bullet"/>
      <w:lvlText w:val="●"/>
      <w:lvlJc w:val="left"/>
      <w:pPr>
        <w:tabs>
          <w:tab w:val="num" w:pos="1440"/>
        </w:tabs>
        <w:ind w:left="1440" w:hanging="360"/>
      </w:pPr>
      <w:rPr>
        <w:rFonts w:ascii="Lato" w:hAnsi="Lato" w:hint="default"/>
      </w:rPr>
    </w:lvl>
    <w:lvl w:ilvl="2" w:tplc="5C1AC0B2" w:tentative="1">
      <w:start w:val="1"/>
      <w:numFmt w:val="bullet"/>
      <w:lvlText w:val="●"/>
      <w:lvlJc w:val="left"/>
      <w:pPr>
        <w:tabs>
          <w:tab w:val="num" w:pos="2160"/>
        </w:tabs>
        <w:ind w:left="2160" w:hanging="360"/>
      </w:pPr>
      <w:rPr>
        <w:rFonts w:ascii="Lato" w:hAnsi="Lato" w:hint="default"/>
      </w:rPr>
    </w:lvl>
    <w:lvl w:ilvl="3" w:tplc="1AB0125A" w:tentative="1">
      <w:start w:val="1"/>
      <w:numFmt w:val="bullet"/>
      <w:lvlText w:val="●"/>
      <w:lvlJc w:val="left"/>
      <w:pPr>
        <w:tabs>
          <w:tab w:val="num" w:pos="2880"/>
        </w:tabs>
        <w:ind w:left="2880" w:hanging="360"/>
      </w:pPr>
      <w:rPr>
        <w:rFonts w:ascii="Lato" w:hAnsi="Lato" w:hint="default"/>
      </w:rPr>
    </w:lvl>
    <w:lvl w:ilvl="4" w:tplc="57DAE134" w:tentative="1">
      <w:start w:val="1"/>
      <w:numFmt w:val="bullet"/>
      <w:lvlText w:val="●"/>
      <w:lvlJc w:val="left"/>
      <w:pPr>
        <w:tabs>
          <w:tab w:val="num" w:pos="3600"/>
        </w:tabs>
        <w:ind w:left="3600" w:hanging="360"/>
      </w:pPr>
      <w:rPr>
        <w:rFonts w:ascii="Lato" w:hAnsi="Lato" w:hint="default"/>
      </w:rPr>
    </w:lvl>
    <w:lvl w:ilvl="5" w:tplc="087E1B38" w:tentative="1">
      <w:start w:val="1"/>
      <w:numFmt w:val="bullet"/>
      <w:lvlText w:val="●"/>
      <w:lvlJc w:val="left"/>
      <w:pPr>
        <w:tabs>
          <w:tab w:val="num" w:pos="4320"/>
        </w:tabs>
        <w:ind w:left="4320" w:hanging="360"/>
      </w:pPr>
      <w:rPr>
        <w:rFonts w:ascii="Lato" w:hAnsi="Lato" w:hint="default"/>
      </w:rPr>
    </w:lvl>
    <w:lvl w:ilvl="6" w:tplc="88A478D4" w:tentative="1">
      <w:start w:val="1"/>
      <w:numFmt w:val="bullet"/>
      <w:lvlText w:val="●"/>
      <w:lvlJc w:val="left"/>
      <w:pPr>
        <w:tabs>
          <w:tab w:val="num" w:pos="5040"/>
        </w:tabs>
        <w:ind w:left="5040" w:hanging="360"/>
      </w:pPr>
      <w:rPr>
        <w:rFonts w:ascii="Lato" w:hAnsi="Lato" w:hint="default"/>
      </w:rPr>
    </w:lvl>
    <w:lvl w:ilvl="7" w:tplc="CBBA43E8" w:tentative="1">
      <w:start w:val="1"/>
      <w:numFmt w:val="bullet"/>
      <w:lvlText w:val="●"/>
      <w:lvlJc w:val="left"/>
      <w:pPr>
        <w:tabs>
          <w:tab w:val="num" w:pos="5760"/>
        </w:tabs>
        <w:ind w:left="5760" w:hanging="360"/>
      </w:pPr>
      <w:rPr>
        <w:rFonts w:ascii="Lato" w:hAnsi="Lato" w:hint="default"/>
      </w:rPr>
    </w:lvl>
    <w:lvl w:ilvl="8" w:tplc="983A5C60" w:tentative="1">
      <w:start w:val="1"/>
      <w:numFmt w:val="bullet"/>
      <w:lvlText w:val="●"/>
      <w:lvlJc w:val="left"/>
      <w:pPr>
        <w:tabs>
          <w:tab w:val="num" w:pos="6480"/>
        </w:tabs>
        <w:ind w:left="6480" w:hanging="360"/>
      </w:pPr>
      <w:rPr>
        <w:rFonts w:ascii="Lato" w:hAnsi="Lato" w:hint="default"/>
      </w:rPr>
    </w:lvl>
  </w:abstractNum>
  <w:abstractNum w:abstractNumId="33" w15:restartNumberingAfterBreak="0">
    <w:nsid w:val="69664BD1"/>
    <w:multiLevelType w:val="hybridMultilevel"/>
    <w:tmpl w:val="647E9B3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D117202"/>
    <w:multiLevelType w:val="hybridMultilevel"/>
    <w:tmpl w:val="FFC0F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F86B90"/>
    <w:multiLevelType w:val="multilevel"/>
    <w:tmpl w:val="7D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CB3"/>
    <w:multiLevelType w:val="hybridMultilevel"/>
    <w:tmpl w:val="1AA219B4"/>
    <w:lvl w:ilvl="0" w:tplc="7F9ACDD6">
      <w:start w:val="1"/>
      <w:numFmt w:val="bullet"/>
      <w:lvlText w:val="•"/>
      <w:lvlJc w:val="left"/>
      <w:pPr>
        <w:tabs>
          <w:tab w:val="num" w:pos="720"/>
        </w:tabs>
        <w:ind w:left="720" w:hanging="360"/>
      </w:pPr>
      <w:rPr>
        <w:rFonts w:ascii="Arial" w:hAnsi="Arial" w:hint="default"/>
      </w:rPr>
    </w:lvl>
    <w:lvl w:ilvl="1" w:tplc="24F4F7E0">
      <w:numFmt w:val="bullet"/>
      <w:lvlText w:val="•"/>
      <w:lvlJc w:val="left"/>
      <w:pPr>
        <w:tabs>
          <w:tab w:val="num" w:pos="1440"/>
        </w:tabs>
        <w:ind w:left="1440" w:hanging="360"/>
      </w:pPr>
      <w:rPr>
        <w:rFonts w:ascii="Arial" w:hAnsi="Arial" w:hint="default"/>
      </w:rPr>
    </w:lvl>
    <w:lvl w:ilvl="2" w:tplc="F9A4CA58" w:tentative="1">
      <w:start w:val="1"/>
      <w:numFmt w:val="bullet"/>
      <w:lvlText w:val="•"/>
      <w:lvlJc w:val="left"/>
      <w:pPr>
        <w:tabs>
          <w:tab w:val="num" w:pos="2160"/>
        </w:tabs>
        <w:ind w:left="2160" w:hanging="360"/>
      </w:pPr>
      <w:rPr>
        <w:rFonts w:ascii="Arial" w:hAnsi="Arial" w:hint="default"/>
      </w:rPr>
    </w:lvl>
    <w:lvl w:ilvl="3" w:tplc="1D967896" w:tentative="1">
      <w:start w:val="1"/>
      <w:numFmt w:val="bullet"/>
      <w:lvlText w:val="•"/>
      <w:lvlJc w:val="left"/>
      <w:pPr>
        <w:tabs>
          <w:tab w:val="num" w:pos="2880"/>
        </w:tabs>
        <w:ind w:left="2880" w:hanging="360"/>
      </w:pPr>
      <w:rPr>
        <w:rFonts w:ascii="Arial" w:hAnsi="Arial" w:hint="default"/>
      </w:rPr>
    </w:lvl>
    <w:lvl w:ilvl="4" w:tplc="7E608B4C" w:tentative="1">
      <w:start w:val="1"/>
      <w:numFmt w:val="bullet"/>
      <w:lvlText w:val="•"/>
      <w:lvlJc w:val="left"/>
      <w:pPr>
        <w:tabs>
          <w:tab w:val="num" w:pos="3600"/>
        </w:tabs>
        <w:ind w:left="3600" w:hanging="360"/>
      </w:pPr>
      <w:rPr>
        <w:rFonts w:ascii="Arial" w:hAnsi="Arial" w:hint="default"/>
      </w:rPr>
    </w:lvl>
    <w:lvl w:ilvl="5" w:tplc="5AFE528A" w:tentative="1">
      <w:start w:val="1"/>
      <w:numFmt w:val="bullet"/>
      <w:lvlText w:val="•"/>
      <w:lvlJc w:val="left"/>
      <w:pPr>
        <w:tabs>
          <w:tab w:val="num" w:pos="4320"/>
        </w:tabs>
        <w:ind w:left="4320" w:hanging="360"/>
      </w:pPr>
      <w:rPr>
        <w:rFonts w:ascii="Arial" w:hAnsi="Arial" w:hint="default"/>
      </w:rPr>
    </w:lvl>
    <w:lvl w:ilvl="6" w:tplc="FA32FE7A" w:tentative="1">
      <w:start w:val="1"/>
      <w:numFmt w:val="bullet"/>
      <w:lvlText w:val="•"/>
      <w:lvlJc w:val="left"/>
      <w:pPr>
        <w:tabs>
          <w:tab w:val="num" w:pos="5040"/>
        </w:tabs>
        <w:ind w:left="5040" w:hanging="360"/>
      </w:pPr>
      <w:rPr>
        <w:rFonts w:ascii="Arial" w:hAnsi="Arial" w:hint="default"/>
      </w:rPr>
    </w:lvl>
    <w:lvl w:ilvl="7" w:tplc="3BCC906E" w:tentative="1">
      <w:start w:val="1"/>
      <w:numFmt w:val="bullet"/>
      <w:lvlText w:val="•"/>
      <w:lvlJc w:val="left"/>
      <w:pPr>
        <w:tabs>
          <w:tab w:val="num" w:pos="5760"/>
        </w:tabs>
        <w:ind w:left="5760" w:hanging="360"/>
      </w:pPr>
      <w:rPr>
        <w:rFonts w:ascii="Arial" w:hAnsi="Arial" w:hint="default"/>
      </w:rPr>
    </w:lvl>
    <w:lvl w:ilvl="8" w:tplc="6D48D94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F5229"/>
    <w:multiLevelType w:val="hybridMultilevel"/>
    <w:tmpl w:val="5A087BC2"/>
    <w:lvl w:ilvl="0" w:tplc="66D8EFF6">
      <w:start w:val="1"/>
      <w:numFmt w:val="bullet"/>
      <w:lvlText w:val="●"/>
      <w:lvlJc w:val="left"/>
      <w:pPr>
        <w:tabs>
          <w:tab w:val="num" w:pos="720"/>
        </w:tabs>
        <w:ind w:left="720" w:hanging="360"/>
      </w:pPr>
      <w:rPr>
        <w:rFonts w:ascii="Lato" w:hAnsi="Lato" w:hint="default"/>
      </w:rPr>
    </w:lvl>
    <w:lvl w:ilvl="1" w:tplc="32ECE8AA" w:tentative="1">
      <w:start w:val="1"/>
      <w:numFmt w:val="bullet"/>
      <w:lvlText w:val="●"/>
      <w:lvlJc w:val="left"/>
      <w:pPr>
        <w:tabs>
          <w:tab w:val="num" w:pos="1440"/>
        </w:tabs>
        <w:ind w:left="1440" w:hanging="360"/>
      </w:pPr>
      <w:rPr>
        <w:rFonts w:ascii="Lato" w:hAnsi="Lato" w:hint="default"/>
      </w:rPr>
    </w:lvl>
    <w:lvl w:ilvl="2" w:tplc="6F7EB8C2" w:tentative="1">
      <w:start w:val="1"/>
      <w:numFmt w:val="bullet"/>
      <w:lvlText w:val="●"/>
      <w:lvlJc w:val="left"/>
      <w:pPr>
        <w:tabs>
          <w:tab w:val="num" w:pos="2160"/>
        </w:tabs>
        <w:ind w:left="2160" w:hanging="360"/>
      </w:pPr>
      <w:rPr>
        <w:rFonts w:ascii="Lato" w:hAnsi="Lato" w:hint="default"/>
      </w:rPr>
    </w:lvl>
    <w:lvl w:ilvl="3" w:tplc="85D85002" w:tentative="1">
      <w:start w:val="1"/>
      <w:numFmt w:val="bullet"/>
      <w:lvlText w:val="●"/>
      <w:lvlJc w:val="left"/>
      <w:pPr>
        <w:tabs>
          <w:tab w:val="num" w:pos="2880"/>
        </w:tabs>
        <w:ind w:left="2880" w:hanging="360"/>
      </w:pPr>
      <w:rPr>
        <w:rFonts w:ascii="Lato" w:hAnsi="Lato" w:hint="default"/>
      </w:rPr>
    </w:lvl>
    <w:lvl w:ilvl="4" w:tplc="DEF02E9E" w:tentative="1">
      <w:start w:val="1"/>
      <w:numFmt w:val="bullet"/>
      <w:lvlText w:val="●"/>
      <w:lvlJc w:val="left"/>
      <w:pPr>
        <w:tabs>
          <w:tab w:val="num" w:pos="3600"/>
        </w:tabs>
        <w:ind w:left="3600" w:hanging="360"/>
      </w:pPr>
      <w:rPr>
        <w:rFonts w:ascii="Lato" w:hAnsi="Lato" w:hint="default"/>
      </w:rPr>
    </w:lvl>
    <w:lvl w:ilvl="5" w:tplc="D5DE44D6" w:tentative="1">
      <w:start w:val="1"/>
      <w:numFmt w:val="bullet"/>
      <w:lvlText w:val="●"/>
      <w:lvlJc w:val="left"/>
      <w:pPr>
        <w:tabs>
          <w:tab w:val="num" w:pos="4320"/>
        </w:tabs>
        <w:ind w:left="4320" w:hanging="360"/>
      </w:pPr>
      <w:rPr>
        <w:rFonts w:ascii="Lato" w:hAnsi="Lato" w:hint="default"/>
      </w:rPr>
    </w:lvl>
    <w:lvl w:ilvl="6" w:tplc="4742192A" w:tentative="1">
      <w:start w:val="1"/>
      <w:numFmt w:val="bullet"/>
      <w:lvlText w:val="●"/>
      <w:lvlJc w:val="left"/>
      <w:pPr>
        <w:tabs>
          <w:tab w:val="num" w:pos="5040"/>
        </w:tabs>
        <w:ind w:left="5040" w:hanging="360"/>
      </w:pPr>
      <w:rPr>
        <w:rFonts w:ascii="Lato" w:hAnsi="Lato" w:hint="default"/>
      </w:rPr>
    </w:lvl>
    <w:lvl w:ilvl="7" w:tplc="B5AE6FC4" w:tentative="1">
      <w:start w:val="1"/>
      <w:numFmt w:val="bullet"/>
      <w:lvlText w:val="●"/>
      <w:lvlJc w:val="left"/>
      <w:pPr>
        <w:tabs>
          <w:tab w:val="num" w:pos="5760"/>
        </w:tabs>
        <w:ind w:left="5760" w:hanging="360"/>
      </w:pPr>
      <w:rPr>
        <w:rFonts w:ascii="Lato" w:hAnsi="Lato" w:hint="default"/>
      </w:rPr>
    </w:lvl>
    <w:lvl w:ilvl="8" w:tplc="13AE427C" w:tentative="1">
      <w:start w:val="1"/>
      <w:numFmt w:val="bullet"/>
      <w:lvlText w:val="●"/>
      <w:lvlJc w:val="left"/>
      <w:pPr>
        <w:tabs>
          <w:tab w:val="num" w:pos="6480"/>
        </w:tabs>
        <w:ind w:left="6480" w:hanging="360"/>
      </w:pPr>
      <w:rPr>
        <w:rFonts w:ascii="Lato" w:hAnsi="Lato" w:hint="default"/>
      </w:rPr>
    </w:lvl>
  </w:abstractNum>
  <w:abstractNum w:abstractNumId="38" w15:restartNumberingAfterBreak="0">
    <w:nsid w:val="79F879C1"/>
    <w:multiLevelType w:val="multilevel"/>
    <w:tmpl w:val="5896E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D63F62"/>
    <w:multiLevelType w:val="hybridMultilevel"/>
    <w:tmpl w:val="9CB65F6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38"/>
  </w:num>
  <w:num w:numId="2">
    <w:abstractNumId w:val="7"/>
  </w:num>
  <w:num w:numId="3">
    <w:abstractNumId w:val="21"/>
  </w:num>
  <w:num w:numId="4">
    <w:abstractNumId w:val="36"/>
  </w:num>
  <w:num w:numId="5">
    <w:abstractNumId w:val="20"/>
  </w:num>
  <w:num w:numId="6">
    <w:abstractNumId w:val="16"/>
  </w:num>
  <w:num w:numId="7">
    <w:abstractNumId w:val="6"/>
  </w:num>
  <w:num w:numId="8">
    <w:abstractNumId w:val="12"/>
  </w:num>
  <w:num w:numId="9">
    <w:abstractNumId w:val="11"/>
  </w:num>
  <w:num w:numId="10">
    <w:abstractNumId w:val="32"/>
  </w:num>
  <w:num w:numId="11">
    <w:abstractNumId w:val="22"/>
  </w:num>
  <w:num w:numId="12">
    <w:abstractNumId w:val="8"/>
  </w:num>
  <w:num w:numId="13">
    <w:abstractNumId w:val="23"/>
  </w:num>
  <w:num w:numId="14">
    <w:abstractNumId w:val="9"/>
  </w:num>
  <w:num w:numId="15">
    <w:abstractNumId w:val="37"/>
  </w:num>
  <w:num w:numId="16">
    <w:abstractNumId w:val="34"/>
  </w:num>
  <w:num w:numId="17">
    <w:abstractNumId w:val="10"/>
  </w:num>
  <w:num w:numId="18">
    <w:abstractNumId w:val="31"/>
  </w:num>
  <w:num w:numId="19">
    <w:abstractNumId w:val="28"/>
  </w:num>
  <w:num w:numId="20">
    <w:abstractNumId w:val="13"/>
  </w:num>
  <w:num w:numId="21">
    <w:abstractNumId w:val="5"/>
  </w:num>
  <w:num w:numId="22">
    <w:abstractNumId w:val="3"/>
  </w:num>
  <w:num w:numId="23">
    <w:abstractNumId w:val="24"/>
  </w:num>
  <w:num w:numId="24">
    <w:abstractNumId w:val="4"/>
  </w:num>
  <w:num w:numId="25">
    <w:abstractNumId w:val="1"/>
  </w:num>
  <w:num w:numId="26">
    <w:abstractNumId w:val="27"/>
  </w:num>
  <w:num w:numId="27">
    <w:abstractNumId w:val="39"/>
  </w:num>
  <w:num w:numId="28">
    <w:abstractNumId w:val="2"/>
  </w:num>
  <w:num w:numId="29">
    <w:abstractNumId w:val="15"/>
  </w:num>
  <w:num w:numId="30">
    <w:abstractNumId w:val="25"/>
  </w:num>
  <w:num w:numId="31">
    <w:abstractNumId w:val="19"/>
  </w:num>
  <w:num w:numId="32">
    <w:abstractNumId w:val="17"/>
  </w:num>
  <w:num w:numId="33">
    <w:abstractNumId w:val="18"/>
  </w:num>
  <w:num w:numId="34">
    <w:abstractNumId w:val="30"/>
  </w:num>
  <w:num w:numId="35">
    <w:abstractNumId w:val="33"/>
  </w:num>
  <w:num w:numId="36">
    <w:abstractNumId w:val="0"/>
  </w:num>
  <w:num w:numId="37">
    <w:abstractNumId w:val="14"/>
  </w:num>
  <w:num w:numId="38">
    <w:abstractNumId w:val="29"/>
    <w:lvlOverride w:ilvl="0">
      <w:lvl w:ilvl="0">
        <w:numFmt w:val="bullet"/>
        <w:lvlText w:val=""/>
        <w:lvlJc w:val="left"/>
        <w:pPr>
          <w:tabs>
            <w:tab w:val="num" w:pos="360"/>
          </w:tabs>
          <w:ind w:left="360" w:hanging="360"/>
        </w:pPr>
        <w:rPr>
          <w:rFonts w:ascii="Wingdings" w:hAnsi="Wingdings" w:hint="default"/>
          <w:sz w:val="20"/>
        </w:rPr>
      </w:lvl>
    </w:lvlOverride>
  </w:num>
  <w:num w:numId="39">
    <w:abstractNumId w:val="26"/>
  </w:num>
  <w:num w:numId="4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braham Isaac Jacob Gajardo Cortez (masterin)">
    <w15:presenceInfo w15:providerId="AD" w15:userId="S::masterin@uchile.cl::f40611c1-2972-4ac4-a143-c6b70c07f52f"/>
  </w15:person>
  <w15:person w15:author="Andrés González Santa Cruz">
    <w15:presenceInfo w15:providerId="Windows Live" w15:userId="0f261097151cd0dc"/>
  </w15:person>
  <w15:person w15:author="Alvaro Castillo Carniglia | U.Mayor">
    <w15:presenceInfo w15:providerId="AD" w15:userId="S::alvaro.castilloc@umayor.cl::9e1dbde5-be20-44f3-bdb5-367d2f6ec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zNzczMzcyMDS0NDBX0lEKTi0uzszPAykwNKkFAJ6J50ktAAAA"/>
    <w:docVar w:name="EN.Layout" w:val="&lt;ENLayout&gt;&lt;Style&gt;Numbered&lt;/Style&gt;&lt;LeftDelim&gt;{&lt;/LeftDelim&gt;&lt;RightDelim&gt;}&lt;/RightDelim&gt;&lt;FontName&gt;Georg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zseaxacpxtd5esttl5ptxbp9ffvfp00vav&quot;&gt;My EndNote Library&lt;record-ids&gt;&lt;item&gt;1&lt;/item&gt;&lt;item&gt;2&lt;/item&gt;&lt;item&gt;4&lt;/item&gt;&lt;item&gt;6&lt;/item&gt;&lt;item&gt;7&lt;/item&gt;&lt;item&gt;10&lt;/item&gt;&lt;item&gt;12&lt;/item&gt;&lt;item&gt;13&lt;/item&gt;&lt;item&gt;14&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1&lt;/item&gt;&lt;item&gt;52&lt;/item&gt;&lt;item&gt;53&lt;/item&gt;&lt;/record-ids&gt;&lt;/item&gt;&lt;/Libraries&gt;"/>
  </w:docVars>
  <w:rsids>
    <w:rsidRoot w:val="003E3177"/>
    <w:rsid w:val="00004CB9"/>
    <w:rsid w:val="00011F78"/>
    <w:rsid w:val="000363E4"/>
    <w:rsid w:val="0007052E"/>
    <w:rsid w:val="000874CE"/>
    <w:rsid w:val="00096856"/>
    <w:rsid w:val="00097B55"/>
    <w:rsid w:val="000A7D55"/>
    <w:rsid w:val="000C2729"/>
    <w:rsid w:val="000C5A2A"/>
    <w:rsid w:val="000D58E7"/>
    <w:rsid w:val="000E73CB"/>
    <w:rsid w:val="000E7E46"/>
    <w:rsid w:val="000F0A62"/>
    <w:rsid w:val="00102626"/>
    <w:rsid w:val="00106307"/>
    <w:rsid w:val="001066C2"/>
    <w:rsid w:val="001078AD"/>
    <w:rsid w:val="001108E3"/>
    <w:rsid w:val="001109CA"/>
    <w:rsid w:val="001147A3"/>
    <w:rsid w:val="00115335"/>
    <w:rsid w:val="0012081B"/>
    <w:rsid w:val="00121F78"/>
    <w:rsid w:val="00122D50"/>
    <w:rsid w:val="00125846"/>
    <w:rsid w:val="001374B1"/>
    <w:rsid w:val="0014594A"/>
    <w:rsid w:val="001472E0"/>
    <w:rsid w:val="00155AD7"/>
    <w:rsid w:val="00162DA6"/>
    <w:rsid w:val="001746B6"/>
    <w:rsid w:val="00175252"/>
    <w:rsid w:val="00180C35"/>
    <w:rsid w:val="0019377D"/>
    <w:rsid w:val="001A5E0B"/>
    <w:rsid w:val="001C13DA"/>
    <w:rsid w:val="001C27AE"/>
    <w:rsid w:val="001C6062"/>
    <w:rsid w:val="001C727B"/>
    <w:rsid w:val="001E1172"/>
    <w:rsid w:val="001E476A"/>
    <w:rsid w:val="001E58C3"/>
    <w:rsid w:val="001E5A63"/>
    <w:rsid w:val="001E5F7B"/>
    <w:rsid w:val="001F0603"/>
    <w:rsid w:val="001F505A"/>
    <w:rsid w:val="00201C9E"/>
    <w:rsid w:val="002042BD"/>
    <w:rsid w:val="002053FA"/>
    <w:rsid w:val="00207E13"/>
    <w:rsid w:val="00220FE9"/>
    <w:rsid w:val="00234460"/>
    <w:rsid w:val="00245A76"/>
    <w:rsid w:val="002542F4"/>
    <w:rsid w:val="00254D3D"/>
    <w:rsid w:val="00260621"/>
    <w:rsid w:val="00271B8F"/>
    <w:rsid w:val="00283F6C"/>
    <w:rsid w:val="0029690D"/>
    <w:rsid w:val="002A2497"/>
    <w:rsid w:val="002A34F9"/>
    <w:rsid w:val="002A4637"/>
    <w:rsid w:val="002B02F2"/>
    <w:rsid w:val="002C7B14"/>
    <w:rsid w:val="002D4298"/>
    <w:rsid w:val="002D5E9D"/>
    <w:rsid w:val="002E2795"/>
    <w:rsid w:val="002E79DD"/>
    <w:rsid w:val="002F5CF8"/>
    <w:rsid w:val="002F7242"/>
    <w:rsid w:val="00305BA1"/>
    <w:rsid w:val="003143A8"/>
    <w:rsid w:val="003146D9"/>
    <w:rsid w:val="00323EE0"/>
    <w:rsid w:val="0032668E"/>
    <w:rsid w:val="00333E80"/>
    <w:rsid w:val="003411D0"/>
    <w:rsid w:val="00353F41"/>
    <w:rsid w:val="00357EA0"/>
    <w:rsid w:val="00376111"/>
    <w:rsid w:val="00382F14"/>
    <w:rsid w:val="00384EAF"/>
    <w:rsid w:val="00391CC4"/>
    <w:rsid w:val="00392210"/>
    <w:rsid w:val="0039530A"/>
    <w:rsid w:val="003A025A"/>
    <w:rsid w:val="003A509A"/>
    <w:rsid w:val="003A6411"/>
    <w:rsid w:val="003C4EC2"/>
    <w:rsid w:val="003D3425"/>
    <w:rsid w:val="003D375C"/>
    <w:rsid w:val="003D38B5"/>
    <w:rsid w:val="003D4869"/>
    <w:rsid w:val="003D5E40"/>
    <w:rsid w:val="003E3177"/>
    <w:rsid w:val="003E40EC"/>
    <w:rsid w:val="003E5245"/>
    <w:rsid w:val="003F0169"/>
    <w:rsid w:val="003F1EEB"/>
    <w:rsid w:val="003F50E3"/>
    <w:rsid w:val="0040344C"/>
    <w:rsid w:val="00410253"/>
    <w:rsid w:val="004129C6"/>
    <w:rsid w:val="0042387A"/>
    <w:rsid w:val="004302F7"/>
    <w:rsid w:val="004428CB"/>
    <w:rsid w:val="00443080"/>
    <w:rsid w:val="00447301"/>
    <w:rsid w:val="00447B2A"/>
    <w:rsid w:val="004514E0"/>
    <w:rsid w:val="00452739"/>
    <w:rsid w:val="00452C2E"/>
    <w:rsid w:val="004622D0"/>
    <w:rsid w:val="0047172A"/>
    <w:rsid w:val="00475CF4"/>
    <w:rsid w:val="004768F9"/>
    <w:rsid w:val="0048137F"/>
    <w:rsid w:val="004878F5"/>
    <w:rsid w:val="0049497C"/>
    <w:rsid w:val="004950E6"/>
    <w:rsid w:val="004A29EE"/>
    <w:rsid w:val="004A765E"/>
    <w:rsid w:val="004B32E0"/>
    <w:rsid w:val="004C167A"/>
    <w:rsid w:val="004E33A4"/>
    <w:rsid w:val="00500289"/>
    <w:rsid w:val="005057B0"/>
    <w:rsid w:val="005345A7"/>
    <w:rsid w:val="00536519"/>
    <w:rsid w:val="0054544F"/>
    <w:rsid w:val="00547EB0"/>
    <w:rsid w:val="005556DD"/>
    <w:rsid w:val="00557265"/>
    <w:rsid w:val="00560BCB"/>
    <w:rsid w:val="00570BF8"/>
    <w:rsid w:val="00574849"/>
    <w:rsid w:val="005A28EF"/>
    <w:rsid w:val="005A5EC6"/>
    <w:rsid w:val="005A6799"/>
    <w:rsid w:val="005C1934"/>
    <w:rsid w:val="005C56F0"/>
    <w:rsid w:val="005C5C45"/>
    <w:rsid w:val="005C63C1"/>
    <w:rsid w:val="005D29B2"/>
    <w:rsid w:val="005E219D"/>
    <w:rsid w:val="005E4D3F"/>
    <w:rsid w:val="005E72F1"/>
    <w:rsid w:val="005F1377"/>
    <w:rsid w:val="005F43E7"/>
    <w:rsid w:val="005F4533"/>
    <w:rsid w:val="00603ECD"/>
    <w:rsid w:val="006138D0"/>
    <w:rsid w:val="00613C7B"/>
    <w:rsid w:val="00617F1F"/>
    <w:rsid w:val="00621213"/>
    <w:rsid w:val="00624730"/>
    <w:rsid w:val="00625D58"/>
    <w:rsid w:val="0063025A"/>
    <w:rsid w:val="00631755"/>
    <w:rsid w:val="00631C54"/>
    <w:rsid w:val="0063337C"/>
    <w:rsid w:val="006341B6"/>
    <w:rsid w:val="006509EA"/>
    <w:rsid w:val="006605B0"/>
    <w:rsid w:val="00660C2A"/>
    <w:rsid w:val="00661A84"/>
    <w:rsid w:val="006660E3"/>
    <w:rsid w:val="00667DA8"/>
    <w:rsid w:val="00686BEB"/>
    <w:rsid w:val="00690182"/>
    <w:rsid w:val="00692D35"/>
    <w:rsid w:val="006B4A4E"/>
    <w:rsid w:val="006C4BF4"/>
    <w:rsid w:val="006E272C"/>
    <w:rsid w:val="006F3646"/>
    <w:rsid w:val="006F7A05"/>
    <w:rsid w:val="00701126"/>
    <w:rsid w:val="00701266"/>
    <w:rsid w:val="0071322B"/>
    <w:rsid w:val="00716620"/>
    <w:rsid w:val="007278E2"/>
    <w:rsid w:val="00741EB9"/>
    <w:rsid w:val="00745689"/>
    <w:rsid w:val="007570FD"/>
    <w:rsid w:val="00766E7F"/>
    <w:rsid w:val="007673ED"/>
    <w:rsid w:val="00767FCC"/>
    <w:rsid w:val="00780329"/>
    <w:rsid w:val="007A2B46"/>
    <w:rsid w:val="007A7786"/>
    <w:rsid w:val="007B2E04"/>
    <w:rsid w:val="007B58A4"/>
    <w:rsid w:val="008052B2"/>
    <w:rsid w:val="00822BC9"/>
    <w:rsid w:val="00824869"/>
    <w:rsid w:val="00826B91"/>
    <w:rsid w:val="00831EB1"/>
    <w:rsid w:val="00832851"/>
    <w:rsid w:val="00835D22"/>
    <w:rsid w:val="00850C6C"/>
    <w:rsid w:val="00864E53"/>
    <w:rsid w:val="00881685"/>
    <w:rsid w:val="0088462D"/>
    <w:rsid w:val="008865D6"/>
    <w:rsid w:val="00887668"/>
    <w:rsid w:val="00893457"/>
    <w:rsid w:val="008A5BD2"/>
    <w:rsid w:val="008B2681"/>
    <w:rsid w:val="008B49C5"/>
    <w:rsid w:val="008B7331"/>
    <w:rsid w:val="008C29F2"/>
    <w:rsid w:val="008C3859"/>
    <w:rsid w:val="008F0875"/>
    <w:rsid w:val="008F199D"/>
    <w:rsid w:val="00904883"/>
    <w:rsid w:val="00904C52"/>
    <w:rsid w:val="00916026"/>
    <w:rsid w:val="009165DE"/>
    <w:rsid w:val="009176BD"/>
    <w:rsid w:val="00927D93"/>
    <w:rsid w:val="00941BA5"/>
    <w:rsid w:val="00954BCD"/>
    <w:rsid w:val="009553C0"/>
    <w:rsid w:val="009629A6"/>
    <w:rsid w:val="00967B06"/>
    <w:rsid w:val="00972CAC"/>
    <w:rsid w:val="00974EB4"/>
    <w:rsid w:val="00976772"/>
    <w:rsid w:val="009849A2"/>
    <w:rsid w:val="00986772"/>
    <w:rsid w:val="009979CF"/>
    <w:rsid w:val="009A6EE1"/>
    <w:rsid w:val="009B11F3"/>
    <w:rsid w:val="009B2540"/>
    <w:rsid w:val="009B3D9E"/>
    <w:rsid w:val="009B55B0"/>
    <w:rsid w:val="009C4B91"/>
    <w:rsid w:val="009C79A4"/>
    <w:rsid w:val="009C7FE5"/>
    <w:rsid w:val="009D0100"/>
    <w:rsid w:val="009D02C8"/>
    <w:rsid w:val="009D15AC"/>
    <w:rsid w:val="009D16AC"/>
    <w:rsid w:val="009E043C"/>
    <w:rsid w:val="009E4CE4"/>
    <w:rsid w:val="009F0EB6"/>
    <w:rsid w:val="009F6332"/>
    <w:rsid w:val="00A0125E"/>
    <w:rsid w:val="00A03CE7"/>
    <w:rsid w:val="00A068D3"/>
    <w:rsid w:val="00A10F39"/>
    <w:rsid w:val="00A12305"/>
    <w:rsid w:val="00A2261E"/>
    <w:rsid w:val="00A24529"/>
    <w:rsid w:val="00A26F73"/>
    <w:rsid w:val="00A34047"/>
    <w:rsid w:val="00A608FE"/>
    <w:rsid w:val="00A71AEE"/>
    <w:rsid w:val="00A82646"/>
    <w:rsid w:val="00A91AFE"/>
    <w:rsid w:val="00A9395F"/>
    <w:rsid w:val="00AA2234"/>
    <w:rsid w:val="00AA2ACC"/>
    <w:rsid w:val="00AA4229"/>
    <w:rsid w:val="00AB06A5"/>
    <w:rsid w:val="00AB074D"/>
    <w:rsid w:val="00AB746A"/>
    <w:rsid w:val="00AC3B75"/>
    <w:rsid w:val="00AC62DA"/>
    <w:rsid w:val="00AC6DB4"/>
    <w:rsid w:val="00AC6DE6"/>
    <w:rsid w:val="00AD03B3"/>
    <w:rsid w:val="00AE2C8B"/>
    <w:rsid w:val="00AE5DE4"/>
    <w:rsid w:val="00B02F21"/>
    <w:rsid w:val="00B22AE2"/>
    <w:rsid w:val="00B26656"/>
    <w:rsid w:val="00B274B3"/>
    <w:rsid w:val="00B3252D"/>
    <w:rsid w:val="00B33CDB"/>
    <w:rsid w:val="00B342AB"/>
    <w:rsid w:val="00B45E5F"/>
    <w:rsid w:val="00B62E52"/>
    <w:rsid w:val="00B64D6A"/>
    <w:rsid w:val="00B90FF5"/>
    <w:rsid w:val="00B92115"/>
    <w:rsid w:val="00B96937"/>
    <w:rsid w:val="00BA1911"/>
    <w:rsid w:val="00BA648B"/>
    <w:rsid w:val="00BC2812"/>
    <w:rsid w:val="00BD509B"/>
    <w:rsid w:val="00BD5D9E"/>
    <w:rsid w:val="00BE7C27"/>
    <w:rsid w:val="00BF17AF"/>
    <w:rsid w:val="00BF3097"/>
    <w:rsid w:val="00C13BA3"/>
    <w:rsid w:val="00C343E8"/>
    <w:rsid w:val="00C42E4B"/>
    <w:rsid w:val="00C434AD"/>
    <w:rsid w:val="00C44700"/>
    <w:rsid w:val="00C87636"/>
    <w:rsid w:val="00C90A2D"/>
    <w:rsid w:val="00C915BA"/>
    <w:rsid w:val="00C9270C"/>
    <w:rsid w:val="00C92A04"/>
    <w:rsid w:val="00CA0A9D"/>
    <w:rsid w:val="00CA29AE"/>
    <w:rsid w:val="00CA6366"/>
    <w:rsid w:val="00CC0B9C"/>
    <w:rsid w:val="00CC4527"/>
    <w:rsid w:val="00CC543F"/>
    <w:rsid w:val="00CC5CC4"/>
    <w:rsid w:val="00CC7D36"/>
    <w:rsid w:val="00CE5B96"/>
    <w:rsid w:val="00CF3808"/>
    <w:rsid w:val="00D021AD"/>
    <w:rsid w:val="00D038CC"/>
    <w:rsid w:val="00D07DB3"/>
    <w:rsid w:val="00D10B2D"/>
    <w:rsid w:val="00D131FE"/>
    <w:rsid w:val="00D1340F"/>
    <w:rsid w:val="00D25B6B"/>
    <w:rsid w:val="00D331D1"/>
    <w:rsid w:val="00D371B7"/>
    <w:rsid w:val="00D41248"/>
    <w:rsid w:val="00D4392B"/>
    <w:rsid w:val="00D4412C"/>
    <w:rsid w:val="00D51BF3"/>
    <w:rsid w:val="00D54EEA"/>
    <w:rsid w:val="00D63411"/>
    <w:rsid w:val="00D65AAF"/>
    <w:rsid w:val="00D77A1E"/>
    <w:rsid w:val="00D80B22"/>
    <w:rsid w:val="00D91514"/>
    <w:rsid w:val="00D91FA7"/>
    <w:rsid w:val="00DA4555"/>
    <w:rsid w:val="00DA5DF8"/>
    <w:rsid w:val="00DB0096"/>
    <w:rsid w:val="00DB0605"/>
    <w:rsid w:val="00DB15BA"/>
    <w:rsid w:val="00DB4223"/>
    <w:rsid w:val="00DB4506"/>
    <w:rsid w:val="00DB4FEB"/>
    <w:rsid w:val="00DB71C5"/>
    <w:rsid w:val="00DC3CA9"/>
    <w:rsid w:val="00DC5D9B"/>
    <w:rsid w:val="00DD58F6"/>
    <w:rsid w:val="00DD6746"/>
    <w:rsid w:val="00DD6CA4"/>
    <w:rsid w:val="00DD782B"/>
    <w:rsid w:val="00DE1213"/>
    <w:rsid w:val="00DF5E0A"/>
    <w:rsid w:val="00E049D3"/>
    <w:rsid w:val="00E11478"/>
    <w:rsid w:val="00E139C0"/>
    <w:rsid w:val="00E14B1C"/>
    <w:rsid w:val="00E15B8C"/>
    <w:rsid w:val="00E20940"/>
    <w:rsid w:val="00E230CC"/>
    <w:rsid w:val="00E23FE8"/>
    <w:rsid w:val="00E242E6"/>
    <w:rsid w:val="00E269F9"/>
    <w:rsid w:val="00E55A79"/>
    <w:rsid w:val="00E63EBD"/>
    <w:rsid w:val="00E661C7"/>
    <w:rsid w:val="00E75259"/>
    <w:rsid w:val="00E75C48"/>
    <w:rsid w:val="00E80469"/>
    <w:rsid w:val="00E840BA"/>
    <w:rsid w:val="00E86F15"/>
    <w:rsid w:val="00E87194"/>
    <w:rsid w:val="00E87CCE"/>
    <w:rsid w:val="00E907F2"/>
    <w:rsid w:val="00E926B0"/>
    <w:rsid w:val="00E9539D"/>
    <w:rsid w:val="00E95522"/>
    <w:rsid w:val="00E959C9"/>
    <w:rsid w:val="00EA065E"/>
    <w:rsid w:val="00EA0BD0"/>
    <w:rsid w:val="00EA1E94"/>
    <w:rsid w:val="00EA31B2"/>
    <w:rsid w:val="00EB4CDA"/>
    <w:rsid w:val="00EB786E"/>
    <w:rsid w:val="00EB7939"/>
    <w:rsid w:val="00EC1E56"/>
    <w:rsid w:val="00ED04FE"/>
    <w:rsid w:val="00EF19CF"/>
    <w:rsid w:val="00EF40A8"/>
    <w:rsid w:val="00EF5174"/>
    <w:rsid w:val="00EF712C"/>
    <w:rsid w:val="00F02219"/>
    <w:rsid w:val="00F05E43"/>
    <w:rsid w:val="00F07322"/>
    <w:rsid w:val="00F11C77"/>
    <w:rsid w:val="00F231D4"/>
    <w:rsid w:val="00F245F6"/>
    <w:rsid w:val="00F320A4"/>
    <w:rsid w:val="00F32E72"/>
    <w:rsid w:val="00F3317C"/>
    <w:rsid w:val="00F355AB"/>
    <w:rsid w:val="00F40C95"/>
    <w:rsid w:val="00F46569"/>
    <w:rsid w:val="00F46CDD"/>
    <w:rsid w:val="00F67B3B"/>
    <w:rsid w:val="00F770E5"/>
    <w:rsid w:val="00F77103"/>
    <w:rsid w:val="00F85624"/>
    <w:rsid w:val="00F91C05"/>
    <w:rsid w:val="00F93717"/>
    <w:rsid w:val="00F948B9"/>
    <w:rsid w:val="00F97D4C"/>
    <w:rsid w:val="00FA7BF5"/>
    <w:rsid w:val="00FB1FAD"/>
    <w:rsid w:val="00FB432A"/>
    <w:rsid w:val="00FB6B26"/>
    <w:rsid w:val="00FC75D4"/>
    <w:rsid w:val="00FD1EBB"/>
    <w:rsid w:val="00FD4CC2"/>
    <w:rsid w:val="00FF08E2"/>
    <w:rsid w:val="00FF7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C050"/>
  <w15:chartTrackingRefBased/>
  <w15:docId w15:val="{C2C48524-F36D-214B-9AD0-9F765112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9E"/>
    <w:rPr>
      <w:sz w:val="22"/>
    </w:rPr>
  </w:style>
  <w:style w:type="paragraph" w:styleId="Ttulo1">
    <w:name w:val="heading 1"/>
    <w:basedOn w:val="Normal"/>
    <w:next w:val="Normal"/>
    <w:link w:val="Ttulo1Car"/>
    <w:uiPriority w:val="9"/>
    <w:qFormat/>
    <w:rsid w:val="00F231D4"/>
    <w:pPr>
      <w:keepNext/>
      <w:keepLines/>
      <w:spacing w:before="240"/>
      <w:outlineLvl w:val="0"/>
    </w:pPr>
    <w:rPr>
      <w:rFonts w:eastAsiaTheme="majorEastAsia"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E3177"/>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3E3177"/>
    <w:rPr>
      <w:rFonts w:eastAsiaTheme="majorEastAsia" w:cstheme="majorBidi"/>
      <w:spacing w:val="-10"/>
      <w:kern w:val="28"/>
      <w:sz w:val="56"/>
      <w:szCs w:val="56"/>
    </w:rPr>
  </w:style>
  <w:style w:type="paragraph" w:styleId="Subttulo">
    <w:name w:val="Subtitle"/>
    <w:basedOn w:val="Normal"/>
    <w:next w:val="Normal"/>
    <w:link w:val="SubttuloCar"/>
    <w:uiPriority w:val="11"/>
    <w:qFormat/>
    <w:rsid w:val="003E3177"/>
    <w:pPr>
      <w:numPr>
        <w:ilvl w:val="1"/>
      </w:numPr>
      <w:spacing w:after="160"/>
    </w:pPr>
    <w:rPr>
      <w:rFonts w:eastAsiaTheme="minorEastAsia"/>
      <w:color w:val="5A5A5A" w:themeColor="text1" w:themeTint="A5"/>
      <w:spacing w:val="15"/>
      <w:sz w:val="28"/>
      <w:szCs w:val="28"/>
    </w:rPr>
  </w:style>
  <w:style w:type="character" w:customStyle="1" w:styleId="SubttuloCar">
    <w:name w:val="Subtítulo Car"/>
    <w:basedOn w:val="Fuentedeprrafopredeter"/>
    <w:link w:val="Subttulo"/>
    <w:uiPriority w:val="11"/>
    <w:rsid w:val="003E3177"/>
    <w:rPr>
      <w:rFonts w:eastAsiaTheme="minorEastAsia"/>
      <w:color w:val="5A5A5A" w:themeColor="text1" w:themeTint="A5"/>
      <w:spacing w:val="15"/>
      <w:sz w:val="28"/>
      <w:szCs w:val="28"/>
    </w:rPr>
  </w:style>
  <w:style w:type="character" w:customStyle="1" w:styleId="Ttulo1Car">
    <w:name w:val="Título 1 Car"/>
    <w:basedOn w:val="Fuentedeprrafopredeter"/>
    <w:link w:val="Ttulo1"/>
    <w:uiPriority w:val="9"/>
    <w:rsid w:val="00F231D4"/>
    <w:rPr>
      <w:rFonts w:eastAsiaTheme="majorEastAsia" w:cstheme="majorBidi"/>
      <w:color w:val="2F5496" w:themeColor="accent1" w:themeShade="BF"/>
      <w:sz w:val="32"/>
      <w:szCs w:val="32"/>
    </w:rPr>
  </w:style>
  <w:style w:type="character" w:customStyle="1" w:styleId="mi">
    <w:name w:val="mi"/>
    <w:basedOn w:val="Fuentedeprrafopredeter"/>
    <w:rsid w:val="0071322B"/>
  </w:style>
  <w:style w:type="character" w:customStyle="1" w:styleId="mo">
    <w:name w:val="mo"/>
    <w:basedOn w:val="Fuentedeprrafopredeter"/>
    <w:rsid w:val="0071322B"/>
  </w:style>
  <w:style w:type="character" w:customStyle="1" w:styleId="mn">
    <w:name w:val="mn"/>
    <w:basedOn w:val="Fuentedeprrafopredeter"/>
    <w:rsid w:val="0071322B"/>
  </w:style>
  <w:style w:type="paragraph" w:styleId="Textodeglobo">
    <w:name w:val="Balloon Text"/>
    <w:basedOn w:val="Normal"/>
    <w:link w:val="TextodegloboCar"/>
    <w:uiPriority w:val="99"/>
    <w:semiHidden/>
    <w:unhideWhenUsed/>
    <w:rsid w:val="00122D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D50"/>
    <w:rPr>
      <w:rFonts w:ascii="Segoe UI" w:hAnsi="Segoe UI" w:cs="Segoe UI"/>
      <w:sz w:val="18"/>
      <w:szCs w:val="18"/>
    </w:rPr>
  </w:style>
  <w:style w:type="paragraph" w:styleId="Revisin">
    <w:name w:val="Revision"/>
    <w:hidden/>
    <w:uiPriority w:val="99"/>
    <w:semiHidden/>
    <w:rsid w:val="00122D50"/>
    <w:pPr>
      <w:spacing w:after="0" w:line="240" w:lineRule="auto"/>
    </w:pPr>
    <w:rPr>
      <w:sz w:val="22"/>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1C13DA"/>
    <w:pPr>
      <w:ind w:left="720"/>
      <w:contextualSpacing/>
    </w:pPr>
  </w:style>
  <w:style w:type="character" w:styleId="Textodelmarcadordeposicin">
    <w:name w:val="Placeholder Text"/>
    <w:basedOn w:val="Fuentedeprrafopredeter"/>
    <w:uiPriority w:val="99"/>
    <w:semiHidden/>
    <w:rsid w:val="00EF5174"/>
    <w:rPr>
      <w:color w:val="808080"/>
    </w:rPr>
  </w:style>
  <w:style w:type="table" w:styleId="Tablaconcuadrcula">
    <w:name w:val="Table Grid"/>
    <w:basedOn w:val="Tablanormal"/>
    <w:uiPriority w:val="39"/>
    <w:rsid w:val="00EC1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EC1E56"/>
    <w:rPr>
      <w:b/>
      <w:bCs/>
    </w:rPr>
  </w:style>
  <w:style w:type="character" w:customStyle="1" w:styleId="AsuntodelcomentarioCar">
    <w:name w:val="Asunto del comentario Car"/>
    <w:basedOn w:val="TextocomentarioCar"/>
    <w:link w:val="Asuntodelcomentario"/>
    <w:uiPriority w:val="99"/>
    <w:semiHidden/>
    <w:rsid w:val="00EC1E56"/>
    <w:rPr>
      <w:b/>
      <w:bCs/>
      <w:sz w:val="20"/>
      <w:szCs w:val="20"/>
    </w:rPr>
  </w:style>
  <w:style w:type="character" w:styleId="Hipervnculo">
    <w:name w:val="Hyperlink"/>
    <w:basedOn w:val="Fuentedeprrafopredeter"/>
    <w:uiPriority w:val="99"/>
    <w:unhideWhenUsed/>
    <w:rsid w:val="00F91C05"/>
    <w:rPr>
      <w:color w:val="0563C1" w:themeColor="hyperlink"/>
      <w:u w:val="single"/>
    </w:rPr>
  </w:style>
  <w:style w:type="character" w:styleId="Mencinsinresolver">
    <w:name w:val="Unresolved Mention"/>
    <w:basedOn w:val="Fuentedeprrafopredeter"/>
    <w:uiPriority w:val="99"/>
    <w:semiHidden/>
    <w:unhideWhenUsed/>
    <w:rsid w:val="00F91C05"/>
    <w:rPr>
      <w:color w:val="605E5C"/>
      <w:shd w:val="clear" w:color="auto" w:fill="E1DFDD"/>
    </w:rPr>
  </w:style>
  <w:style w:type="character" w:styleId="Hipervnculovisitado">
    <w:name w:val="FollowedHyperlink"/>
    <w:basedOn w:val="Fuentedeprrafopredeter"/>
    <w:uiPriority w:val="99"/>
    <w:semiHidden/>
    <w:unhideWhenUsed/>
    <w:rsid w:val="00333E80"/>
    <w:rPr>
      <w:color w:val="954F72" w:themeColor="followedHyperlink"/>
      <w:u w:val="single"/>
    </w:rPr>
  </w:style>
  <w:style w:type="paragraph" w:styleId="NormalWeb">
    <w:name w:val="Normal (Web)"/>
    <w:basedOn w:val="Normal"/>
    <w:uiPriority w:val="99"/>
    <w:semiHidden/>
    <w:unhideWhenUsed/>
    <w:rsid w:val="00ED04FE"/>
    <w:pPr>
      <w:spacing w:before="100" w:beforeAutospacing="1" w:after="100" w:afterAutospacing="1" w:line="240" w:lineRule="auto"/>
    </w:pPr>
    <w:rPr>
      <w:rFonts w:ascii="Times New Roman" w:eastAsia="Times New Roman" w:hAnsi="Times New Roman" w:cs="Times New Roman"/>
      <w:sz w:val="24"/>
      <w:lang w:val="es-CL" w:eastAsia="es-CL"/>
    </w:rPr>
  </w:style>
  <w:style w:type="character" w:customStyle="1" w:styleId="mord">
    <w:name w:val="mord"/>
    <w:basedOn w:val="Fuentedeprrafopredeter"/>
    <w:rsid w:val="00ED04FE"/>
  </w:style>
  <w:style w:type="character" w:styleId="nfasis">
    <w:name w:val="Emphasis"/>
    <w:basedOn w:val="Fuentedeprrafopredeter"/>
    <w:uiPriority w:val="20"/>
    <w:qFormat/>
    <w:rsid w:val="00ED04FE"/>
    <w:rPr>
      <w:i/>
      <w:iCs/>
    </w:rPr>
  </w:style>
  <w:style w:type="character" w:customStyle="1" w:styleId="katex-mathml">
    <w:name w:val="katex-mathml"/>
    <w:basedOn w:val="Fuentedeprrafopredeter"/>
    <w:rsid w:val="00ED04FE"/>
  </w:style>
  <w:style w:type="character" w:customStyle="1" w:styleId="mrel">
    <w:name w:val="mrel"/>
    <w:basedOn w:val="Fuentedeprrafopredeter"/>
    <w:rsid w:val="00ED04FE"/>
  </w:style>
  <w:style w:type="character" w:customStyle="1" w:styleId="vlist-s">
    <w:name w:val="vlist-s"/>
    <w:basedOn w:val="Fuentedeprrafopredeter"/>
    <w:rsid w:val="00ED04FE"/>
  </w:style>
  <w:style w:type="character" w:customStyle="1" w:styleId="mbin">
    <w:name w:val="mbin"/>
    <w:basedOn w:val="Fuentedeprrafopredeter"/>
    <w:rsid w:val="00ED04FE"/>
  </w:style>
  <w:style w:type="paragraph" w:customStyle="1" w:styleId="EndNoteBibliographyTitle">
    <w:name w:val="EndNote Bibliography Title"/>
    <w:basedOn w:val="Normal"/>
    <w:link w:val="EndNoteBibliographyTitleCar"/>
    <w:rsid w:val="00D51BF3"/>
    <w:pPr>
      <w:spacing w:after="0"/>
      <w:jc w:val="center"/>
    </w:pPr>
    <w:rPr>
      <w:noProof/>
    </w:rPr>
  </w:style>
  <w:style w:type="character" w:customStyle="1" w:styleId="EndNoteBibliographyTitleCar">
    <w:name w:val="EndNote Bibliography Title Car"/>
    <w:basedOn w:val="Fuentedeprrafopredeter"/>
    <w:link w:val="EndNoteBibliographyTitle"/>
    <w:rsid w:val="00D51BF3"/>
    <w:rPr>
      <w:noProof/>
      <w:sz w:val="22"/>
    </w:rPr>
  </w:style>
  <w:style w:type="paragraph" w:customStyle="1" w:styleId="EndNoteBibliography">
    <w:name w:val="EndNote Bibliography"/>
    <w:basedOn w:val="Normal"/>
    <w:link w:val="EndNoteBibliographyCar"/>
    <w:rsid w:val="00D51BF3"/>
    <w:pPr>
      <w:spacing w:line="240" w:lineRule="auto"/>
    </w:pPr>
    <w:rPr>
      <w:noProof/>
    </w:rPr>
  </w:style>
  <w:style w:type="character" w:customStyle="1" w:styleId="EndNoteBibliographyCar">
    <w:name w:val="EndNote Bibliography Car"/>
    <w:basedOn w:val="Fuentedeprrafopredeter"/>
    <w:link w:val="EndNoteBibliography"/>
    <w:rsid w:val="00D51BF3"/>
    <w:rPr>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92579">
      <w:bodyDiv w:val="1"/>
      <w:marLeft w:val="0"/>
      <w:marRight w:val="0"/>
      <w:marTop w:val="0"/>
      <w:marBottom w:val="0"/>
      <w:divBdr>
        <w:top w:val="none" w:sz="0" w:space="0" w:color="auto"/>
        <w:left w:val="none" w:sz="0" w:space="0" w:color="auto"/>
        <w:bottom w:val="none" w:sz="0" w:space="0" w:color="auto"/>
        <w:right w:val="none" w:sz="0" w:space="0" w:color="auto"/>
      </w:divBdr>
      <w:divsChild>
        <w:div w:id="939263468">
          <w:marLeft w:val="2606"/>
          <w:marRight w:val="0"/>
          <w:marTop w:val="0"/>
          <w:marBottom w:val="80"/>
          <w:divBdr>
            <w:top w:val="none" w:sz="0" w:space="0" w:color="auto"/>
            <w:left w:val="none" w:sz="0" w:space="0" w:color="auto"/>
            <w:bottom w:val="none" w:sz="0" w:space="0" w:color="auto"/>
            <w:right w:val="none" w:sz="0" w:space="0" w:color="auto"/>
          </w:divBdr>
        </w:div>
        <w:div w:id="1175729965">
          <w:marLeft w:val="446"/>
          <w:marRight w:val="0"/>
          <w:marTop w:val="0"/>
          <w:marBottom w:val="80"/>
          <w:divBdr>
            <w:top w:val="none" w:sz="0" w:space="0" w:color="auto"/>
            <w:left w:val="none" w:sz="0" w:space="0" w:color="auto"/>
            <w:bottom w:val="none" w:sz="0" w:space="0" w:color="auto"/>
            <w:right w:val="none" w:sz="0" w:space="0" w:color="auto"/>
          </w:divBdr>
        </w:div>
        <w:div w:id="1781678929">
          <w:marLeft w:val="2606"/>
          <w:marRight w:val="0"/>
          <w:marTop w:val="0"/>
          <w:marBottom w:val="80"/>
          <w:divBdr>
            <w:top w:val="none" w:sz="0" w:space="0" w:color="auto"/>
            <w:left w:val="none" w:sz="0" w:space="0" w:color="auto"/>
            <w:bottom w:val="none" w:sz="0" w:space="0" w:color="auto"/>
            <w:right w:val="none" w:sz="0" w:space="0" w:color="auto"/>
          </w:divBdr>
        </w:div>
        <w:div w:id="1881282875">
          <w:marLeft w:val="2606"/>
          <w:marRight w:val="0"/>
          <w:marTop w:val="0"/>
          <w:marBottom w:val="0"/>
          <w:divBdr>
            <w:top w:val="none" w:sz="0" w:space="0" w:color="auto"/>
            <w:left w:val="none" w:sz="0" w:space="0" w:color="auto"/>
            <w:bottom w:val="none" w:sz="0" w:space="0" w:color="auto"/>
            <w:right w:val="none" w:sz="0" w:space="0" w:color="auto"/>
          </w:divBdr>
        </w:div>
      </w:divsChild>
    </w:div>
    <w:div w:id="50079717">
      <w:bodyDiv w:val="1"/>
      <w:marLeft w:val="0"/>
      <w:marRight w:val="0"/>
      <w:marTop w:val="0"/>
      <w:marBottom w:val="0"/>
      <w:divBdr>
        <w:top w:val="none" w:sz="0" w:space="0" w:color="auto"/>
        <w:left w:val="none" w:sz="0" w:space="0" w:color="auto"/>
        <w:bottom w:val="none" w:sz="0" w:space="0" w:color="auto"/>
        <w:right w:val="none" w:sz="0" w:space="0" w:color="auto"/>
      </w:divBdr>
    </w:div>
    <w:div w:id="96487197">
      <w:bodyDiv w:val="1"/>
      <w:marLeft w:val="0"/>
      <w:marRight w:val="0"/>
      <w:marTop w:val="0"/>
      <w:marBottom w:val="0"/>
      <w:divBdr>
        <w:top w:val="none" w:sz="0" w:space="0" w:color="auto"/>
        <w:left w:val="none" w:sz="0" w:space="0" w:color="auto"/>
        <w:bottom w:val="none" w:sz="0" w:space="0" w:color="auto"/>
        <w:right w:val="none" w:sz="0" w:space="0" w:color="auto"/>
      </w:divBdr>
      <w:divsChild>
        <w:div w:id="121311380">
          <w:marLeft w:val="994"/>
          <w:marRight w:val="0"/>
          <w:marTop w:val="0"/>
          <w:marBottom w:val="0"/>
          <w:divBdr>
            <w:top w:val="none" w:sz="0" w:space="0" w:color="auto"/>
            <w:left w:val="none" w:sz="0" w:space="0" w:color="auto"/>
            <w:bottom w:val="none" w:sz="0" w:space="0" w:color="auto"/>
            <w:right w:val="none" w:sz="0" w:space="0" w:color="auto"/>
          </w:divBdr>
        </w:div>
      </w:divsChild>
    </w:div>
    <w:div w:id="381944589">
      <w:bodyDiv w:val="1"/>
      <w:marLeft w:val="0"/>
      <w:marRight w:val="0"/>
      <w:marTop w:val="0"/>
      <w:marBottom w:val="0"/>
      <w:divBdr>
        <w:top w:val="none" w:sz="0" w:space="0" w:color="auto"/>
        <w:left w:val="none" w:sz="0" w:space="0" w:color="auto"/>
        <w:bottom w:val="none" w:sz="0" w:space="0" w:color="auto"/>
        <w:right w:val="none" w:sz="0" w:space="0" w:color="auto"/>
      </w:divBdr>
    </w:div>
    <w:div w:id="688794089">
      <w:bodyDiv w:val="1"/>
      <w:marLeft w:val="0"/>
      <w:marRight w:val="0"/>
      <w:marTop w:val="0"/>
      <w:marBottom w:val="0"/>
      <w:divBdr>
        <w:top w:val="none" w:sz="0" w:space="0" w:color="auto"/>
        <w:left w:val="none" w:sz="0" w:space="0" w:color="auto"/>
        <w:bottom w:val="none" w:sz="0" w:space="0" w:color="auto"/>
        <w:right w:val="none" w:sz="0" w:space="0" w:color="auto"/>
      </w:divBdr>
      <w:divsChild>
        <w:div w:id="919408328">
          <w:marLeft w:val="1714"/>
          <w:marRight w:val="0"/>
          <w:marTop w:val="0"/>
          <w:marBottom w:val="0"/>
          <w:divBdr>
            <w:top w:val="none" w:sz="0" w:space="0" w:color="auto"/>
            <w:left w:val="none" w:sz="0" w:space="0" w:color="auto"/>
            <w:bottom w:val="none" w:sz="0" w:space="0" w:color="auto"/>
            <w:right w:val="none" w:sz="0" w:space="0" w:color="auto"/>
          </w:divBdr>
        </w:div>
      </w:divsChild>
    </w:div>
    <w:div w:id="697856771">
      <w:bodyDiv w:val="1"/>
      <w:marLeft w:val="0"/>
      <w:marRight w:val="0"/>
      <w:marTop w:val="0"/>
      <w:marBottom w:val="0"/>
      <w:divBdr>
        <w:top w:val="none" w:sz="0" w:space="0" w:color="auto"/>
        <w:left w:val="none" w:sz="0" w:space="0" w:color="auto"/>
        <w:bottom w:val="none" w:sz="0" w:space="0" w:color="auto"/>
        <w:right w:val="none" w:sz="0" w:space="0" w:color="auto"/>
      </w:divBdr>
    </w:div>
    <w:div w:id="778599549">
      <w:bodyDiv w:val="1"/>
      <w:marLeft w:val="0"/>
      <w:marRight w:val="0"/>
      <w:marTop w:val="0"/>
      <w:marBottom w:val="0"/>
      <w:divBdr>
        <w:top w:val="none" w:sz="0" w:space="0" w:color="auto"/>
        <w:left w:val="none" w:sz="0" w:space="0" w:color="auto"/>
        <w:bottom w:val="none" w:sz="0" w:space="0" w:color="auto"/>
        <w:right w:val="none" w:sz="0" w:space="0" w:color="auto"/>
      </w:divBdr>
    </w:div>
    <w:div w:id="791903092">
      <w:bodyDiv w:val="1"/>
      <w:marLeft w:val="0"/>
      <w:marRight w:val="0"/>
      <w:marTop w:val="0"/>
      <w:marBottom w:val="0"/>
      <w:divBdr>
        <w:top w:val="none" w:sz="0" w:space="0" w:color="auto"/>
        <w:left w:val="none" w:sz="0" w:space="0" w:color="auto"/>
        <w:bottom w:val="none" w:sz="0" w:space="0" w:color="auto"/>
        <w:right w:val="none" w:sz="0" w:space="0" w:color="auto"/>
      </w:divBdr>
      <w:divsChild>
        <w:div w:id="1676690551">
          <w:marLeft w:val="720"/>
          <w:marRight w:val="0"/>
          <w:marTop w:val="0"/>
          <w:marBottom w:val="0"/>
          <w:divBdr>
            <w:top w:val="none" w:sz="0" w:space="0" w:color="auto"/>
            <w:left w:val="none" w:sz="0" w:space="0" w:color="auto"/>
            <w:bottom w:val="none" w:sz="0" w:space="0" w:color="auto"/>
            <w:right w:val="none" w:sz="0" w:space="0" w:color="auto"/>
          </w:divBdr>
        </w:div>
        <w:div w:id="1716351405">
          <w:marLeft w:val="720"/>
          <w:marRight w:val="0"/>
          <w:marTop w:val="0"/>
          <w:marBottom w:val="0"/>
          <w:divBdr>
            <w:top w:val="none" w:sz="0" w:space="0" w:color="auto"/>
            <w:left w:val="none" w:sz="0" w:space="0" w:color="auto"/>
            <w:bottom w:val="none" w:sz="0" w:space="0" w:color="auto"/>
            <w:right w:val="none" w:sz="0" w:space="0" w:color="auto"/>
          </w:divBdr>
        </w:div>
      </w:divsChild>
    </w:div>
    <w:div w:id="909539813">
      <w:bodyDiv w:val="1"/>
      <w:marLeft w:val="0"/>
      <w:marRight w:val="0"/>
      <w:marTop w:val="0"/>
      <w:marBottom w:val="0"/>
      <w:divBdr>
        <w:top w:val="none" w:sz="0" w:space="0" w:color="auto"/>
        <w:left w:val="none" w:sz="0" w:space="0" w:color="auto"/>
        <w:bottom w:val="none" w:sz="0" w:space="0" w:color="auto"/>
        <w:right w:val="none" w:sz="0" w:space="0" w:color="auto"/>
      </w:divBdr>
    </w:div>
    <w:div w:id="920677300">
      <w:bodyDiv w:val="1"/>
      <w:marLeft w:val="0"/>
      <w:marRight w:val="0"/>
      <w:marTop w:val="0"/>
      <w:marBottom w:val="0"/>
      <w:divBdr>
        <w:top w:val="none" w:sz="0" w:space="0" w:color="auto"/>
        <w:left w:val="none" w:sz="0" w:space="0" w:color="auto"/>
        <w:bottom w:val="none" w:sz="0" w:space="0" w:color="auto"/>
        <w:right w:val="none" w:sz="0" w:space="0" w:color="auto"/>
      </w:divBdr>
    </w:div>
    <w:div w:id="957681097">
      <w:bodyDiv w:val="1"/>
      <w:marLeft w:val="0"/>
      <w:marRight w:val="0"/>
      <w:marTop w:val="0"/>
      <w:marBottom w:val="0"/>
      <w:divBdr>
        <w:top w:val="none" w:sz="0" w:space="0" w:color="auto"/>
        <w:left w:val="none" w:sz="0" w:space="0" w:color="auto"/>
        <w:bottom w:val="none" w:sz="0" w:space="0" w:color="auto"/>
        <w:right w:val="none" w:sz="0" w:space="0" w:color="auto"/>
      </w:divBdr>
      <w:divsChild>
        <w:div w:id="646209157">
          <w:marLeft w:val="446"/>
          <w:marRight w:val="0"/>
          <w:marTop w:val="0"/>
          <w:marBottom w:val="80"/>
          <w:divBdr>
            <w:top w:val="none" w:sz="0" w:space="0" w:color="auto"/>
            <w:left w:val="none" w:sz="0" w:space="0" w:color="auto"/>
            <w:bottom w:val="none" w:sz="0" w:space="0" w:color="auto"/>
            <w:right w:val="none" w:sz="0" w:space="0" w:color="auto"/>
          </w:divBdr>
        </w:div>
      </w:divsChild>
    </w:div>
    <w:div w:id="993722771">
      <w:bodyDiv w:val="1"/>
      <w:marLeft w:val="0"/>
      <w:marRight w:val="0"/>
      <w:marTop w:val="0"/>
      <w:marBottom w:val="0"/>
      <w:divBdr>
        <w:top w:val="none" w:sz="0" w:space="0" w:color="auto"/>
        <w:left w:val="none" w:sz="0" w:space="0" w:color="auto"/>
        <w:bottom w:val="none" w:sz="0" w:space="0" w:color="auto"/>
        <w:right w:val="none" w:sz="0" w:space="0" w:color="auto"/>
      </w:divBdr>
    </w:div>
    <w:div w:id="1001347073">
      <w:bodyDiv w:val="1"/>
      <w:marLeft w:val="0"/>
      <w:marRight w:val="0"/>
      <w:marTop w:val="0"/>
      <w:marBottom w:val="0"/>
      <w:divBdr>
        <w:top w:val="none" w:sz="0" w:space="0" w:color="auto"/>
        <w:left w:val="none" w:sz="0" w:space="0" w:color="auto"/>
        <w:bottom w:val="none" w:sz="0" w:space="0" w:color="auto"/>
        <w:right w:val="none" w:sz="0" w:space="0" w:color="auto"/>
      </w:divBdr>
      <w:divsChild>
        <w:div w:id="723021880">
          <w:marLeft w:val="720"/>
          <w:marRight w:val="0"/>
          <w:marTop w:val="0"/>
          <w:marBottom w:val="0"/>
          <w:divBdr>
            <w:top w:val="none" w:sz="0" w:space="0" w:color="auto"/>
            <w:left w:val="none" w:sz="0" w:space="0" w:color="auto"/>
            <w:bottom w:val="none" w:sz="0" w:space="0" w:color="auto"/>
            <w:right w:val="none" w:sz="0" w:space="0" w:color="auto"/>
          </w:divBdr>
        </w:div>
      </w:divsChild>
    </w:div>
    <w:div w:id="1137377661">
      <w:bodyDiv w:val="1"/>
      <w:marLeft w:val="0"/>
      <w:marRight w:val="0"/>
      <w:marTop w:val="0"/>
      <w:marBottom w:val="0"/>
      <w:divBdr>
        <w:top w:val="none" w:sz="0" w:space="0" w:color="auto"/>
        <w:left w:val="none" w:sz="0" w:space="0" w:color="auto"/>
        <w:bottom w:val="none" w:sz="0" w:space="0" w:color="auto"/>
        <w:right w:val="none" w:sz="0" w:space="0" w:color="auto"/>
      </w:divBdr>
    </w:div>
    <w:div w:id="1270117036">
      <w:bodyDiv w:val="1"/>
      <w:marLeft w:val="0"/>
      <w:marRight w:val="0"/>
      <w:marTop w:val="0"/>
      <w:marBottom w:val="0"/>
      <w:divBdr>
        <w:top w:val="none" w:sz="0" w:space="0" w:color="auto"/>
        <w:left w:val="none" w:sz="0" w:space="0" w:color="auto"/>
        <w:bottom w:val="none" w:sz="0" w:space="0" w:color="auto"/>
        <w:right w:val="none" w:sz="0" w:space="0" w:color="auto"/>
      </w:divBdr>
      <w:divsChild>
        <w:div w:id="16515971">
          <w:marLeft w:val="0"/>
          <w:marRight w:val="150"/>
          <w:marTop w:val="0"/>
          <w:marBottom w:val="0"/>
          <w:divBdr>
            <w:top w:val="none" w:sz="0" w:space="0" w:color="auto"/>
            <w:left w:val="none" w:sz="0" w:space="0" w:color="auto"/>
            <w:bottom w:val="none" w:sz="0" w:space="0" w:color="auto"/>
            <w:right w:val="none" w:sz="0" w:space="0" w:color="auto"/>
          </w:divBdr>
        </w:div>
        <w:div w:id="33777102">
          <w:marLeft w:val="0"/>
          <w:marRight w:val="0"/>
          <w:marTop w:val="0"/>
          <w:marBottom w:val="0"/>
          <w:divBdr>
            <w:top w:val="none" w:sz="0" w:space="0" w:color="auto"/>
            <w:left w:val="none" w:sz="0" w:space="0" w:color="auto"/>
            <w:bottom w:val="none" w:sz="0" w:space="0" w:color="auto"/>
            <w:right w:val="none" w:sz="0" w:space="0" w:color="auto"/>
          </w:divBdr>
        </w:div>
        <w:div w:id="474109414">
          <w:marLeft w:val="0"/>
          <w:marRight w:val="0"/>
          <w:marTop w:val="0"/>
          <w:marBottom w:val="0"/>
          <w:divBdr>
            <w:top w:val="none" w:sz="0" w:space="0" w:color="auto"/>
            <w:left w:val="none" w:sz="0" w:space="0" w:color="auto"/>
            <w:bottom w:val="none" w:sz="0" w:space="0" w:color="auto"/>
            <w:right w:val="none" w:sz="0" w:space="0" w:color="auto"/>
          </w:divBdr>
        </w:div>
        <w:div w:id="939289211">
          <w:marLeft w:val="0"/>
          <w:marRight w:val="0"/>
          <w:marTop w:val="0"/>
          <w:marBottom w:val="0"/>
          <w:divBdr>
            <w:top w:val="none" w:sz="0" w:space="0" w:color="auto"/>
            <w:left w:val="none" w:sz="0" w:space="0" w:color="auto"/>
            <w:bottom w:val="none" w:sz="0" w:space="0" w:color="auto"/>
            <w:right w:val="none" w:sz="0" w:space="0" w:color="auto"/>
          </w:divBdr>
        </w:div>
        <w:div w:id="1818567556">
          <w:marLeft w:val="0"/>
          <w:marRight w:val="0"/>
          <w:marTop w:val="0"/>
          <w:marBottom w:val="0"/>
          <w:divBdr>
            <w:top w:val="none" w:sz="0" w:space="0" w:color="auto"/>
            <w:left w:val="none" w:sz="0" w:space="0" w:color="auto"/>
            <w:bottom w:val="none" w:sz="0" w:space="0" w:color="auto"/>
            <w:right w:val="none" w:sz="0" w:space="0" w:color="auto"/>
          </w:divBdr>
        </w:div>
      </w:divsChild>
    </w:div>
    <w:div w:id="1287811328">
      <w:bodyDiv w:val="1"/>
      <w:marLeft w:val="0"/>
      <w:marRight w:val="0"/>
      <w:marTop w:val="0"/>
      <w:marBottom w:val="0"/>
      <w:divBdr>
        <w:top w:val="none" w:sz="0" w:space="0" w:color="auto"/>
        <w:left w:val="none" w:sz="0" w:space="0" w:color="auto"/>
        <w:bottom w:val="none" w:sz="0" w:space="0" w:color="auto"/>
        <w:right w:val="none" w:sz="0" w:space="0" w:color="auto"/>
      </w:divBdr>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sChild>
        <w:div w:id="1956592449">
          <w:marLeft w:val="446"/>
          <w:marRight w:val="0"/>
          <w:marTop w:val="0"/>
          <w:marBottom w:val="80"/>
          <w:divBdr>
            <w:top w:val="none" w:sz="0" w:space="0" w:color="auto"/>
            <w:left w:val="none" w:sz="0" w:space="0" w:color="auto"/>
            <w:bottom w:val="none" w:sz="0" w:space="0" w:color="auto"/>
            <w:right w:val="none" w:sz="0" w:space="0" w:color="auto"/>
          </w:divBdr>
        </w:div>
      </w:divsChild>
    </w:div>
    <w:div w:id="1440876422">
      <w:bodyDiv w:val="1"/>
      <w:marLeft w:val="0"/>
      <w:marRight w:val="0"/>
      <w:marTop w:val="0"/>
      <w:marBottom w:val="0"/>
      <w:divBdr>
        <w:top w:val="none" w:sz="0" w:space="0" w:color="auto"/>
        <w:left w:val="none" w:sz="0" w:space="0" w:color="auto"/>
        <w:bottom w:val="none" w:sz="0" w:space="0" w:color="auto"/>
        <w:right w:val="none" w:sz="0" w:space="0" w:color="auto"/>
      </w:divBdr>
    </w:div>
    <w:div w:id="1540361847">
      <w:bodyDiv w:val="1"/>
      <w:marLeft w:val="0"/>
      <w:marRight w:val="0"/>
      <w:marTop w:val="0"/>
      <w:marBottom w:val="0"/>
      <w:divBdr>
        <w:top w:val="none" w:sz="0" w:space="0" w:color="auto"/>
        <w:left w:val="none" w:sz="0" w:space="0" w:color="auto"/>
        <w:bottom w:val="none" w:sz="0" w:space="0" w:color="auto"/>
        <w:right w:val="none" w:sz="0" w:space="0" w:color="auto"/>
      </w:divBdr>
    </w:div>
    <w:div w:id="1629167477">
      <w:bodyDiv w:val="1"/>
      <w:marLeft w:val="0"/>
      <w:marRight w:val="0"/>
      <w:marTop w:val="0"/>
      <w:marBottom w:val="0"/>
      <w:divBdr>
        <w:top w:val="none" w:sz="0" w:space="0" w:color="auto"/>
        <w:left w:val="none" w:sz="0" w:space="0" w:color="auto"/>
        <w:bottom w:val="none" w:sz="0" w:space="0" w:color="auto"/>
        <w:right w:val="none" w:sz="0" w:space="0" w:color="auto"/>
      </w:divBdr>
    </w:div>
    <w:div w:id="1647930818">
      <w:bodyDiv w:val="1"/>
      <w:marLeft w:val="0"/>
      <w:marRight w:val="0"/>
      <w:marTop w:val="0"/>
      <w:marBottom w:val="0"/>
      <w:divBdr>
        <w:top w:val="none" w:sz="0" w:space="0" w:color="auto"/>
        <w:left w:val="none" w:sz="0" w:space="0" w:color="auto"/>
        <w:bottom w:val="none" w:sz="0" w:space="0" w:color="auto"/>
        <w:right w:val="none" w:sz="0" w:space="0" w:color="auto"/>
      </w:divBdr>
      <w:divsChild>
        <w:div w:id="1204170931">
          <w:marLeft w:val="720"/>
          <w:marRight w:val="0"/>
          <w:marTop w:val="0"/>
          <w:marBottom w:val="0"/>
          <w:divBdr>
            <w:top w:val="none" w:sz="0" w:space="0" w:color="auto"/>
            <w:left w:val="none" w:sz="0" w:space="0" w:color="auto"/>
            <w:bottom w:val="none" w:sz="0" w:space="0" w:color="auto"/>
            <w:right w:val="none" w:sz="0" w:space="0" w:color="auto"/>
          </w:divBdr>
        </w:div>
        <w:div w:id="2111926690">
          <w:marLeft w:val="720"/>
          <w:marRight w:val="0"/>
          <w:marTop w:val="0"/>
          <w:marBottom w:val="0"/>
          <w:divBdr>
            <w:top w:val="none" w:sz="0" w:space="0" w:color="auto"/>
            <w:left w:val="none" w:sz="0" w:space="0" w:color="auto"/>
            <w:bottom w:val="none" w:sz="0" w:space="0" w:color="auto"/>
            <w:right w:val="none" w:sz="0" w:space="0" w:color="auto"/>
          </w:divBdr>
        </w:div>
      </w:divsChild>
    </w:div>
    <w:div w:id="1672370818">
      <w:bodyDiv w:val="1"/>
      <w:marLeft w:val="0"/>
      <w:marRight w:val="0"/>
      <w:marTop w:val="0"/>
      <w:marBottom w:val="0"/>
      <w:divBdr>
        <w:top w:val="none" w:sz="0" w:space="0" w:color="auto"/>
        <w:left w:val="none" w:sz="0" w:space="0" w:color="auto"/>
        <w:bottom w:val="none" w:sz="0" w:space="0" w:color="auto"/>
        <w:right w:val="none" w:sz="0" w:space="0" w:color="auto"/>
      </w:divBdr>
      <w:divsChild>
        <w:div w:id="1831288612">
          <w:marLeft w:val="720"/>
          <w:marRight w:val="0"/>
          <w:marTop w:val="320"/>
          <w:marBottom w:val="0"/>
          <w:divBdr>
            <w:top w:val="none" w:sz="0" w:space="0" w:color="auto"/>
            <w:left w:val="none" w:sz="0" w:space="0" w:color="auto"/>
            <w:bottom w:val="none" w:sz="0" w:space="0" w:color="auto"/>
            <w:right w:val="none" w:sz="0" w:space="0" w:color="auto"/>
          </w:divBdr>
        </w:div>
      </w:divsChild>
    </w:div>
    <w:div w:id="1700737340">
      <w:bodyDiv w:val="1"/>
      <w:marLeft w:val="0"/>
      <w:marRight w:val="0"/>
      <w:marTop w:val="0"/>
      <w:marBottom w:val="0"/>
      <w:divBdr>
        <w:top w:val="none" w:sz="0" w:space="0" w:color="auto"/>
        <w:left w:val="none" w:sz="0" w:space="0" w:color="auto"/>
        <w:bottom w:val="none" w:sz="0" w:space="0" w:color="auto"/>
        <w:right w:val="none" w:sz="0" w:space="0" w:color="auto"/>
      </w:divBdr>
    </w:div>
    <w:div w:id="1763070321">
      <w:bodyDiv w:val="1"/>
      <w:marLeft w:val="0"/>
      <w:marRight w:val="0"/>
      <w:marTop w:val="0"/>
      <w:marBottom w:val="0"/>
      <w:divBdr>
        <w:top w:val="none" w:sz="0" w:space="0" w:color="auto"/>
        <w:left w:val="none" w:sz="0" w:space="0" w:color="auto"/>
        <w:bottom w:val="none" w:sz="0" w:space="0" w:color="auto"/>
        <w:right w:val="none" w:sz="0" w:space="0" w:color="auto"/>
      </w:divBdr>
      <w:divsChild>
        <w:div w:id="1221281876">
          <w:marLeft w:val="-225"/>
          <w:marRight w:val="-225"/>
          <w:marTop w:val="0"/>
          <w:marBottom w:val="0"/>
          <w:divBdr>
            <w:top w:val="none" w:sz="0" w:space="0" w:color="auto"/>
            <w:left w:val="none" w:sz="0" w:space="0" w:color="auto"/>
            <w:bottom w:val="none" w:sz="0" w:space="0" w:color="auto"/>
            <w:right w:val="none" w:sz="0" w:space="0" w:color="auto"/>
          </w:divBdr>
          <w:divsChild>
            <w:div w:id="1236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754">
      <w:bodyDiv w:val="1"/>
      <w:marLeft w:val="0"/>
      <w:marRight w:val="0"/>
      <w:marTop w:val="0"/>
      <w:marBottom w:val="0"/>
      <w:divBdr>
        <w:top w:val="none" w:sz="0" w:space="0" w:color="auto"/>
        <w:left w:val="none" w:sz="0" w:space="0" w:color="auto"/>
        <w:bottom w:val="none" w:sz="0" w:space="0" w:color="auto"/>
        <w:right w:val="none" w:sz="0" w:space="0" w:color="auto"/>
      </w:divBdr>
    </w:div>
    <w:div w:id="1881548819">
      <w:bodyDiv w:val="1"/>
      <w:marLeft w:val="0"/>
      <w:marRight w:val="0"/>
      <w:marTop w:val="0"/>
      <w:marBottom w:val="0"/>
      <w:divBdr>
        <w:top w:val="none" w:sz="0" w:space="0" w:color="auto"/>
        <w:left w:val="none" w:sz="0" w:space="0" w:color="auto"/>
        <w:bottom w:val="none" w:sz="0" w:space="0" w:color="auto"/>
        <w:right w:val="none" w:sz="0" w:space="0" w:color="auto"/>
      </w:divBdr>
      <w:divsChild>
        <w:div w:id="358429536">
          <w:marLeft w:val="2606"/>
          <w:marRight w:val="0"/>
          <w:marTop w:val="0"/>
          <w:marBottom w:val="0"/>
          <w:divBdr>
            <w:top w:val="none" w:sz="0" w:space="0" w:color="auto"/>
            <w:left w:val="none" w:sz="0" w:space="0" w:color="auto"/>
            <w:bottom w:val="none" w:sz="0" w:space="0" w:color="auto"/>
            <w:right w:val="none" w:sz="0" w:space="0" w:color="auto"/>
          </w:divBdr>
        </w:div>
        <w:div w:id="547961022">
          <w:marLeft w:val="2606"/>
          <w:marRight w:val="0"/>
          <w:marTop w:val="0"/>
          <w:marBottom w:val="80"/>
          <w:divBdr>
            <w:top w:val="none" w:sz="0" w:space="0" w:color="auto"/>
            <w:left w:val="none" w:sz="0" w:space="0" w:color="auto"/>
            <w:bottom w:val="none" w:sz="0" w:space="0" w:color="auto"/>
            <w:right w:val="none" w:sz="0" w:space="0" w:color="auto"/>
          </w:divBdr>
        </w:div>
        <w:div w:id="961813165">
          <w:marLeft w:val="446"/>
          <w:marRight w:val="0"/>
          <w:marTop w:val="0"/>
          <w:marBottom w:val="80"/>
          <w:divBdr>
            <w:top w:val="none" w:sz="0" w:space="0" w:color="auto"/>
            <w:left w:val="none" w:sz="0" w:space="0" w:color="auto"/>
            <w:bottom w:val="none" w:sz="0" w:space="0" w:color="auto"/>
            <w:right w:val="none" w:sz="0" w:space="0" w:color="auto"/>
          </w:divBdr>
        </w:div>
        <w:div w:id="971206301">
          <w:marLeft w:val="2606"/>
          <w:marRight w:val="0"/>
          <w:marTop w:val="0"/>
          <w:marBottom w:val="80"/>
          <w:divBdr>
            <w:top w:val="none" w:sz="0" w:space="0" w:color="auto"/>
            <w:left w:val="none" w:sz="0" w:space="0" w:color="auto"/>
            <w:bottom w:val="none" w:sz="0" w:space="0" w:color="auto"/>
            <w:right w:val="none" w:sz="0" w:space="0" w:color="auto"/>
          </w:divBdr>
        </w:div>
        <w:div w:id="1012143406">
          <w:marLeft w:val="446"/>
          <w:marRight w:val="0"/>
          <w:marTop w:val="0"/>
          <w:marBottom w:val="80"/>
          <w:divBdr>
            <w:top w:val="none" w:sz="0" w:space="0" w:color="auto"/>
            <w:left w:val="none" w:sz="0" w:space="0" w:color="auto"/>
            <w:bottom w:val="none" w:sz="0" w:space="0" w:color="auto"/>
            <w:right w:val="none" w:sz="0" w:space="0" w:color="auto"/>
          </w:divBdr>
        </w:div>
        <w:div w:id="1112089010">
          <w:marLeft w:val="446"/>
          <w:marRight w:val="0"/>
          <w:marTop w:val="0"/>
          <w:marBottom w:val="80"/>
          <w:divBdr>
            <w:top w:val="none" w:sz="0" w:space="0" w:color="auto"/>
            <w:left w:val="none" w:sz="0" w:space="0" w:color="auto"/>
            <w:bottom w:val="none" w:sz="0" w:space="0" w:color="auto"/>
            <w:right w:val="none" w:sz="0" w:space="0" w:color="auto"/>
          </w:divBdr>
        </w:div>
        <w:div w:id="1142578651">
          <w:marLeft w:val="446"/>
          <w:marRight w:val="0"/>
          <w:marTop w:val="0"/>
          <w:marBottom w:val="80"/>
          <w:divBdr>
            <w:top w:val="none" w:sz="0" w:space="0" w:color="auto"/>
            <w:left w:val="none" w:sz="0" w:space="0" w:color="auto"/>
            <w:bottom w:val="none" w:sz="0" w:space="0" w:color="auto"/>
            <w:right w:val="none" w:sz="0" w:space="0" w:color="auto"/>
          </w:divBdr>
        </w:div>
        <w:div w:id="1446659578">
          <w:marLeft w:val="446"/>
          <w:marRight w:val="0"/>
          <w:marTop w:val="0"/>
          <w:marBottom w:val="80"/>
          <w:divBdr>
            <w:top w:val="none" w:sz="0" w:space="0" w:color="auto"/>
            <w:left w:val="none" w:sz="0" w:space="0" w:color="auto"/>
            <w:bottom w:val="none" w:sz="0" w:space="0" w:color="auto"/>
            <w:right w:val="none" w:sz="0" w:space="0" w:color="auto"/>
          </w:divBdr>
        </w:div>
        <w:div w:id="1928222015">
          <w:marLeft w:val="446"/>
          <w:marRight w:val="0"/>
          <w:marTop w:val="0"/>
          <w:marBottom w:val="0"/>
          <w:divBdr>
            <w:top w:val="none" w:sz="0" w:space="0" w:color="auto"/>
            <w:left w:val="none" w:sz="0" w:space="0" w:color="auto"/>
            <w:bottom w:val="none" w:sz="0" w:space="0" w:color="auto"/>
            <w:right w:val="none" w:sz="0" w:space="0" w:color="auto"/>
          </w:divBdr>
        </w:div>
      </w:divsChild>
    </w:div>
    <w:div w:id="1951205869">
      <w:bodyDiv w:val="1"/>
      <w:marLeft w:val="0"/>
      <w:marRight w:val="0"/>
      <w:marTop w:val="0"/>
      <w:marBottom w:val="0"/>
      <w:divBdr>
        <w:top w:val="none" w:sz="0" w:space="0" w:color="auto"/>
        <w:left w:val="none" w:sz="0" w:space="0" w:color="auto"/>
        <w:bottom w:val="none" w:sz="0" w:space="0" w:color="auto"/>
        <w:right w:val="none" w:sz="0" w:space="0" w:color="auto"/>
      </w:divBdr>
    </w:div>
    <w:div w:id="1972469444">
      <w:bodyDiv w:val="1"/>
      <w:marLeft w:val="0"/>
      <w:marRight w:val="0"/>
      <w:marTop w:val="0"/>
      <w:marBottom w:val="0"/>
      <w:divBdr>
        <w:top w:val="none" w:sz="0" w:space="0" w:color="auto"/>
        <w:left w:val="none" w:sz="0" w:space="0" w:color="auto"/>
        <w:bottom w:val="none" w:sz="0" w:space="0" w:color="auto"/>
        <w:right w:val="none" w:sz="0" w:space="0" w:color="auto"/>
      </w:divBdr>
    </w:div>
    <w:div w:id="213413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vox.com/world/2019/10/29/20938402/santiago-chile-protests-2019-riots-metro-fare-pinera" TargetMode="Externa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emergency.cdc.gov/agent/riotcontrol/factshee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760C-F0E7-7444-85CB-93F6D260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20</Pages>
  <Words>10355</Words>
  <Characters>56957</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Thomas D.</dc:creator>
  <cp:keywords/>
  <dc:description/>
  <cp:lastModifiedBy>Andrés González Santa Cruz</cp:lastModifiedBy>
  <cp:revision>54</cp:revision>
  <dcterms:created xsi:type="dcterms:W3CDTF">2020-12-05T22:29:00Z</dcterms:created>
  <dcterms:modified xsi:type="dcterms:W3CDTF">2020-12-08T14:44:00Z</dcterms:modified>
</cp:coreProperties>
</file>